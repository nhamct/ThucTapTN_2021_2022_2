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252196">
      <w:pPr>
        <w:spacing w:before="0" w:line="240" w:lineRule="auto"/>
        <w:ind w:firstLine="0"/>
        <w:jc w:val="center"/>
        <w:rPr>
          <w:sz w:val="24"/>
          <w:szCs w:val="24"/>
        </w:rPr>
      </w:pPr>
    </w:p>
    <w:p w14:paraId="3E9E6332" w14:textId="77777777" w:rsidR="00772E6D" w:rsidRPr="004A089F"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EEE2DBA" w14:textId="4D27920C" w:rsidR="00014B4B" w:rsidRPr="00014B4B" w:rsidRDefault="00014B4B" w:rsidP="00014B4B">
      <w:pPr>
        <w:spacing w:after="120"/>
        <w:ind w:firstLine="0"/>
        <w:jc w:val="center"/>
        <w:rPr>
          <w:b/>
          <w:bCs/>
          <w:sz w:val="32"/>
          <w:szCs w:val="36"/>
        </w:rPr>
      </w:pPr>
      <w:r>
        <w:rPr>
          <w:b/>
          <w:bCs/>
          <w:sz w:val="32"/>
          <w:szCs w:val="36"/>
        </w:rPr>
        <w:t xml:space="preserve">ỨNG DỤNG CÔNG CỤ BIRD </w:t>
      </w:r>
      <w:r w:rsidR="00AA0336">
        <w:rPr>
          <w:b/>
          <w:bCs/>
          <w:sz w:val="32"/>
          <w:szCs w:val="36"/>
        </w:rPr>
        <w:t xml:space="preserve">EAT BUGS </w:t>
      </w:r>
      <w:r w:rsidR="007236E9">
        <w:rPr>
          <w:b/>
          <w:bCs/>
          <w:sz w:val="32"/>
          <w:szCs w:val="36"/>
        </w:rPr>
        <w:t xml:space="preserve">HỖ TRỢ </w:t>
      </w:r>
      <w:r w:rsidR="00AA0336">
        <w:rPr>
          <w:b/>
          <w:bCs/>
          <w:sz w:val="32"/>
          <w:szCs w:val="36"/>
        </w:rPr>
        <w:t xml:space="preserve">THỰC HIỆN KIỂM THỬ </w:t>
      </w:r>
      <w:del w:id="6" w:author="nhamct" w:date="2022-04-20T13:48:00Z">
        <w:r w:rsidR="00AA0336" w:rsidDel="00EA2EB3">
          <w:rPr>
            <w:b/>
            <w:bCs/>
            <w:sz w:val="32"/>
            <w:szCs w:val="36"/>
          </w:rPr>
          <w:delText>THỦ CÔNG</w:delText>
        </w:r>
        <w:r w:rsidDel="00EA2EB3">
          <w:rPr>
            <w:b/>
            <w:bCs/>
            <w:sz w:val="32"/>
            <w:szCs w:val="36"/>
          </w:rPr>
          <w:delText xml:space="preserve"> </w:delText>
        </w:r>
      </w:del>
      <w:r>
        <w:rPr>
          <w:b/>
          <w:bCs/>
          <w:sz w:val="32"/>
          <w:szCs w:val="36"/>
        </w:rPr>
        <w:t>CHO WEBSITE “QUẢN LÝ NHÂN SỰ“ TẠI CÔNG TY BYS</w:t>
      </w:r>
    </w:p>
    <w:p w14:paraId="71EA8286" w14:textId="1002F6E2" w:rsidR="00252196" w:rsidRDefault="00252196" w:rsidP="00252196">
      <w:pPr>
        <w:spacing w:before="0" w:line="240" w:lineRule="auto"/>
        <w:ind w:firstLine="0"/>
        <w:jc w:val="center"/>
        <w:rPr>
          <w:sz w:val="24"/>
          <w:szCs w:val="24"/>
        </w:rPr>
      </w:pPr>
    </w:p>
    <w:p w14:paraId="48646E18" w14:textId="79E5E209" w:rsidR="008625CB" w:rsidRDefault="008625CB" w:rsidP="00014B4B">
      <w:pPr>
        <w:tabs>
          <w:tab w:val="left" w:pos="4111"/>
        </w:tabs>
        <w:spacing w:before="0" w:after="0"/>
        <w:ind w:firstLine="0"/>
        <w:jc w:val="left"/>
        <w:rPr>
          <w:bCs/>
          <w:color w:val="000000"/>
          <w:sz w:val="28"/>
        </w:rPr>
      </w:pPr>
    </w:p>
    <w:p w14:paraId="26553D44" w14:textId="06BB9659" w:rsidR="008625CB" w:rsidRPr="008625CB" w:rsidRDefault="00014B4B" w:rsidP="008625CB">
      <w:pPr>
        <w:tabs>
          <w:tab w:val="left" w:pos="4111"/>
        </w:tabs>
        <w:spacing w:before="0" w:after="0"/>
        <w:ind w:firstLine="1134"/>
        <w:jc w:val="left"/>
        <w:rPr>
          <w:bCs/>
          <w:color w:val="000000"/>
          <w:sz w:val="28"/>
        </w:rPr>
      </w:pPr>
      <w:r>
        <w:rPr>
          <w:bCs/>
          <w:color w:val="000000"/>
          <w:sz w:val="28"/>
        </w:rPr>
        <w:t>Sinh viên thực hiện</w:t>
      </w:r>
      <w:r>
        <w:rPr>
          <w:bCs/>
          <w:color w:val="000000"/>
          <w:sz w:val="28"/>
        </w:rPr>
        <w:tab/>
        <w:t xml:space="preserve">: Nguyễn Thị Lệ Hiền </w:t>
      </w:r>
    </w:p>
    <w:p w14:paraId="5BAB952E" w14:textId="231C3416"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014B4B">
        <w:rPr>
          <w:bCs/>
          <w:color w:val="000000"/>
          <w:sz w:val="28"/>
        </w:rPr>
        <w:t>44K21.1</w:t>
      </w:r>
    </w:p>
    <w:p w14:paraId="784F503E" w14:textId="39062E15"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014B4B">
        <w:rPr>
          <w:bCs/>
          <w:color w:val="000000"/>
          <w:sz w:val="28"/>
        </w:rPr>
        <w:t xml:space="preserve">Công ty BYS </w:t>
      </w:r>
    </w:p>
    <w:p w14:paraId="59700ED7" w14:textId="67A7BB45" w:rsidR="00C4239D" w:rsidRPr="00C67C5B" w:rsidRDefault="002C329F"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Trần Thị Phương Dung </w:t>
      </w:r>
    </w:p>
    <w:p w14:paraId="32125EC5" w14:textId="6B3512DB"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014B4B">
        <w:rPr>
          <w:bCs/>
          <w:color w:val="000000"/>
          <w:sz w:val="28"/>
        </w:rPr>
        <w:t xml:space="preserve">Ths.Cao Thị Nhâm </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015510AE" w14:textId="77777777" w:rsidR="00C4239D" w:rsidRDefault="00C4239D" w:rsidP="00252196">
      <w:pPr>
        <w:spacing w:before="0" w:line="240" w:lineRule="auto"/>
        <w:ind w:firstLine="0"/>
        <w:jc w:val="center"/>
        <w:rPr>
          <w:sz w:val="24"/>
          <w:szCs w:val="24"/>
        </w:rPr>
      </w:pPr>
    </w:p>
    <w:p w14:paraId="3393447B" w14:textId="4E68C478" w:rsidR="008625CB" w:rsidRDefault="008625CB" w:rsidP="00014B4B">
      <w:pPr>
        <w:spacing w:before="0" w:line="240" w:lineRule="auto"/>
        <w:ind w:firstLine="0"/>
        <w:rPr>
          <w:sz w:val="24"/>
          <w:szCs w:val="24"/>
        </w:rPr>
      </w:pPr>
    </w:p>
    <w:p w14:paraId="44769ED2" w14:textId="3DB1694D"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 xml:space="preserve">Đà Nẵng, </w:t>
      </w:r>
      <w:r w:rsidR="00E71236">
        <w:rPr>
          <w:b/>
          <w:sz w:val="28"/>
          <w:szCs w:val="28"/>
          <w:lang w:val="fr-FR"/>
        </w:rPr>
        <w:t>…</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4398F5D4" w14:textId="5ACDDE08" w:rsidR="00C4239D" w:rsidRPr="00772E6D" w:rsidRDefault="00014B4B" w:rsidP="00014B4B">
      <w:pPr>
        <w:spacing w:after="120"/>
        <w:ind w:firstLine="0"/>
        <w:jc w:val="center"/>
        <w:rPr>
          <w:b/>
          <w:bCs/>
          <w:sz w:val="32"/>
          <w:szCs w:val="36"/>
        </w:rPr>
      </w:pPr>
      <w:r>
        <w:rPr>
          <w:b/>
          <w:bCs/>
          <w:sz w:val="32"/>
          <w:szCs w:val="36"/>
        </w:rPr>
        <w:lastRenderedPageBreak/>
        <w:t>ỨNG DỤNG CÔNG CỤ BIRD EAT BUGS THỰC HIỆ</w:t>
      </w:r>
      <w:r w:rsidR="00AA0336">
        <w:rPr>
          <w:b/>
          <w:bCs/>
          <w:sz w:val="32"/>
          <w:szCs w:val="36"/>
        </w:rPr>
        <w:t xml:space="preserve">N KIỂM THỬ </w:t>
      </w:r>
      <w:del w:id="7" w:author="nhamct" w:date="2022-04-20T13:49:00Z">
        <w:r w:rsidR="00AA0336" w:rsidDel="00F345C5">
          <w:rPr>
            <w:b/>
            <w:bCs/>
            <w:sz w:val="32"/>
            <w:szCs w:val="36"/>
          </w:rPr>
          <w:delText>THỦ CÔNG</w:delText>
        </w:r>
        <w:r w:rsidDel="00F345C5">
          <w:rPr>
            <w:b/>
            <w:bCs/>
            <w:sz w:val="32"/>
            <w:szCs w:val="36"/>
          </w:rPr>
          <w:delText xml:space="preserve"> </w:delText>
        </w:r>
      </w:del>
      <w:r>
        <w:rPr>
          <w:b/>
          <w:bCs/>
          <w:sz w:val="32"/>
          <w:szCs w:val="36"/>
        </w:rPr>
        <w:t xml:space="preserve">CHO WEBSITE “QUẢN LÝ NHÂN </w:t>
      </w:r>
      <w:r w:rsidR="002C329F">
        <w:rPr>
          <w:b/>
          <w:bCs/>
          <w:sz w:val="32"/>
          <w:szCs w:val="36"/>
        </w:rPr>
        <w:t>SỰ “TẠI</w:t>
      </w:r>
      <w:r>
        <w:rPr>
          <w:b/>
          <w:bCs/>
          <w:sz w:val="32"/>
          <w:szCs w:val="36"/>
        </w:rPr>
        <w:t xml:space="preserve"> CÔNG TY BYS</w:t>
      </w:r>
    </w:p>
    <w:p w14:paraId="31908FFC" w14:textId="3583B51E" w:rsidR="00C4239D" w:rsidRPr="004B74BD" w:rsidRDefault="00C4239D" w:rsidP="006F1C54">
      <w:pPr>
        <w:tabs>
          <w:tab w:val="left" w:pos="4536"/>
        </w:tabs>
        <w:spacing w:before="240" w:after="0"/>
        <w:ind w:firstLine="0"/>
        <w:jc w:val="left"/>
        <w:rPr>
          <w:b/>
          <w:bCs/>
          <w:color w:val="000000"/>
          <w:sz w:val="28"/>
        </w:rPr>
      </w:pPr>
      <w:r w:rsidRPr="004B74BD">
        <w:rPr>
          <w:b/>
          <w:bCs/>
          <w:color w:val="000000"/>
          <w:sz w:val="24"/>
        </w:rPr>
        <w:t>S</w:t>
      </w:r>
      <w:r w:rsidR="004B74BD">
        <w:rPr>
          <w:b/>
          <w:bCs/>
          <w:color w:val="000000"/>
          <w:sz w:val="24"/>
        </w:rPr>
        <w:t>VTH</w:t>
      </w:r>
      <w:r w:rsidR="00014B4B">
        <w:rPr>
          <w:b/>
          <w:bCs/>
          <w:color w:val="000000"/>
          <w:sz w:val="24"/>
        </w:rPr>
        <w:t>: Nguyễn Thị Lệ Hiền</w:t>
      </w:r>
      <w:r w:rsidRPr="004B74BD">
        <w:rPr>
          <w:b/>
          <w:bCs/>
          <w:color w:val="000000"/>
          <w:sz w:val="24"/>
        </w:rPr>
        <w:tab/>
        <w:t xml:space="preserve">GVHD: </w:t>
      </w:r>
      <w:r w:rsidR="00014B4B">
        <w:rPr>
          <w:b/>
          <w:bCs/>
          <w:color w:val="000000"/>
          <w:sz w:val="24"/>
        </w:rPr>
        <w:t>Ths.Cao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3D2B78EE" w14:textId="77777777" w:rsidR="004B74BD" w:rsidRDefault="004B74BD">
      <w:pPr>
        <w:spacing w:before="0" w:after="0" w:line="240" w:lineRule="auto"/>
        <w:ind w:firstLine="0"/>
        <w:jc w:val="left"/>
      </w:pPr>
    </w:p>
    <w:p w14:paraId="696AF9D0" w14:textId="1340A2F6" w:rsidR="00C4239D" w:rsidRDefault="004B74BD" w:rsidP="004B74BD">
      <w:pPr>
        <w:spacing w:before="0" w:after="0" w:line="240" w:lineRule="auto"/>
        <w:jc w:val="left"/>
        <w:rPr>
          <w:rFonts w:cs="Arial"/>
          <w:b/>
          <w:bCs/>
          <w:caps/>
          <w:kern w:val="32"/>
          <w:sz w:val="28"/>
          <w:szCs w:val="32"/>
        </w:rPr>
      </w:pPr>
      <w:r w:rsidRPr="004B74BD">
        <w:rPr>
          <w:b/>
        </w:rPr>
        <w:t>Từ khóa</w:t>
      </w:r>
      <w:r>
        <w:t>: Từ khóa 1, từ khóa 2, (&gt;=3 từ khóa)</w:t>
      </w:r>
      <w:r w:rsidR="00C4239D">
        <w:br w:type="page"/>
      </w:r>
    </w:p>
    <w:p w14:paraId="29AE7758" w14:textId="3275B9F0" w:rsidR="00DE532C" w:rsidRDefault="00DE532C" w:rsidP="00BC2AA4">
      <w:pPr>
        <w:pStyle w:val="Heading1"/>
      </w:pPr>
      <w:bookmarkStart w:id="8" w:name="_Toc99761436"/>
      <w:r w:rsidRPr="00BE1775">
        <w:lastRenderedPageBreak/>
        <w:t>NHẬN XÉT CỦA DOANH NGHIỆP THỰC TẬP</w:t>
      </w:r>
      <w:bookmarkEnd w:id="8"/>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9"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9"/>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BC2AA4">
      <w:pPr>
        <w:pStyle w:val="Heading1"/>
      </w:pPr>
      <w:bookmarkStart w:id="10" w:name="_Toc99761437"/>
      <w:r w:rsidRPr="00DE532C">
        <w:lastRenderedPageBreak/>
        <w:t xml:space="preserve">LỜI </w:t>
      </w:r>
      <w:r w:rsidRPr="008625CB">
        <w:rPr>
          <w:sz w:val="30"/>
        </w:rPr>
        <w:t>CẢM</w:t>
      </w:r>
      <w:r w:rsidRPr="00DE532C">
        <w:t xml:space="preserve"> ƠN</w:t>
      </w:r>
      <w:bookmarkEnd w:id="10"/>
    </w:p>
    <w:p w14:paraId="06974802" w14:textId="16E73EB4" w:rsidR="00162A00" w:rsidRDefault="00D46603" w:rsidP="00162A00">
      <w:r w:rsidRPr="00D46603">
        <w:t xml:space="preserve">Trong </w:t>
      </w:r>
      <w:r>
        <w:t>suốt 4 năm học vừa qua, với những kiến thức nền tảng cùng những kiến thức chuyên môn được thầy cô giảng dạy trong nhà trường, em đã hiểu hơn về ngành học của mình, bổ sung them được những kiến thức chuyên môn cũng như kiến thức chung xã hội. Với thời gian 2 tháng thực tập vừa qua đối với em không chỉ là những trải nghiệm hữu ích mà còn là những kỉ niệm đáng nhớ của chuỗi ngày cuối cùng của thời sinh viên. Thời gian thực tập tai công ty BYS đã cho em những kinh nghiệm được thực hành những kiến thức đã được học, tạo cho em cơ hội thử sức để em vững bước trên con đường sự nghiệp sau này.</w:t>
      </w:r>
    </w:p>
    <w:p w14:paraId="405D2CCC" w14:textId="3DAF054E" w:rsidR="00CE6306" w:rsidRDefault="00CE6306" w:rsidP="00162A00">
      <w:r>
        <w:t xml:space="preserve">Em muốn gửi lời cảm ơn đến cô Cao Thị Nhâm đã trực tiếp hướng dẫn, giúp đỡ </w:t>
      </w:r>
      <w:r w:rsidR="001816D9">
        <w:t>rất tận tình từ khi em bắt đầu lên ý tưởng cho đến lúc em xây dựng và hoàn thành báo cáo thực tập này.</w:t>
      </w:r>
    </w:p>
    <w:p w14:paraId="7871319C" w14:textId="5A4A99BE" w:rsidR="00D46603" w:rsidRDefault="00D46603" w:rsidP="00162A00">
      <w:r>
        <w:t>E</w:t>
      </w:r>
      <w:r w:rsidR="00CE6306">
        <w:t xml:space="preserve">m xin được </w:t>
      </w:r>
      <w:r>
        <w:t>gửi lời cảm ơn đến nhà trường Kinh tế Đại học Đà N</w:t>
      </w:r>
      <w:r w:rsidR="00CE6306">
        <w:t xml:space="preserve">ẵng đã tạo điều kiện học tập tốt nhất cho chúng em đồng thời em cũng xin cảm ơn tất cả các thầy cô trong khoa Thống kê Tin học, những </w:t>
      </w:r>
      <w:r w:rsidR="004C36EE">
        <w:t>người đã truyền cảm hứng</w:t>
      </w:r>
      <w:r w:rsidR="00CE6306">
        <w:t>, mang hết tâm huyết vào trong bài giảng để chúng em có những kiến thức tốt nhất cho bản thân, để chúng em có thể mang hết những kiến thức này để làm việc và hành nghề.</w:t>
      </w:r>
    </w:p>
    <w:p w14:paraId="58AFD2CD" w14:textId="4D9C3ECC" w:rsidR="00CE6306" w:rsidRPr="00D46603" w:rsidRDefault="00CE6306" w:rsidP="00162A00">
      <w:r>
        <w:t xml:space="preserve">Em xin được đặc biệt gửi lời cảm ơn đến Ban giám đốc Công ty BYS đã nhiệt tình hỗ trợ tạo điều kiện cho em thực tập tại công ty. Em xin gửi lời cảm ơn sâu sắc đến chị Phương Dung ở bộ phận Testing </w:t>
      </w:r>
      <w:r w:rsidR="001816D9">
        <w:t xml:space="preserve">cùng các anh chị trong công ty </w:t>
      </w:r>
      <w:r>
        <w:t xml:space="preserve">đã giúp đỡ, chỉ bảo em </w:t>
      </w:r>
      <w:r w:rsidR="00D30145">
        <w:t xml:space="preserve">từ những ngày đầu tiên. Tại đây em hiểu hơn về nghiệp vụ </w:t>
      </w:r>
      <w:r w:rsidR="001816D9">
        <w:t>của chuyên ngành và xác định được hướng đi cho bản thân trong tương lai.</w:t>
      </w:r>
    </w:p>
    <w:p w14:paraId="332FA8EC" w14:textId="22F3F54B" w:rsidR="00D46603" w:rsidRDefault="00D46603">
      <w:pPr>
        <w:spacing w:before="0" w:after="0" w:line="240" w:lineRule="auto"/>
        <w:ind w:firstLine="0"/>
        <w:jc w:val="left"/>
        <w:rPr>
          <w:b/>
        </w:rPr>
      </w:pPr>
      <w:r>
        <w:rPr>
          <w:b/>
        </w:rPr>
        <w:br w:type="page"/>
      </w:r>
    </w:p>
    <w:p w14:paraId="041603DC" w14:textId="77777777" w:rsidR="00E71236" w:rsidRDefault="00E71236" w:rsidP="00D46603">
      <w:pPr>
        <w:spacing w:before="0" w:after="0" w:line="240" w:lineRule="auto"/>
        <w:ind w:firstLine="0"/>
        <w:rPr>
          <w:b/>
        </w:rPr>
      </w:pPr>
    </w:p>
    <w:p w14:paraId="59AD97A1" w14:textId="6789CB92" w:rsidR="00162A00" w:rsidRDefault="00E43E9F" w:rsidP="00BC2AA4">
      <w:pPr>
        <w:pStyle w:val="Heading1"/>
      </w:pPr>
      <w:bookmarkStart w:id="11" w:name="_Toc99761438"/>
      <w:r w:rsidRPr="00DE532C">
        <w:t>LỜI CAM ĐOAN</w:t>
      </w:r>
      <w:bookmarkEnd w:id="11"/>
    </w:p>
    <w:p w14:paraId="322B0981" w14:textId="77777777" w:rsidR="00162A00" w:rsidRDefault="00162A00" w:rsidP="00162A00">
      <w:pPr>
        <w:rPr>
          <w:b/>
        </w:rPr>
      </w:pPr>
    </w:p>
    <w:p w14:paraId="1360B48D" w14:textId="739EE7AF" w:rsidR="00E71236" w:rsidRDefault="00E71236">
      <w:pPr>
        <w:spacing w:before="0" w:after="0" w:line="240" w:lineRule="auto"/>
        <w:ind w:firstLine="0"/>
        <w:jc w:val="left"/>
        <w:rPr>
          <w:b/>
        </w:rPr>
      </w:pPr>
      <w:r>
        <w:rPr>
          <w:b/>
        </w:rPr>
        <w:br w:type="page"/>
      </w: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BC2AA4">
      <w:pPr>
        <w:pStyle w:val="Heading1"/>
      </w:pPr>
      <w:bookmarkStart w:id="12" w:name="_Toc342760180"/>
      <w:bookmarkStart w:id="13" w:name="_Toc343172865"/>
      <w:bookmarkStart w:id="14" w:name="_Toc99761439"/>
      <w:r w:rsidRPr="00C67C5B">
        <w:lastRenderedPageBreak/>
        <w:t>MỤC LỤC</w:t>
      </w:r>
      <w:bookmarkEnd w:id="12"/>
      <w:bookmarkEnd w:id="13"/>
      <w:bookmarkEnd w:id="14"/>
    </w:p>
    <w:p w14:paraId="3CB0A023" w14:textId="714B4683" w:rsidR="00C71760"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9761436" w:history="1">
        <w:r w:rsidR="00C71760" w:rsidRPr="00D73DDF">
          <w:rPr>
            <w:rStyle w:val="Hyperlink"/>
            <w:noProof/>
          </w:rPr>
          <w:t>NHẬN XÉT CỦA DOANH NGHIỆP THỰC TẬP</w:t>
        </w:r>
        <w:r w:rsidR="00C71760">
          <w:rPr>
            <w:noProof/>
            <w:webHidden/>
          </w:rPr>
          <w:tab/>
        </w:r>
        <w:r w:rsidR="00C71760">
          <w:rPr>
            <w:noProof/>
            <w:webHidden/>
          </w:rPr>
          <w:fldChar w:fldCharType="begin"/>
        </w:r>
        <w:r w:rsidR="00C71760">
          <w:rPr>
            <w:noProof/>
            <w:webHidden/>
          </w:rPr>
          <w:instrText xml:space="preserve"> PAGEREF _Toc99761436 \h </w:instrText>
        </w:r>
        <w:r w:rsidR="00C71760">
          <w:rPr>
            <w:noProof/>
            <w:webHidden/>
          </w:rPr>
        </w:r>
        <w:r w:rsidR="00C71760">
          <w:rPr>
            <w:noProof/>
            <w:webHidden/>
          </w:rPr>
          <w:fldChar w:fldCharType="separate"/>
        </w:r>
        <w:r w:rsidR="00C71760">
          <w:rPr>
            <w:noProof/>
            <w:webHidden/>
          </w:rPr>
          <w:t>iii</w:t>
        </w:r>
        <w:r w:rsidR="00C71760">
          <w:rPr>
            <w:noProof/>
            <w:webHidden/>
          </w:rPr>
          <w:fldChar w:fldCharType="end"/>
        </w:r>
      </w:hyperlink>
    </w:p>
    <w:p w14:paraId="5EFC4537" w14:textId="66DBEA74" w:rsidR="00C71760" w:rsidRDefault="001D6844">
      <w:pPr>
        <w:pStyle w:val="TOC1"/>
        <w:rPr>
          <w:rFonts w:asciiTheme="minorHAnsi" w:eastAsiaTheme="minorEastAsia" w:hAnsiTheme="minorHAnsi" w:cstheme="minorBidi"/>
          <w:b w:val="0"/>
          <w:bCs w:val="0"/>
          <w:smallCaps w:val="0"/>
          <w:noProof/>
          <w:sz w:val="22"/>
          <w:szCs w:val="22"/>
        </w:rPr>
      </w:pPr>
      <w:hyperlink w:anchor="_Toc99761437" w:history="1">
        <w:r w:rsidR="00C71760" w:rsidRPr="00D73DDF">
          <w:rPr>
            <w:rStyle w:val="Hyperlink"/>
            <w:noProof/>
          </w:rPr>
          <w:t>LỜI CẢM ƠN</w:t>
        </w:r>
        <w:r w:rsidR="00C71760">
          <w:rPr>
            <w:noProof/>
            <w:webHidden/>
          </w:rPr>
          <w:tab/>
        </w:r>
        <w:r w:rsidR="00C71760">
          <w:rPr>
            <w:noProof/>
            <w:webHidden/>
          </w:rPr>
          <w:fldChar w:fldCharType="begin"/>
        </w:r>
        <w:r w:rsidR="00C71760">
          <w:rPr>
            <w:noProof/>
            <w:webHidden/>
          </w:rPr>
          <w:instrText xml:space="preserve"> PAGEREF _Toc99761437 \h </w:instrText>
        </w:r>
        <w:r w:rsidR="00C71760">
          <w:rPr>
            <w:noProof/>
            <w:webHidden/>
          </w:rPr>
        </w:r>
        <w:r w:rsidR="00C71760">
          <w:rPr>
            <w:noProof/>
            <w:webHidden/>
          </w:rPr>
          <w:fldChar w:fldCharType="separate"/>
        </w:r>
        <w:r w:rsidR="00C71760">
          <w:rPr>
            <w:noProof/>
            <w:webHidden/>
          </w:rPr>
          <w:t>iv</w:t>
        </w:r>
        <w:r w:rsidR="00C71760">
          <w:rPr>
            <w:noProof/>
            <w:webHidden/>
          </w:rPr>
          <w:fldChar w:fldCharType="end"/>
        </w:r>
      </w:hyperlink>
    </w:p>
    <w:p w14:paraId="0EF83B68" w14:textId="015E26AE" w:rsidR="00C71760" w:rsidRDefault="001D6844">
      <w:pPr>
        <w:pStyle w:val="TOC1"/>
        <w:rPr>
          <w:rFonts w:asciiTheme="minorHAnsi" w:eastAsiaTheme="minorEastAsia" w:hAnsiTheme="minorHAnsi" w:cstheme="minorBidi"/>
          <w:b w:val="0"/>
          <w:bCs w:val="0"/>
          <w:smallCaps w:val="0"/>
          <w:noProof/>
          <w:sz w:val="22"/>
          <w:szCs w:val="22"/>
        </w:rPr>
      </w:pPr>
      <w:hyperlink w:anchor="_Toc99761438" w:history="1">
        <w:r w:rsidR="00C71760" w:rsidRPr="00D73DDF">
          <w:rPr>
            <w:rStyle w:val="Hyperlink"/>
            <w:noProof/>
          </w:rPr>
          <w:t>LỜI CAM ĐOAN</w:t>
        </w:r>
        <w:r w:rsidR="00C71760">
          <w:rPr>
            <w:noProof/>
            <w:webHidden/>
          </w:rPr>
          <w:tab/>
        </w:r>
        <w:r w:rsidR="00C71760">
          <w:rPr>
            <w:noProof/>
            <w:webHidden/>
          </w:rPr>
          <w:fldChar w:fldCharType="begin"/>
        </w:r>
        <w:r w:rsidR="00C71760">
          <w:rPr>
            <w:noProof/>
            <w:webHidden/>
          </w:rPr>
          <w:instrText xml:space="preserve"> PAGEREF _Toc99761438 \h </w:instrText>
        </w:r>
        <w:r w:rsidR="00C71760">
          <w:rPr>
            <w:noProof/>
            <w:webHidden/>
          </w:rPr>
        </w:r>
        <w:r w:rsidR="00C71760">
          <w:rPr>
            <w:noProof/>
            <w:webHidden/>
          </w:rPr>
          <w:fldChar w:fldCharType="separate"/>
        </w:r>
        <w:r w:rsidR="00C71760">
          <w:rPr>
            <w:noProof/>
            <w:webHidden/>
          </w:rPr>
          <w:t>v</w:t>
        </w:r>
        <w:r w:rsidR="00C71760">
          <w:rPr>
            <w:noProof/>
            <w:webHidden/>
          </w:rPr>
          <w:fldChar w:fldCharType="end"/>
        </w:r>
      </w:hyperlink>
    </w:p>
    <w:p w14:paraId="640BB1E3" w14:textId="5B82E7A4" w:rsidR="00C71760" w:rsidRDefault="001D6844">
      <w:pPr>
        <w:pStyle w:val="TOC1"/>
        <w:rPr>
          <w:rFonts w:asciiTheme="minorHAnsi" w:eastAsiaTheme="minorEastAsia" w:hAnsiTheme="minorHAnsi" w:cstheme="minorBidi"/>
          <w:b w:val="0"/>
          <w:bCs w:val="0"/>
          <w:smallCaps w:val="0"/>
          <w:noProof/>
          <w:sz w:val="22"/>
          <w:szCs w:val="22"/>
        </w:rPr>
      </w:pPr>
      <w:hyperlink w:anchor="_Toc99761439" w:history="1">
        <w:r w:rsidR="00C71760" w:rsidRPr="00D73DDF">
          <w:rPr>
            <w:rStyle w:val="Hyperlink"/>
            <w:noProof/>
          </w:rPr>
          <w:t>MỤC LỤC</w:t>
        </w:r>
        <w:r w:rsidR="00C71760">
          <w:rPr>
            <w:noProof/>
            <w:webHidden/>
          </w:rPr>
          <w:tab/>
        </w:r>
        <w:r w:rsidR="00C71760">
          <w:rPr>
            <w:noProof/>
            <w:webHidden/>
          </w:rPr>
          <w:fldChar w:fldCharType="begin"/>
        </w:r>
        <w:r w:rsidR="00C71760">
          <w:rPr>
            <w:noProof/>
            <w:webHidden/>
          </w:rPr>
          <w:instrText xml:space="preserve"> PAGEREF _Toc99761439 \h </w:instrText>
        </w:r>
        <w:r w:rsidR="00C71760">
          <w:rPr>
            <w:noProof/>
            <w:webHidden/>
          </w:rPr>
        </w:r>
        <w:r w:rsidR="00C71760">
          <w:rPr>
            <w:noProof/>
            <w:webHidden/>
          </w:rPr>
          <w:fldChar w:fldCharType="separate"/>
        </w:r>
        <w:r w:rsidR="00C71760">
          <w:rPr>
            <w:noProof/>
            <w:webHidden/>
          </w:rPr>
          <w:t>vii</w:t>
        </w:r>
        <w:r w:rsidR="00C71760">
          <w:rPr>
            <w:noProof/>
            <w:webHidden/>
          </w:rPr>
          <w:fldChar w:fldCharType="end"/>
        </w:r>
      </w:hyperlink>
    </w:p>
    <w:p w14:paraId="2FB438A4" w14:textId="7A7C433F" w:rsidR="00C71760" w:rsidRDefault="001D6844">
      <w:pPr>
        <w:pStyle w:val="TOC1"/>
        <w:rPr>
          <w:rFonts w:asciiTheme="minorHAnsi" w:eastAsiaTheme="minorEastAsia" w:hAnsiTheme="minorHAnsi" w:cstheme="minorBidi"/>
          <w:b w:val="0"/>
          <w:bCs w:val="0"/>
          <w:smallCaps w:val="0"/>
          <w:noProof/>
          <w:sz w:val="22"/>
          <w:szCs w:val="22"/>
        </w:rPr>
      </w:pPr>
      <w:hyperlink w:anchor="_Toc99761440" w:history="1">
        <w:r w:rsidR="00C71760" w:rsidRPr="00D73DDF">
          <w:rPr>
            <w:rStyle w:val="Hyperlink"/>
            <w:noProof/>
          </w:rPr>
          <w:t>DANH MỤC HÌNH ẢNH</w:t>
        </w:r>
        <w:r w:rsidR="00C71760">
          <w:rPr>
            <w:noProof/>
            <w:webHidden/>
          </w:rPr>
          <w:tab/>
        </w:r>
        <w:r w:rsidR="00C71760">
          <w:rPr>
            <w:noProof/>
            <w:webHidden/>
          </w:rPr>
          <w:fldChar w:fldCharType="begin"/>
        </w:r>
        <w:r w:rsidR="00C71760">
          <w:rPr>
            <w:noProof/>
            <w:webHidden/>
          </w:rPr>
          <w:instrText xml:space="preserve"> PAGEREF _Toc99761440 \h </w:instrText>
        </w:r>
        <w:r w:rsidR="00C71760">
          <w:rPr>
            <w:noProof/>
            <w:webHidden/>
          </w:rPr>
        </w:r>
        <w:r w:rsidR="00C71760">
          <w:rPr>
            <w:noProof/>
            <w:webHidden/>
          </w:rPr>
          <w:fldChar w:fldCharType="separate"/>
        </w:r>
        <w:r w:rsidR="00C71760">
          <w:rPr>
            <w:noProof/>
            <w:webHidden/>
          </w:rPr>
          <w:t>ix</w:t>
        </w:r>
        <w:r w:rsidR="00C71760">
          <w:rPr>
            <w:noProof/>
            <w:webHidden/>
          </w:rPr>
          <w:fldChar w:fldCharType="end"/>
        </w:r>
      </w:hyperlink>
    </w:p>
    <w:p w14:paraId="2FEDC9FD" w14:textId="22BB5B29" w:rsidR="00C71760" w:rsidRDefault="001D6844">
      <w:pPr>
        <w:pStyle w:val="TOC1"/>
        <w:rPr>
          <w:rFonts w:asciiTheme="minorHAnsi" w:eastAsiaTheme="minorEastAsia" w:hAnsiTheme="minorHAnsi" w:cstheme="minorBidi"/>
          <w:b w:val="0"/>
          <w:bCs w:val="0"/>
          <w:smallCaps w:val="0"/>
          <w:noProof/>
          <w:sz w:val="22"/>
          <w:szCs w:val="22"/>
        </w:rPr>
      </w:pPr>
      <w:hyperlink w:anchor="_Toc99761441" w:history="1">
        <w:r w:rsidR="00C71760" w:rsidRPr="00D73DDF">
          <w:rPr>
            <w:rStyle w:val="Hyperlink"/>
            <w:noProof/>
          </w:rPr>
          <w:t>DANH MỤC BẢNG BIỂU</w:t>
        </w:r>
        <w:r w:rsidR="00C71760">
          <w:rPr>
            <w:noProof/>
            <w:webHidden/>
          </w:rPr>
          <w:tab/>
        </w:r>
        <w:r w:rsidR="00C71760">
          <w:rPr>
            <w:noProof/>
            <w:webHidden/>
          </w:rPr>
          <w:fldChar w:fldCharType="begin"/>
        </w:r>
        <w:r w:rsidR="00C71760">
          <w:rPr>
            <w:noProof/>
            <w:webHidden/>
          </w:rPr>
          <w:instrText xml:space="preserve"> PAGEREF _Toc99761441 \h </w:instrText>
        </w:r>
        <w:r w:rsidR="00C71760">
          <w:rPr>
            <w:noProof/>
            <w:webHidden/>
          </w:rPr>
        </w:r>
        <w:r w:rsidR="00C71760">
          <w:rPr>
            <w:noProof/>
            <w:webHidden/>
          </w:rPr>
          <w:fldChar w:fldCharType="separate"/>
        </w:r>
        <w:r w:rsidR="00C71760">
          <w:rPr>
            <w:noProof/>
            <w:webHidden/>
          </w:rPr>
          <w:t>x</w:t>
        </w:r>
        <w:r w:rsidR="00C71760">
          <w:rPr>
            <w:noProof/>
            <w:webHidden/>
          </w:rPr>
          <w:fldChar w:fldCharType="end"/>
        </w:r>
      </w:hyperlink>
    </w:p>
    <w:p w14:paraId="506AC3A7" w14:textId="3C771440" w:rsidR="00C71760" w:rsidRDefault="001D6844">
      <w:pPr>
        <w:pStyle w:val="TOC1"/>
        <w:rPr>
          <w:rFonts w:asciiTheme="minorHAnsi" w:eastAsiaTheme="minorEastAsia" w:hAnsiTheme="minorHAnsi" w:cstheme="minorBidi"/>
          <w:b w:val="0"/>
          <w:bCs w:val="0"/>
          <w:smallCaps w:val="0"/>
          <w:noProof/>
          <w:sz w:val="22"/>
          <w:szCs w:val="22"/>
        </w:rPr>
      </w:pPr>
      <w:hyperlink w:anchor="_Toc99761442" w:history="1">
        <w:r w:rsidR="00C71760" w:rsidRPr="00D73DDF">
          <w:rPr>
            <w:rStyle w:val="Hyperlink"/>
            <w:noProof/>
          </w:rPr>
          <w:t>DANH MỤC CÁC TỪ VIẾT TẮT</w:t>
        </w:r>
        <w:r w:rsidR="00C71760">
          <w:rPr>
            <w:noProof/>
            <w:webHidden/>
          </w:rPr>
          <w:tab/>
        </w:r>
        <w:r w:rsidR="00C71760">
          <w:rPr>
            <w:noProof/>
            <w:webHidden/>
          </w:rPr>
          <w:fldChar w:fldCharType="begin"/>
        </w:r>
        <w:r w:rsidR="00C71760">
          <w:rPr>
            <w:noProof/>
            <w:webHidden/>
          </w:rPr>
          <w:instrText xml:space="preserve"> PAGEREF _Toc99761442 \h </w:instrText>
        </w:r>
        <w:r w:rsidR="00C71760">
          <w:rPr>
            <w:noProof/>
            <w:webHidden/>
          </w:rPr>
        </w:r>
        <w:r w:rsidR="00C71760">
          <w:rPr>
            <w:noProof/>
            <w:webHidden/>
          </w:rPr>
          <w:fldChar w:fldCharType="separate"/>
        </w:r>
        <w:r w:rsidR="00C71760">
          <w:rPr>
            <w:noProof/>
            <w:webHidden/>
          </w:rPr>
          <w:t>xi</w:t>
        </w:r>
        <w:r w:rsidR="00C71760">
          <w:rPr>
            <w:noProof/>
            <w:webHidden/>
          </w:rPr>
          <w:fldChar w:fldCharType="end"/>
        </w:r>
      </w:hyperlink>
    </w:p>
    <w:p w14:paraId="2AE0C838" w14:textId="292542FC" w:rsidR="00C71760" w:rsidRDefault="001D6844">
      <w:pPr>
        <w:pStyle w:val="TOC1"/>
        <w:rPr>
          <w:rFonts w:asciiTheme="minorHAnsi" w:eastAsiaTheme="minorEastAsia" w:hAnsiTheme="minorHAnsi" w:cstheme="minorBidi"/>
          <w:b w:val="0"/>
          <w:bCs w:val="0"/>
          <w:smallCaps w:val="0"/>
          <w:noProof/>
          <w:sz w:val="22"/>
          <w:szCs w:val="22"/>
        </w:rPr>
      </w:pPr>
      <w:hyperlink w:anchor="_Toc99761443" w:history="1">
        <w:r w:rsidR="00C71760" w:rsidRPr="00D73DDF">
          <w:rPr>
            <w:rStyle w:val="Hyperlink"/>
            <w:noProof/>
            <w:lang w:val="de-DE"/>
          </w:rPr>
          <w:t>LỜI MỞ ĐẦU</w:t>
        </w:r>
        <w:r w:rsidR="00C71760">
          <w:rPr>
            <w:noProof/>
            <w:webHidden/>
          </w:rPr>
          <w:tab/>
        </w:r>
        <w:r w:rsidR="00C71760">
          <w:rPr>
            <w:noProof/>
            <w:webHidden/>
          </w:rPr>
          <w:fldChar w:fldCharType="begin"/>
        </w:r>
        <w:r w:rsidR="00C71760">
          <w:rPr>
            <w:noProof/>
            <w:webHidden/>
          </w:rPr>
          <w:instrText xml:space="preserve"> PAGEREF _Toc99761443 \h </w:instrText>
        </w:r>
        <w:r w:rsidR="00C71760">
          <w:rPr>
            <w:noProof/>
            <w:webHidden/>
          </w:rPr>
        </w:r>
        <w:r w:rsidR="00C71760">
          <w:rPr>
            <w:noProof/>
            <w:webHidden/>
          </w:rPr>
          <w:fldChar w:fldCharType="separate"/>
        </w:r>
        <w:r w:rsidR="00C71760">
          <w:rPr>
            <w:noProof/>
            <w:webHidden/>
          </w:rPr>
          <w:t>1</w:t>
        </w:r>
        <w:r w:rsidR="00C71760">
          <w:rPr>
            <w:noProof/>
            <w:webHidden/>
          </w:rPr>
          <w:fldChar w:fldCharType="end"/>
        </w:r>
      </w:hyperlink>
    </w:p>
    <w:p w14:paraId="0C6DCB10" w14:textId="47A18E3D" w:rsidR="00C71760" w:rsidRDefault="001D6844">
      <w:pPr>
        <w:pStyle w:val="TOC1"/>
        <w:rPr>
          <w:rFonts w:asciiTheme="minorHAnsi" w:eastAsiaTheme="minorEastAsia" w:hAnsiTheme="minorHAnsi" w:cstheme="minorBidi"/>
          <w:b w:val="0"/>
          <w:bCs w:val="0"/>
          <w:smallCaps w:val="0"/>
          <w:noProof/>
          <w:sz w:val="22"/>
          <w:szCs w:val="22"/>
        </w:rPr>
      </w:pPr>
      <w:hyperlink w:anchor="_Toc99761444" w:history="1">
        <w:r w:rsidR="00C71760" w:rsidRPr="00D73DDF">
          <w:rPr>
            <w:rStyle w:val="Hyperlink"/>
            <w:noProof/>
          </w:rPr>
          <w:t>CHƯƠNG 1. TỔNG QUAN</w:t>
        </w:r>
        <w:r w:rsidR="00C71760">
          <w:rPr>
            <w:noProof/>
            <w:webHidden/>
          </w:rPr>
          <w:tab/>
        </w:r>
        <w:r w:rsidR="00C71760">
          <w:rPr>
            <w:noProof/>
            <w:webHidden/>
          </w:rPr>
          <w:fldChar w:fldCharType="begin"/>
        </w:r>
        <w:r w:rsidR="00C71760">
          <w:rPr>
            <w:noProof/>
            <w:webHidden/>
          </w:rPr>
          <w:instrText xml:space="preserve"> PAGEREF _Toc99761444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6B13D98F" w14:textId="6CA425F2" w:rsidR="00C71760" w:rsidRDefault="001D6844">
      <w:pPr>
        <w:pStyle w:val="TOC2"/>
        <w:rPr>
          <w:rFonts w:asciiTheme="minorHAnsi" w:eastAsiaTheme="minorEastAsia" w:hAnsiTheme="minorHAnsi" w:cstheme="minorBidi"/>
          <w:iCs w:val="0"/>
          <w:noProof/>
          <w:sz w:val="22"/>
          <w:szCs w:val="22"/>
        </w:rPr>
      </w:pPr>
      <w:hyperlink w:anchor="_Toc99761445" w:history="1">
        <w:r w:rsidR="00C71760" w:rsidRPr="00D73DDF">
          <w:rPr>
            <w:rStyle w:val="Hyperlink"/>
            <w:noProof/>
          </w:rPr>
          <w:t>1.1.</w:t>
        </w:r>
        <w:r w:rsidR="00C71760">
          <w:rPr>
            <w:rFonts w:asciiTheme="minorHAnsi" w:eastAsiaTheme="minorEastAsia" w:hAnsiTheme="minorHAnsi" w:cstheme="minorBidi"/>
            <w:iCs w:val="0"/>
            <w:noProof/>
            <w:sz w:val="22"/>
            <w:szCs w:val="22"/>
          </w:rPr>
          <w:tab/>
        </w:r>
        <w:r w:rsidR="00C71760" w:rsidRPr="00D73DDF">
          <w:rPr>
            <w:rStyle w:val="Hyperlink"/>
            <w:noProof/>
          </w:rPr>
          <w:t>Về công ty BYS</w:t>
        </w:r>
        <w:r w:rsidR="00C71760">
          <w:rPr>
            <w:noProof/>
            <w:webHidden/>
          </w:rPr>
          <w:tab/>
        </w:r>
        <w:r w:rsidR="00C71760">
          <w:rPr>
            <w:noProof/>
            <w:webHidden/>
          </w:rPr>
          <w:fldChar w:fldCharType="begin"/>
        </w:r>
        <w:r w:rsidR="00C71760">
          <w:rPr>
            <w:noProof/>
            <w:webHidden/>
          </w:rPr>
          <w:instrText xml:space="preserve"> PAGEREF _Toc99761445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738E3E5A" w14:textId="41560741" w:rsidR="00C71760" w:rsidRDefault="001D6844">
      <w:pPr>
        <w:pStyle w:val="TOC3"/>
        <w:rPr>
          <w:rFonts w:asciiTheme="minorHAnsi" w:eastAsiaTheme="minorEastAsia" w:hAnsiTheme="minorHAnsi" w:cstheme="minorBidi"/>
          <w:noProof/>
          <w:sz w:val="22"/>
          <w:szCs w:val="22"/>
        </w:rPr>
      </w:pPr>
      <w:hyperlink w:anchor="_Toc99761446" w:history="1">
        <w:r w:rsidR="00C71760" w:rsidRPr="00D73DDF">
          <w:rPr>
            <w:rStyle w:val="Hyperlink"/>
            <w:noProof/>
          </w:rPr>
          <w:t>1.1.1.</w:t>
        </w:r>
        <w:r w:rsidR="00C71760">
          <w:rPr>
            <w:rFonts w:asciiTheme="minorHAnsi" w:eastAsiaTheme="minorEastAsia" w:hAnsiTheme="minorHAnsi" w:cstheme="minorBidi"/>
            <w:noProof/>
            <w:sz w:val="22"/>
            <w:szCs w:val="22"/>
          </w:rPr>
          <w:tab/>
        </w:r>
        <w:r w:rsidR="00C71760" w:rsidRPr="00D73DDF">
          <w:rPr>
            <w:rStyle w:val="Hyperlink"/>
            <w:noProof/>
          </w:rPr>
          <w:t>Tầm nhìn:</w:t>
        </w:r>
        <w:r w:rsidR="00C71760">
          <w:rPr>
            <w:noProof/>
            <w:webHidden/>
          </w:rPr>
          <w:tab/>
        </w:r>
        <w:r w:rsidR="00C71760">
          <w:rPr>
            <w:noProof/>
            <w:webHidden/>
          </w:rPr>
          <w:fldChar w:fldCharType="begin"/>
        </w:r>
        <w:r w:rsidR="00C71760">
          <w:rPr>
            <w:noProof/>
            <w:webHidden/>
          </w:rPr>
          <w:instrText xml:space="preserve"> PAGEREF _Toc99761446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32FB0931" w14:textId="364A027B" w:rsidR="00C71760" w:rsidRDefault="001D6844">
      <w:pPr>
        <w:pStyle w:val="TOC3"/>
        <w:rPr>
          <w:rFonts w:asciiTheme="minorHAnsi" w:eastAsiaTheme="minorEastAsia" w:hAnsiTheme="minorHAnsi" w:cstheme="minorBidi"/>
          <w:noProof/>
          <w:sz w:val="22"/>
          <w:szCs w:val="22"/>
        </w:rPr>
      </w:pPr>
      <w:hyperlink w:anchor="_Toc99761447" w:history="1">
        <w:r w:rsidR="00C71760" w:rsidRPr="00D73DDF">
          <w:rPr>
            <w:rStyle w:val="Hyperlink"/>
            <w:noProof/>
          </w:rPr>
          <w:t>1.1.2.</w:t>
        </w:r>
        <w:r w:rsidR="00C71760">
          <w:rPr>
            <w:rFonts w:asciiTheme="minorHAnsi" w:eastAsiaTheme="minorEastAsia" w:hAnsiTheme="minorHAnsi" w:cstheme="minorBidi"/>
            <w:noProof/>
            <w:sz w:val="22"/>
            <w:szCs w:val="22"/>
          </w:rPr>
          <w:tab/>
        </w:r>
        <w:r w:rsidR="00C71760" w:rsidRPr="00D73DDF">
          <w:rPr>
            <w:rStyle w:val="Hyperlink"/>
            <w:noProof/>
          </w:rPr>
          <w:t>Sứ mệnh:</w:t>
        </w:r>
        <w:r w:rsidR="00C71760">
          <w:rPr>
            <w:noProof/>
            <w:webHidden/>
          </w:rPr>
          <w:tab/>
        </w:r>
        <w:r w:rsidR="00C71760">
          <w:rPr>
            <w:noProof/>
            <w:webHidden/>
          </w:rPr>
          <w:fldChar w:fldCharType="begin"/>
        </w:r>
        <w:r w:rsidR="00C71760">
          <w:rPr>
            <w:noProof/>
            <w:webHidden/>
          </w:rPr>
          <w:instrText xml:space="preserve"> PAGEREF _Toc99761447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639C7870" w14:textId="0780CDCA" w:rsidR="00C71760" w:rsidRDefault="001D6844">
      <w:pPr>
        <w:pStyle w:val="TOC3"/>
        <w:rPr>
          <w:rFonts w:asciiTheme="minorHAnsi" w:eastAsiaTheme="minorEastAsia" w:hAnsiTheme="minorHAnsi" w:cstheme="minorBidi"/>
          <w:noProof/>
          <w:sz w:val="22"/>
          <w:szCs w:val="22"/>
        </w:rPr>
      </w:pPr>
      <w:hyperlink w:anchor="_Toc99761448" w:history="1">
        <w:r w:rsidR="00C71760" w:rsidRPr="00D73DDF">
          <w:rPr>
            <w:rStyle w:val="Hyperlink"/>
            <w:noProof/>
          </w:rPr>
          <w:t>1.1.3.</w:t>
        </w:r>
        <w:r w:rsidR="00C71760">
          <w:rPr>
            <w:rFonts w:asciiTheme="minorHAnsi" w:eastAsiaTheme="minorEastAsia" w:hAnsiTheme="minorHAnsi" w:cstheme="minorBidi"/>
            <w:noProof/>
            <w:sz w:val="22"/>
            <w:szCs w:val="22"/>
          </w:rPr>
          <w:tab/>
        </w:r>
        <w:r w:rsidR="00C71760" w:rsidRPr="00D73DDF">
          <w:rPr>
            <w:rStyle w:val="Hyperlink"/>
            <w:noProof/>
          </w:rPr>
          <w:t>Slogan:</w:t>
        </w:r>
        <w:r w:rsidR="00C71760">
          <w:rPr>
            <w:noProof/>
            <w:webHidden/>
          </w:rPr>
          <w:tab/>
        </w:r>
        <w:r w:rsidR="00C71760">
          <w:rPr>
            <w:noProof/>
            <w:webHidden/>
          </w:rPr>
          <w:fldChar w:fldCharType="begin"/>
        </w:r>
        <w:r w:rsidR="00C71760">
          <w:rPr>
            <w:noProof/>
            <w:webHidden/>
          </w:rPr>
          <w:instrText xml:space="preserve"> PAGEREF _Toc99761448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04C54026" w14:textId="08088E6E" w:rsidR="00C71760" w:rsidRDefault="001D6844">
      <w:pPr>
        <w:pStyle w:val="TOC2"/>
        <w:rPr>
          <w:rFonts w:asciiTheme="minorHAnsi" w:eastAsiaTheme="minorEastAsia" w:hAnsiTheme="minorHAnsi" w:cstheme="minorBidi"/>
          <w:iCs w:val="0"/>
          <w:noProof/>
          <w:sz w:val="22"/>
          <w:szCs w:val="22"/>
        </w:rPr>
      </w:pPr>
      <w:hyperlink w:anchor="_Toc99761449" w:history="1">
        <w:r w:rsidR="00C71760" w:rsidRPr="00D73DDF">
          <w:rPr>
            <w:rStyle w:val="Hyperlink"/>
            <w:noProof/>
          </w:rPr>
          <w:t>1.2.</w:t>
        </w:r>
        <w:r w:rsidR="00C71760">
          <w:rPr>
            <w:rFonts w:asciiTheme="minorHAnsi" w:eastAsiaTheme="minorEastAsia" w:hAnsiTheme="minorHAnsi" w:cstheme="minorBidi"/>
            <w:iCs w:val="0"/>
            <w:noProof/>
            <w:sz w:val="22"/>
            <w:szCs w:val="22"/>
          </w:rPr>
          <w:tab/>
        </w:r>
        <w:r w:rsidR="00C71760" w:rsidRPr="00D73DDF">
          <w:rPr>
            <w:rStyle w:val="Hyperlink"/>
            <w:noProof/>
          </w:rPr>
          <w:t>:</w:t>
        </w:r>
        <w:r w:rsidR="00C71760">
          <w:rPr>
            <w:noProof/>
            <w:webHidden/>
          </w:rPr>
          <w:tab/>
        </w:r>
        <w:r w:rsidR="00C71760">
          <w:rPr>
            <w:noProof/>
            <w:webHidden/>
          </w:rPr>
          <w:fldChar w:fldCharType="begin"/>
        </w:r>
        <w:r w:rsidR="00C71760">
          <w:rPr>
            <w:noProof/>
            <w:webHidden/>
          </w:rPr>
          <w:instrText xml:space="preserve"> PAGEREF _Toc99761449 \h </w:instrText>
        </w:r>
        <w:r w:rsidR="00C71760">
          <w:rPr>
            <w:noProof/>
            <w:webHidden/>
          </w:rPr>
        </w:r>
        <w:r w:rsidR="00C71760">
          <w:rPr>
            <w:noProof/>
            <w:webHidden/>
          </w:rPr>
          <w:fldChar w:fldCharType="separate"/>
        </w:r>
        <w:r w:rsidR="00C71760">
          <w:rPr>
            <w:noProof/>
            <w:webHidden/>
          </w:rPr>
          <w:t>2</w:t>
        </w:r>
        <w:r w:rsidR="00C71760">
          <w:rPr>
            <w:noProof/>
            <w:webHidden/>
          </w:rPr>
          <w:fldChar w:fldCharType="end"/>
        </w:r>
      </w:hyperlink>
    </w:p>
    <w:p w14:paraId="1E3AB505" w14:textId="5E2319F8" w:rsidR="00C71760" w:rsidRDefault="001D6844">
      <w:pPr>
        <w:pStyle w:val="TOC1"/>
        <w:rPr>
          <w:rFonts w:asciiTheme="minorHAnsi" w:eastAsiaTheme="minorEastAsia" w:hAnsiTheme="minorHAnsi" w:cstheme="minorBidi"/>
          <w:b w:val="0"/>
          <w:bCs w:val="0"/>
          <w:smallCaps w:val="0"/>
          <w:noProof/>
          <w:sz w:val="22"/>
          <w:szCs w:val="22"/>
        </w:rPr>
      </w:pPr>
      <w:hyperlink w:anchor="_Toc99761450" w:history="1">
        <w:r w:rsidR="00C71760" w:rsidRPr="00D73DDF">
          <w:rPr>
            <w:rStyle w:val="Hyperlink"/>
            <w:noProof/>
          </w:rPr>
          <w:t>CHƯƠNG 2. LÝ THUYẾT</w:t>
        </w:r>
        <w:r w:rsidR="00C71760">
          <w:rPr>
            <w:noProof/>
            <w:webHidden/>
          </w:rPr>
          <w:tab/>
        </w:r>
        <w:r w:rsidR="00C71760">
          <w:rPr>
            <w:noProof/>
            <w:webHidden/>
          </w:rPr>
          <w:fldChar w:fldCharType="begin"/>
        </w:r>
        <w:r w:rsidR="00C71760">
          <w:rPr>
            <w:noProof/>
            <w:webHidden/>
          </w:rPr>
          <w:instrText xml:space="preserve"> PAGEREF _Toc99761450 \h </w:instrText>
        </w:r>
        <w:r w:rsidR="00C71760">
          <w:rPr>
            <w:noProof/>
            <w:webHidden/>
          </w:rPr>
        </w:r>
        <w:r w:rsidR="00C71760">
          <w:rPr>
            <w:noProof/>
            <w:webHidden/>
          </w:rPr>
          <w:fldChar w:fldCharType="separate"/>
        </w:r>
        <w:r w:rsidR="00C71760">
          <w:rPr>
            <w:noProof/>
            <w:webHidden/>
          </w:rPr>
          <w:t>3</w:t>
        </w:r>
        <w:r w:rsidR="00C71760">
          <w:rPr>
            <w:noProof/>
            <w:webHidden/>
          </w:rPr>
          <w:fldChar w:fldCharType="end"/>
        </w:r>
      </w:hyperlink>
    </w:p>
    <w:p w14:paraId="4D3F31AB" w14:textId="432E6A9C" w:rsidR="00C71760" w:rsidRDefault="001D6844">
      <w:pPr>
        <w:pStyle w:val="TOC2"/>
        <w:rPr>
          <w:rFonts w:asciiTheme="minorHAnsi" w:eastAsiaTheme="minorEastAsia" w:hAnsiTheme="minorHAnsi" w:cstheme="minorBidi"/>
          <w:iCs w:val="0"/>
          <w:noProof/>
          <w:sz w:val="22"/>
          <w:szCs w:val="22"/>
        </w:rPr>
      </w:pPr>
      <w:hyperlink w:anchor="_Toc99761451" w:history="1">
        <w:r w:rsidR="00C71760" w:rsidRPr="00D73DDF">
          <w:rPr>
            <w:rStyle w:val="Hyperlink"/>
            <w:noProof/>
          </w:rPr>
          <w:t>2.3.</w:t>
        </w:r>
        <w:r w:rsidR="00C71760">
          <w:rPr>
            <w:rFonts w:asciiTheme="minorHAnsi" w:eastAsiaTheme="minorEastAsia" w:hAnsiTheme="minorHAnsi" w:cstheme="minorBidi"/>
            <w:iCs w:val="0"/>
            <w:noProof/>
            <w:sz w:val="22"/>
            <w:szCs w:val="22"/>
          </w:rPr>
          <w:tab/>
        </w:r>
        <w:r w:rsidR="00C71760" w:rsidRPr="00D73DDF">
          <w:rPr>
            <w:rStyle w:val="Hyperlink"/>
            <w:noProof/>
          </w:rPr>
          <w:t>Tổng quan về phần mềm:</w:t>
        </w:r>
        <w:r w:rsidR="00C71760">
          <w:rPr>
            <w:noProof/>
            <w:webHidden/>
          </w:rPr>
          <w:tab/>
        </w:r>
        <w:r w:rsidR="00C71760">
          <w:rPr>
            <w:noProof/>
            <w:webHidden/>
          </w:rPr>
          <w:fldChar w:fldCharType="begin"/>
        </w:r>
        <w:r w:rsidR="00C71760">
          <w:rPr>
            <w:noProof/>
            <w:webHidden/>
          </w:rPr>
          <w:instrText xml:space="preserve"> PAGEREF _Toc99761451 \h </w:instrText>
        </w:r>
        <w:r w:rsidR="00C71760">
          <w:rPr>
            <w:noProof/>
            <w:webHidden/>
          </w:rPr>
        </w:r>
        <w:r w:rsidR="00C71760">
          <w:rPr>
            <w:noProof/>
            <w:webHidden/>
          </w:rPr>
          <w:fldChar w:fldCharType="separate"/>
        </w:r>
        <w:r w:rsidR="00C71760">
          <w:rPr>
            <w:noProof/>
            <w:webHidden/>
          </w:rPr>
          <w:t>3</w:t>
        </w:r>
        <w:r w:rsidR="00C71760">
          <w:rPr>
            <w:noProof/>
            <w:webHidden/>
          </w:rPr>
          <w:fldChar w:fldCharType="end"/>
        </w:r>
      </w:hyperlink>
    </w:p>
    <w:p w14:paraId="0C615773" w14:textId="4E7B5853" w:rsidR="00C71760" w:rsidRDefault="001D6844">
      <w:pPr>
        <w:pStyle w:val="TOC3"/>
        <w:rPr>
          <w:rFonts w:asciiTheme="minorHAnsi" w:eastAsiaTheme="minorEastAsia" w:hAnsiTheme="minorHAnsi" w:cstheme="minorBidi"/>
          <w:noProof/>
          <w:sz w:val="22"/>
          <w:szCs w:val="22"/>
        </w:rPr>
      </w:pPr>
      <w:hyperlink w:anchor="_Toc99761452" w:history="1">
        <w:r w:rsidR="00C71760" w:rsidRPr="00D73DDF">
          <w:rPr>
            <w:rStyle w:val="Hyperlink"/>
            <w:noProof/>
          </w:rPr>
          <w:t>2.3.1.</w:t>
        </w:r>
        <w:r w:rsidR="00C71760">
          <w:rPr>
            <w:rFonts w:asciiTheme="minorHAnsi" w:eastAsiaTheme="minorEastAsia" w:hAnsiTheme="minorHAnsi" w:cstheme="minorBidi"/>
            <w:noProof/>
            <w:sz w:val="22"/>
            <w:szCs w:val="22"/>
          </w:rPr>
          <w:tab/>
        </w:r>
        <w:r w:rsidR="00C71760" w:rsidRPr="00D73DDF">
          <w:rPr>
            <w:rStyle w:val="Hyperlink"/>
            <w:noProof/>
          </w:rPr>
          <w:t>Khái niệm về phần mềm:</w:t>
        </w:r>
        <w:r w:rsidR="00C71760">
          <w:rPr>
            <w:noProof/>
            <w:webHidden/>
          </w:rPr>
          <w:tab/>
        </w:r>
        <w:r w:rsidR="00C71760">
          <w:rPr>
            <w:noProof/>
            <w:webHidden/>
          </w:rPr>
          <w:fldChar w:fldCharType="begin"/>
        </w:r>
        <w:r w:rsidR="00C71760">
          <w:rPr>
            <w:noProof/>
            <w:webHidden/>
          </w:rPr>
          <w:instrText xml:space="preserve"> PAGEREF _Toc99761452 \h </w:instrText>
        </w:r>
        <w:r w:rsidR="00C71760">
          <w:rPr>
            <w:noProof/>
            <w:webHidden/>
          </w:rPr>
        </w:r>
        <w:r w:rsidR="00C71760">
          <w:rPr>
            <w:noProof/>
            <w:webHidden/>
          </w:rPr>
          <w:fldChar w:fldCharType="separate"/>
        </w:r>
        <w:r w:rsidR="00C71760">
          <w:rPr>
            <w:noProof/>
            <w:webHidden/>
          </w:rPr>
          <w:t>3</w:t>
        </w:r>
        <w:r w:rsidR="00C71760">
          <w:rPr>
            <w:noProof/>
            <w:webHidden/>
          </w:rPr>
          <w:fldChar w:fldCharType="end"/>
        </w:r>
      </w:hyperlink>
    </w:p>
    <w:p w14:paraId="0D648097" w14:textId="4C5AF85D" w:rsidR="00C71760" w:rsidRDefault="001D6844">
      <w:pPr>
        <w:pStyle w:val="TOC3"/>
        <w:rPr>
          <w:rFonts w:asciiTheme="minorHAnsi" w:eastAsiaTheme="minorEastAsia" w:hAnsiTheme="minorHAnsi" w:cstheme="minorBidi"/>
          <w:noProof/>
          <w:sz w:val="22"/>
          <w:szCs w:val="22"/>
        </w:rPr>
      </w:pPr>
      <w:hyperlink w:anchor="_Toc99761453" w:history="1">
        <w:r w:rsidR="00C71760" w:rsidRPr="00D73DDF">
          <w:rPr>
            <w:rStyle w:val="Hyperlink"/>
            <w:noProof/>
          </w:rPr>
          <w:t>2.3.2.</w:t>
        </w:r>
        <w:r w:rsidR="00C71760">
          <w:rPr>
            <w:rFonts w:asciiTheme="minorHAnsi" w:eastAsiaTheme="minorEastAsia" w:hAnsiTheme="minorHAnsi" w:cstheme="minorBidi"/>
            <w:noProof/>
            <w:sz w:val="22"/>
            <w:szCs w:val="22"/>
          </w:rPr>
          <w:tab/>
        </w:r>
        <w:r w:rsidR="00C71760" w:rsidRPr="00D73DDF">
          <w:rPr>
            <w:rStyle w:val="Hyperlink"/>
            <w:noProof/>
          </w:rPr>
          <w:t>Phân loại các loại phần mềm:</w:t>
        </w:r>
        <w:r w:rsidR="00C71760">
          <w:rPr>
            <w:noProof/>
            <w:webHidden/>
          </w:rPr>
          <w:tab/>
        </w:r>
        <w:r w:rsidR="00C71760">
          <w:rPr>
            <w:noProof/>
            <w:webHidden/>
          </w:rPr>
          <w:fldChar w:fldCharType="begin"/>
        </w:r>
        <w:r w:rsidR="00C71760">
          <w:rPr>
            <w:noProof/>
            <w:webHidden/>
          </w:rPr>
          <w:instrText xml:space="preserve"> PAGEREF _Toc99761453 \h </w:instrText>
        </w:r>
        <w:r w:rsidR="00C71760">
          <w:rPr>
            <w:noProof/>
            <w:webHidden/>
          </w:rPr>
        </w:r>
        <w:r w:rsidR="00C71760">
          <w:rPr>
            <w:noProof/>
            <w:webHidden/>
          </w:rPr>
          <w:fldChar w:fldCharType="separate"/>
        </w:r>
        <w:r w:rsidR="00C71760">
          <w:rPr>
            <w:noProof/>
            <w:webHidden/>
          </w:rPr>
          <w:t>3</w:t>
        </w:r>
        <w:r w:rsidR="00C71760">
          <w:rPr>
            <w:noProof/>
            <w:webHidden/>
          </w:rPr>
          <w:fldChar w:fldCharType="end"/>
        </w:r>
      </w:hyperlink>
    </w:p>
    <w:p w14:paraId="63A5E1F7" w14:textId="12B6A8C0" w:rsidR="00C71760" w:rsidRDefault="001D6844">
      <w:pPr>
        <w:pStyle w:val="TOC3"/>
        <w:rPr>
          <w:rFonts w:asciiTheme="minorHAnsi" w:eastAsiaTheme="minorEastAsia" w:hAnsiTheme="minorHAnsi" w:cstheme="minorBidi"/>
          <w:noProof/>
          <w:sz w:val="22"/>
          <w:szCs w:val="22"/>
        </w:rPr>
      </w:pPr>
      <w:hyperlink w:anchor="_Toc99761454" w:history="1">
        <w:r w:rsidR="00C71760" w:rsidRPr="00D73DDF">
          <w:rPr>
            <w:rStyle w:val="Hyperlink"/>
            <w:noProof/>
          </w:rPr>
          <w:t>2.3.3.</w:t>
        </w:r>
        <w:r w:rsidR="00C71760">
          <w:rPr>
            <w:rFonts w:asciiTheme="minorHAnsi" w:eastAsiaTheme="minorEastAsia" w:hAnsiTheme="minorHAnsi" w:cstheme="minorBidi"/>
            <w:noProof/>
            <w:sz w:val="22"/>
            <w:szCs w:val="22"/>
          </w:rPr>
          <w:tab/>
        </w:r>
        <w:r w:rsidR="00C71760" w:rsidRPr="00D73DDF">
          <w:rPr>
            <w:rStyle w:val="Hyperlink"/>
            <w:noProof/>
          </w:rPr>
          <w:t>Vòng đời phát triển phần mềm:</w:t>
        </w:r>
        <w:r w:rsidR="00C71760">
          <w:rPr>
            <w:noProof/>
            <w:webHidden/>
          </w:rPr>
          <w:tab/>
        </w:r>
        <w:r w:rsidR="00C71760">
          <w:rPr>
            <w:noProof/>
            <w:webHidden/>
          </w:rPr>
          <w:fldChar w:fldCharType="begin"/>
        </w:r>
        <w:r w:rsidR="00C71760">
          <w:rPr>
            <w:noProof/>
            <w:webHidden/>
          </w:rPr>
          <w:instrText xml:space="preserve"> PAGEREF _Toc99761454 \h </w:instrText>
        </w:r>
        <w:r w:rsidR="00C71760">
          <w:rPr>
            <w:noProof/>
            <w:webHidden/>
          </w:rPr>
        </w:r>
        <w:r w:rsidR="00C71760">
          <w:rPr>
            <w:noProof/>
            <w:webHidden/>
          </w:rPr>
          <w:fldChar w:fldCharType="separate"/>
        </w:r>
        <w:r w:rsidR="00C71760">
          <w:rPr>
            <w:noProof/>
            <w:webHidden/>
          </w:rPr>
          <w:t>3</w:t>
        </w:r>
        <w:r w:rsidR="00C71760">
          <w:rPr>
            <w:noProof/>
            <w:webHidden/>
          </w:rPr>
          <w:fldChar w:fldCharType="end"/>
        </w:r>
      </w:hyperlink>
    </w:p>
    <w:p w14:paraId="6DDABB03" w14:textId="3B40B89B" w:rsidR="00C71760" w:rsidRDefault="001D6844">
      <w:pPr>
        <w:pStyle w:val="TOC2"/>
        <w:rPr>
          <w:rFonts w:asciiTheme="minorHAnsi" w:eastAsiaTheme="minorEastAsia" w:hAnsiTheme="minorHAnsi" w:cstheme="minorBidi"/>
          <w:iCs w:val="0"/>
          <w:noProof/>
          <w:sz w:val="22"/>
          <w:szCs w:val="22"/>
        </w:rPr>
      </w:pPr>
      <w:hyperlink w:anchor="_Toc99761455" w:history="1">
        <w:r w:rsidR="00C71760" w:rsidRPr="00D73DDF">
          <w:rPr>
            <w:rStyle w:val="Hyperlink"/>
            <w:noProof/>
          </w:rPr>
          <w:t>2.4.</w:t>
        </w:r>
        <w:r w:rsidR="00C71760">
          <w:rPr>
            <w:rFonts w:asciiTheme="minorHAnsi" w:eastAsiaTheme="minorEastAsia" w:hAnsiTheme="minorHAnsi" w:cstheme="minorBidi"/>
            <w:iCs w:val="0"/>
            <w:noProof/>
            <w:sz w:val="22"/>
            <w:szCs w:val="22"/>
          </w:rPr>
          <w:tab/>
        </w:r>
        <w:r w:rsidR="00C71760" w:rsidRPr="00D73DDF">
          <w:rPr>
            <w:rStyle w:val="Hyperlink"/>
            <w:noProof/>
          </w:rPr>
          <w:t>Tổng quan về kiểm thử phần mềm:</w:t>
        </w:r>
        <w:r w:rsidR="00C71760">
          <w:rPr>
            <w:noProof/>
            <w:webHidden/>
          </w:rPr>
          <w:tab/>
        </w:r>
        <w:r w:rsidR="00C71760">
          <w:rPr>
            <w:noProof/>
            <w:webHidden/>
          </w:rPr>
          <w:fldChar w:fldCharType="begin"/>
        </w:r>
        <w:r w:rsidR="00C71760">
          <w:rPr>
            <w:noProof/>
            <w:webHidden/>
          </w:rPr>
          <w:instrText xml:space="preserve"> PAGEREF _Toc99761455 \h </w:instrText>
        </w:r>
        <w:r w:rsidR="00C71760">
          <w:rPr>
            <w:noProof/>
            <w:webHidden/>
          </w:rPr>
        </w:r>
        <w:r w:rsidR="00C71760">
          <w:rPr>
            <w:noProof/>
            <w:webHidden/>
          </w:rPr>
          <w:fldChar w:fldCharType="separate"/>
        </w:r>
        <w:r w:rsidR="00C71760">
          <w:rPr>
            <w:noProof/>
            <w:webHidden/>
          </w:rPr>
          <w:t>4</w:t>
        </w:r>
        <w:r w:rsidR="00C71760">
          <w:rPr>
            <w:noProof/>
            <w:webHidden/>
          </w:rPr>
          <w:fldChar w:fldCharType="end"/>
        </w:r>
      </w:hyperlink>
    </w:p>
    <w:p w14:paraId="7B454CB6" w14:textId="4CE8A807" w:rsidR="00C71760" w:rsidRDefault="001D6844">
      <w:pPr>
        <w:pStyle w:val="TOC3"/>
        <w:rPr>
          <w:rFonts w:asciiTheme="minorHAnsi" w:eastAsiaTheme="minorEastAsia" w:hAnsiTheme="minorHAnsi" w:cstheme="minorBidi"/>
          <w:noProof/>
          <w:sz w:val="22"/>
          <w:szCs w:val="22"/>
        </w:rPr>
      </w:pPr>
      <w:hyperlink w:anchor="_Toc99761456" w:history="1">
        <w:r w:rsidR="00C71760" w:rsidRPr="00D73DDF">
          <w:rPr>
            <w:rStyle w:val="Hyperlink"/>
            <w:noProof/>
          </w:rPr>
          <w:t>2.4.1.</w:t>
        </w:r>
        <w:r w:rsidR="00C71760">
          <w:rPr>
            <w:rFonts w:asciiTheme="minorHAnsi" w:eastAsiaTheme="minorEastAsia" w:hAnsiTheme="minorHAnsi" w:cstheme="minorBidi"/>
            <w:noProof/>
            <w:sz w:val="22"/>
            <w:szCs w:val="22"/>
          </w:rPr>
          <w:tab/>
        </w:r>
        <w:r w:rsidR="00C71760" w:rsidRPr="00D73DDF">
          <w:rPr>
            <w:rStyle w:val="Hyperlink"/>
            <w:noProof/>
          </w:rPr>
          <w:t>Khái niệm:</w:t>
        </w:r>
        <w:r w:rsidR="00C71760">
          <w:rPr>
            <w:noProof/>
            <w:webHidden/>
          </w:rPr>
          <w:tab/>
        </w:r>
        <w:r w:rsidR="00C71760">
          <w:rPr>
            <w:noProof/>
            <w:webHidden/>
          </w:rPr>
          <w:fldChar w:fldCharType="begin"/>
        </w:r>
        <w:r w:rsidR="00C71760">
          <w:rPr>
            <w:noProof/>
            <w:webHidden/>
          </w:rPr>
          <w:instrText xml:space="preserve"> PAGEREF _Toc99761456 \h </w:instrText>
        </w:r>
        <w:r w:rsidR="00C71760">
          <w:rPr>
            <w:noProof/>
            <w:webHidden/>
          </w:rPr>
        </w:r>
        <w:r w:rsidR="00C71760">
          <w:rPr>
            <w:noProof/>
            <w:webHidden/>
          </w:rPr>
          <w:fldChar w:fldCharType="separate"/>
        </w:r>
        <w:r w:rsidR="00C71760">
          <w:rPr>
            <w:noProof/>
            <w:webHidden/>
          </w:rPr>
          <w:t>4</w:t>
        </w:r>
        <w:r w:rsidR="00C71760">
          <w:rPr>
            <w:noProof/>
            <w:webHidden/>
          </w:rPr>
          <w:fldChar w:fldCharType="end"/>
        </w:r>
      </w:hyperlink>
    </w:p>
    <w:p w14:paraId="2C9CCE3D" w14:textId="2EE3E51D" w:rsidR="00C71760" w:rsidRDefault="001D6844">
      <w:pPr>
        <w:pStyle w:val="TOC3"/>
        <w:rPr>
          <w:rFonts w:asciiTheme="minorHAnsi" w:eastAsiaTheme="minorEastAsia" w:hAnsiTheme="minorHAnsi" w:cstheme="minorBidi"/>
          <w:noProof/>
          <w:sz w:val="22"/>
          <w:szCs w:val="22"/>
        </w:rPr>
      </w:pPr>
      <w:hyperlink w:anchor="_Toc99761457" w:history="1">
        <w:r w:rsidR="00C71760" w:rsidRPr="00D73DDF">
          <w:rPr>
            <w:rStyle w:val="Hyperlink"/>
            <w:noProof/>
          </w:rPr>
          <w:t>2.4.2.</w:t>
        </w:r>
        <w:r w:rsidR="00C71760">
          <w:rPr>
            <w:rFonts w:asciiTheme="minorHAnsi" w:eastAsiaTheme="minorEastAsia" w:hAnsiTheme="minorHAnsi" w:cstheme="minorBidi"/>
            <w:noProof/>
            <w:sz w:val="22"/>
            <w:szCs w:val="22"/>
          </w:rPr>
          <w:tab/>
        </w:r>
        <w:r w:rsidR="00C71760" w:rsidRPr="00D73DDF">
          <w:rPr>
            <w:rStyle w:val="Hyperlink"/>
            <w:noProof/>
          </w:rPr>
          <w:t>Vai trò kiểm thử phần mềm:</w:t>
        </w:r>
        <w:r w:rsidR="00C71760">
          <w:rPr>
            <w:noProof/>
            <w:webHidden/>
          </w:rPr>
          <w:tab/>
        </w:r>
        <w:r w:rsidR="00C71760">
          <w:rPr>
            <w:noProof/>
            <w:webHidden/>
          </w:rPr>
          <w:fldChar w:fldCharType="begin"/>
        </w:r>
        <w:r w:rsidR="00C71760">
          <w:rPr>
            <w:noProof/>
            <w:webHidden/>
          </w:rPr>
          <w:instrText xml:space="preserve"> PAGEREF _Toc99761457 \h </w:instrText>
        </w:r>
        <w:r w:rsidR="00C71760">
          <w:rPr>
            <w:noProof/>
            <w:webHidden/>
          </w:rPr>
        </w:r>
        <w:r w:rsidR="00C71760">
          <w:rPr>
            <w:noProof/>
            <w:webHidden/>
          </w:rPr>
          <w:fldChar w:fldCharType="separate"/>
        </w:r>
        <w:r w:rsidR="00C71760">
          <w:rPr>
            <w:noProof/>
            <w:webHidden/>
          </w:rPr>
          <w:t>5</w:t>
        </w:r>
        <w:r w:rsidR="00C71760">
          <w:rPr>
            <w:noProof/>
            <w:webHidden/>
          </w:rPr>
          <w:fldChar w:fldCharType="end"/>
        </w:r>
      </w:hyperlink>
    </w:p>
    <w:p w14:paraId="16A0D833" w14:textId="7C91495A" w:rsidR="00C71760" w:rsidRDefault="001D6844">
      <w:pPr>
        <w:pStyle w:val="TOC3"/>
        <w:rPr>
          <w:rFonts w:asciiTheme="minorHAnsi" w:eastAsiaTheme="minorEastAsia" w:hAnsiTheme="minorHAnsi" w:cstheme="minorBidi"/>
          <w:noProof/>
          <w:sz w:val="22"/>
          <w:szCs w:val="22"/>
        </w:rPr>
      </w:pPr>
      <w:hyperlink w:anchor="_Toc99761458" w:history="1">
        <w:r w:rsidR="00C71760" w:rsidRPr="00D73DDF">
          <w:rPr>
            <w:rStyle w:val="Hyperlink"/>
            <w:noProof/>
          </w:rPr>
          <w:t>2.4.3.</w:t>
        </w:r>
        <w:r w:rsidR="00C71760">
          <w:rPr>
            <w:rFonts w:asciiTheme="minorHAnsi" w:eastAsiaTheme="minorEastAsia" w:hAnsiTheme="minorHAnsi" w:cstheme="minorBidi"/>
            <w:noProof/>
            <w:sz w:val="22"/>
            <w:szCs w:val="22"/>
          </w:rPr>
          <w:tab/>
        </w:r>
        <w:r w:rsidR="00C71760" w:rsidRPr="00D73DDF">
          <w:rPr>
            <w:rStyle w:val="Hyperlink"/>
            <w:noProof/>
          </w:rPr>
          <w:t>Quy trình kiểm thử phần mềm:</w:t>
        </w:r>
        <w:r w:rsidR="00C71760">
          <w:rPr>
            <w:noProof/>
            <w:webHidden/>
          </w:rPr>
          <w:tab/>
        </w:r>
        <w:r w:rsidR="00C71760">
          <w:rPr>
            <w:noProof/>
            <w:webHidden/>
          </w:rPr>
          <w:fldChar w:fldCharType="begin"/>
        </w:r>
        <w:r w:rsidR="00C71760">
          <w:rPr>
            <w:noProof/>
            <w:webHidden/>
          </w:rPr>
          <w:instrText xml:space="preserve"> PAGEREF _Toc99761458 \h </w:instrText>
        </w:r>
        <w:r w:rsidR="00C71760">
          <w:rPr>
            <w:noProof/>
            <w:webHidden/>
          </w:rPr>
        </w:r>
        <w:r w:rsidR="00C71760">
          <w:rPr>
            <w:noProof/>
            <w:webHidden/>
          </w:rPr>
          <w:fldChar w:fldCharType="separate"/>
        </w:r>
        <w:r w:rsidR="00C71760">
          <w:rPr>
            <w:noProof/>
            <w:webHidden/>
          </w:rPr>
          <w:t>5</w:t>
        </w:r>
        <w:r w:rsidR="00C71760">
          <w:rPr>
            <w:noProof/>
            <w:webHidden/>
          </w:rPr>
          <w:fldChar w:fldCharType="end"/>
        </w:r>
      </w:hyperlink>
    </w:p>
    <w:p w14:paraId="3392CE6E" w14:textId="2D243FA1" w:rsidR="00C71760" w:rsidRDefault="001D6844">
      <w:pPr>
        <w:pStyle w:val="TOC3"/>
        <w:rPr>
          <w:rFonts w:asciiTheme="minorHAnsi" w:eastAsiaTheme="minorEastAsia" w:hAnsiTheme="minorHAnsi" w:cstheme="minorBidi"/>
          <w:noProof/>
          <w:sz w:val="22"/>
          <w:szCs w:val="22"/>
        </w:rPr>
      </w:pPr>
      <w:hyperlink w:anchor="_Toc99761459" w:history="1">
        <w:r w:rsidR="00C71760" w:rsidRPr="00D73DDF">
          <w:rPr>
            <w:rStyle w:val="Hyperlink"/>
            <w:noProof/>
          </w:rPr>
          <w:t>2.4.4.</w:t>
        </w:r>
        <w:r w:rsidR="00C71760">
          <w:rPr>
            <w:rFonts w:asciiTheme="minorHAnsi" w:eastAsiaTheme="minorEastAsia" w:hAnsiTheme="minorHAnsi" w:cstheme="minorBidi"/>
            <w:noProof/>
            <w:sz w:val="22"/>
            <w:szCs w:val="22"/>
          </w:rPr>
          <w:tab/>
        </w:r>
        <w:r w:rsidR="00C71760" w:rsidRPr="00D73DDF">
          <w:rPr>
            <w:rStyle w:val="Hyperlink"/>
            <w:noProof/>
          </w:rPr>
          <w:t>Các mức kiểm thử phần mềm:</w:t>
        </w:r>
        <w:r w:rsidR="00C71760">
          <w:rPr>
            <w:noProof/>
            <w:webHidden/>
          </w:rPr>
          <w:tab/>
        </w:r>
        <w:r w:rsidR="00C71760">
          <w:rPr>
            <w:noProof/>
            <w:webHidden/>
          </w:rPr>
          <w:fldChar w:fldCharType="begin"/>
        </w:r>
        <w:r w:rsidR="00C71760">
          <w:rPr>
            <w:noProof/>
            <w:webHidden/>
          </w:rPr>
          <w:instrText xml:space="preserve"> PAGEREF _Toc99761459 \h </w:instrText>
        </w:r>
        <w:r w:rsidR="00C71760">
          <w:rPr>
            <w:noProof/>
            <w:webHidden/>
          </w:rPr>
        </w:r>
        <w:r w:rsidR="00C71760">
          <w:rPr>
            <w:noProof/>
            <w:webHidden/>
          </w:rPr>
          <w:fldChar w:fldCharType="separate"/>
        </w:r>
        <w:r w:rsidR="00C71760">
          <w:rPr>
            <w:noProof/>
            <w:webHidden/>
          </w:rPr>
          <w:t>6</w:t>
        </w:r>
        <w:r w:rsidR="00C71760">
          <w:rPr>
            <w:noProof/>
            <w:webHidden/>
          </w:rPr>
          <w:fldChar w:fldCharType="end"/>
        </w:r>
      </w:hyperlink>
    </w:p>
    <w:p w14:paraId="22062AC1" w14:textId="66318240" w:rsidR="00C71760" w:rsidRDefault="001D6844">
      <w:pPr>
        <w:pStyle w:val="TOC3"/>
        <w:rPr>
          <w:rFonts w:asciiTheme="minorHAnsi" w:eastAsiaTheme="minorEastAsia" w:hAnsiTheme="minorHAnsi" w:cstheme="minorBidi"/>
          <w:noProof/>
          <w:sz w:val="22"/>
          <w:szCs w:val="22"/>
        </w:rPr>
      </w:pPr>
      <w:hyperlink w:anchor="_Toc99761460" w:history="1">
        <w:r w:rsidR="00C71760" w:rsidRPr="00D73DDF">
          <w:rPr>
            <w:rStyle w:val="Hyperlink"/>
            <w:noProof/>
          </w:rPr>
          <w:t>2.4.5.</w:t>
        </w:r>
        <w:r w:rsidR="00C71760">
          <w:rPr>
            <w:rFonts w:asciiTheme="minorHAnsi" w:eastAsiaTheme="minorEastAsia" w:hAnsiTheme="minorHAnsi" w:cstheme="minorBidi"/>
            <w:noProof/>
            <w:sz w:val="22"/>
            <w:szCs w:val="22"/>
          </w:rPr>
          <w:tab/>
        </w:r>
        <w:r w:rsidR="00C71760" w:rsidRPr="00D73DDF">
          <w:rPr>
            <w:rStyle w:val="Hyperlink"/>
            <w:noProof/>
          </w:rPr>
          <w:t>Các loại hình kiểm thử:</w:t>
        </w:r>
        <w:r w:rsidR="00C71760">
          <w:rPr>
            <w:noProof/>
            <w:webHidden/>
          </w:rPr>
          <w:tab/>
        </w:r>
        <w:r w:rsidR="00C71760">
          <w:rPr>
            <w:noProof/>
            <w:webHidden/>
          </w:rPr>
          <w:fldChar w:fldCharType="begin"/>
        </w:r>
        <w:r w:rsidR="00C71760">
          <w:rPr>
            <w:noProof/>
            <w:webHidden/>
          </w:rPr>
          <w:instrText xml:space="preserve"> PAGEREF _Toc99761460 \h </w:instrText>
        </w:r>
        <w:r w:rsidR="00C71760">
          <w:rPr>
            <w:noProof/>
            <w:webHidden/>
          </w:rPr>
        </w:r>
        <w:r w:rsidR="00C71760">
          <w:rPr>
            <w:noProof/>
            <w:webHidden/>
          </w:rPr>
          <w:fldChar w:fldCharType="separate"/>
        </w:r>
        <w:r w:rsidR="00C71760">
          <w:rPr>
            <w:noProof/>
            <w:webHidden/>
          </w:rPr>
          <w:t>7</w:t>
        </w:r>
        <w:r w:rsidR="00C71760">
          <w:rPr>
            <w:noProof/>
            <w:webHidden/>
          </w:rPr>
          <w:fldChar w:fldCharType="end"/>
        </w:r>
      </w:hyperlink>
    </w:p>
    <w:p w14:paraId="61A2EAF4" w14:textId="75283E76" w:rsidR="00C71760" w:rsidRDefault="001D6844">
      <w:pPr>
        <w:pStyle w:val="TOC3"/>
        <w:rPr>
          <w:rFonts w:asciiTheme="minorHAnsi" w:eastAsiaTheme="minorEastAsia" w:hAnsiTheme="minorHAnsi" w:cstheme="minorBidi"/>
          <w:noProof/>
          <w:sz w:val="22"/>
          <w:szCs w:val="22"/>
        </w:rPr>
      </w:pPr>
      <w:hyperlink w:anchor="_Toc99761461" w:history="1">
        <w:r w:rsidR="00C71760" w:rsidRPr="00D73DDF">
          <w:rPr>
            <w:rStyle w:val="Hyperlink"/>
            <w:noProof/>
          </w:rPr>
          <w:t>2.4.6.</w:t>
        </w:r>
        <w:r w:rsidR="00C71760">
          <w:rPr>
            <w:rFonts w:asciiTheme="minorHAnsi" w:eastAsiaTheme="minorEastAsia" w:hAnsiTheme="minorHAnsi" w:cstheme="minorBidi"/>
            <w:noProof/>
            <w:sz w:val="22"/>
            <w:szCs w:val="22"/>
          </w:rPr>
          <w:tab/>
        </w:r>
        <w:r w:rsidR="00C71760" w:rsidRPr="00D73DDF">
          <w:rPr>
            <w:rStyle w:val="Hyperlink"/>
            <w:noProof/>
          </w:rPr>
          <w:t>Chiến lược kiểm thử phần mềm:</w:t>
        </w:r>
        <w:r w:rsidR="00C71760">
          <w:rPr>
            <w:noProof/>
            <w:webHidden/>
          </w:rPr>
          <w:tab/>
        </w:r>
        <w:r w:rsidR="00C71760">
          <w:rPr>
            <w:noProof/>
            <w:webHidden/>
          </w:rPr>
          <w:fldChar w:fldCharType="begin"/>
        </w:r>
        <w:r w:rsidR="00C71760">
          <w:rPr>
            <w:noProof/>
            <w:webHidden/>
          </w:rPr>
          <w:instrText xml:space="preserve"> PAGEREF _Toc99761461 \h </w:instrText>
        </w:r>
        <w:r w:rsidR="00C71760">
          <w:rPr>
            <w:noProof/>
            <w:webHidden/>
          </w:rPr>
        </w:r>
        <w:r w:rsidR="00C71760">
          <w:rPr>
            <w:noProof/>
            <w:webHidden/>
          </w:rPr>
          <w:fldChar w:fldCharType="separate"/>
        </w:r>
        <w:r w:rsidR="00C71760">
          <w:rPr>
            <w:noProof/>
            <w:webHidden/>
          </w:rPr>
          <w:t>7</w:t>
        </w:r>
        <w:r w:rsidR="00C71760">
          <w:rPr>
            <w:noProof/>
            <w:webHidden/>
          </w:rPr>
          <w:fldChar w:fldCharType="end"/>
        </w:r>
      </w:hyperlink>
    </w:p>
    <w:p w14:paraId="421C7F5D" w14:textId="73262EDB" w:rsidR="00C71760" w:rsidRDefault="001D6844">
      <w:pPr>
        <w:pStyle w:val="TOC3"/>
        <w:rPr>
          <w:rFonts w:asciiTheme="minorHAnsi" w:eastAsiaTheme="minorEastAsia" w:hAnsiTheme="minorHAnsi" w:cstheme="minorBidi"/>
          <w:noProof/>
          <w:sz w:val="22"/>
          <w:szCs w:val="22"/>
        </w:rPr>
      </w:pPr>
      <w:hyperlink w:anchor="_Toc99761462" w:history="1">
        <w:r w:rsidR="00C71760" w:rsidRPr="00D73DDF">
          <w:rPr>
            <w:rStyle w:val="Hyperlink"/>
            <w:noProof/>
          </w:rPr>
          <w:t>2.4.7.</w:t>
        </w:r>
        <w:r w:rsidR="00C71760">
          <w:rPr>
            <w:rFonts w:asciiTheme="minorHAnsi" w:eastAsiaTheme="minorEastAsia" w:hAnsiTheme="minorHAnsi" w:cstheme="minorBidi"/>
            <w:noProof/>
            <w:sz w:val="22"/>
            <w:szCs w:val="22"/>
          </w:rPr>
          <w:tab/>
        </w:r>
        <w:r w:rsidR="00C71760" w:rsidRPr="00D73DDF">
          <w:rPr>
            <w:rStyle w:val="Hyperlink"/>
            <w:noProof/>
          </w:rPr>
          <w:t>Kế hoạch kiểm thử phần mềm:</w:t>
        </w:r>
        <w:r w:rsidR="00C71760">
          <w:rPr>
            <w:noProof/>
            <w:webHidden/>
          </w:rPr>
          <w:tab/>
        </w:r>
        <w:r w:rsidR="00C71760">
          <w:rPr>
            <w:noProof/>
            <w:webHidden/>
          </w:rPr>
          <w:fldChar w:fldCharType="begin"/>
        </w:r>
        <w:r w:rsidR="00C71760">
          <w:rPr>
            <w:noProof/>
            <w:webHidden/>
          </w:rPr>
          <w:instrText xml:space="preserve"> PAGEREF _Toc99761462 \h </w:instrText>
        </w:r>
        <w:r w:rsidR="00C71760">
          <w:rPr>
            <w:noProof/>
            <w:webHidden/>
          </w:rPr>
        </w:r>
        <w:r w:rsidR="00C71760">
          <w:rPr>
            <w:noProof/>
            <w:webHidden/>
          </w:rPr>
          <w:fldChar w:fldCharType="separate"/>
        </w:r>
        <w:r w:rsidR="00C71760">
          <w:rPr>
            <w:noProof/>
            <w:webHidden/>
          </w:rPr>
          <w:t>8</w:t>
        </w:r>
        <w:r w:rsidR="00C71760">
          <w:rPr>
            <w:noProof/>
            <w:webHidden/>
          </w:rPr>
          <w:fldChar w:fldCharType="end"/>
        </w:r>
      </w:hyperlink>
    </w:p>
    <w:p w14:paraId="5A4EDBC4" w14:textId="137B010D" w:rsidR="00C71760" w:rsidRDefault="001D6844">
      <w:pPr>
        <w:pStyle w:val="TOC3"/>
        <w:rPr>
          <w:rFonts w:asciiTheme="minorHAnsi" w:eastAsiaTheme="minorEastAsia" w:hAnsiTheme="minorHAnsi" w:cstheme="minorBidi"/>
          <w:noProof/>
          <w:sz w:val="22"/>
          <w:szCs w:val="22"/>
        </w:rPr>
      </w:pPr>
      <w:hyperlink w:anchor="_Toc99761463" w:history="1">
        <w:r w:rsidR="00C71760" w:rsidRPr="00D73DDF">
          <w:rPr>
            <w:rStyle w:val="Hyperlink"/>
            <w:noProof/>
          </w:rPr>
          <w:t>2.4.8.</w:t>
        </w:r>
        <w:r w:rsidR="00C71760">
          <w:rPr>
            <w:rFonts w:asciiTheme="minorHAnsi" w:eastAsiaTheme="minorEastAsia" w:hAnsiTheme="minorHAnsi" w:cstheme="minorBidi"/>
            <w:noProof/>
            <w:sz w:val="22"/>
            <w:szCs w:val="22"/>
          </w:rPr>
          <w:tab/>
        </w:r>
        <w:r w:rsidR="00C71760" w:rsidRPr="00D73DDF">
          <w:rPr>
            <w:rStyle w:val="Hyperlink"/>
            <w:noProof/>
          </w:rPr>
          <w:t>Trường hợp kiểm thử:</w:t>
        </w:r>
        <w:r w:rsidR="00C71760">
          <w:rPr>
            <w:noProof/>
            <w:webHidden/>
          </w:rPr>
          <w:tab/>
        </w:r>
        <w:r w:rsidR="00C71760">
          <w:rPr>
            <w:noProof/>
            <w:webHidden/>
          </w:rPr>
          <w:fldChar w:fldCharType="begin"/>
        </w:r>
        <w:r w:rsidR="00C71760">
          <w:rPr>
            <w:noProof/>
            <w:webHidden/>
          </w:rPr>
          <w:instrText xml:space="preserve"> PAGEREF _Toc99761463 \h </w:instrText>
        </w:r>
        <w:r w:rsidR="00C71760">
          <w:rPr>
            <w:noProof/>
            <w:webHidden/>
          </w:rPr>
        </w:r>
        <w:r w:rsidR="00C71760">
          <w:rPr>
            <w:noProof/>
            <w:webHidden/>
          </w:rPr>
          <w:fldChar w:fldCharType="separate"/>
        </w:r>
        <w:r w:rsidR="00C71760">
          <w:rPr>
            <w:noProof/>
            <w:webHidden/>
          </w:rPr>
          <w:t>8</w:t>
        </w:r>
        <w:r w:rsidR="00C71760">
          <w:rPr>
            <w:noProof/>
            <w:webHidden/>
          </w:rPr>
          <w:fldChar w:fldCharType="end"/>
        </w:r>
      </w:hyperlink>
    </w:p>
    <w:p w14:paraId="1E51C4E6" w14:textId="051ED690" w:rsidR="00C71760" w:rsidRDefault="001D6844">
      <w:pPr>
        <w:pStyle w:val="TOC2"/>
        <w:rPr>
          <w:rFonts w:asciiTheme="minorHAnsi" w:eastAsiaTheme="minorEastAsia" w:hAnsiTheme="minorHAnsi" w:cstheme="minorBidi"/>
          <w:iCs w:val="0"/>
          <w:noProof/>
          <w:sz w:val="22"/>
          <w:szCs w:val="22"/>
        </w:rPr>
      </w:pPr>
      <w:hyperlink w:anchor="_Toc99761464" w:history="1">
        <w:r w:rsidR="00C71760" w:rsidRPr="00D73DDF">
          <w:rPr>
            <w:rStyle w:val="Hyperlink"/>
            <w:noProof/>
          </w:rPr>
          <w:t>2.5.</w:t>
        </w:r>
        <w:r w:rsidR="00C71760">
          <w:rPr>
            <w:rFonts w:asciiTheme="minorHAnsi" w:eastAsiaTheme="minorEastAsia" w:hAnsiTheme="minorHAnsi" w:cstheme="minorBidi"/>
            <w:iCs w:val="0"/>
            <w:noProof/>
            <w:sz w:val="22"/>
            <w:szCs w:val="22"/>
          </w:rPr>
          <w:tab/>
        </w:r>
        <w:r w:rsidR="00C71760" w:rsidRPr="00D73DDF">
          <w:rPr>
            <w:rStyle w:val="Hyperlink"/>
            <w:noProof/>
          </w:rPr>
          <w:t>Kiểm thử tự đông:</w:t>
        </w:r>
        <w:r w:rsidR="00C71760">
          <w:rPr>
            <w:noProof/>
            <w:webHidden/>
          </w:rPr>
          <w:tab/>
        </w:r>
        <w:r w:rsidR="00C71760">
          <w:rPr>
            <w:noProof/>
            <w:webHidden/>
          </w:rPr>
          <w:fldChar w:fldCharType="begin"/>
        </w:r>
        <w:r w:rsidR="00C71760">
          <w:rPr>
            <w:noProof/>
            <w:webHidden/>
          </w:rPr>
          <w:instrText xml:space="preserve"> PAGEREF _Toc99761464 \h </w:instrText>
        </w:r>
        <w:r w:rsidR="00C71760">
          <w:rPr>
            <w:noProof/>
            <w:webHidden/>
          </w:rPr>
        </w:r>
        <w:r w:rsidR="00C71760">
          <w:rPr>
            <w:noProof/>
            <w:webHidden/>
          </w:rPr>
          <w:fldChar w:fldCharType="separate"/>
        </w:r>
        <w:r w:rsidR="00C71760">
          <w:rPr>
            <w:noProof/>
            <w:webHidden/>
          </w:rPr>
          <w:t>8</w:t>
        </w:r>
        <w:r w:rsidR="00C71760">
          <w:rPr>
            <w:noProof/>
            <w:webHidden/>
          </w:rPr>
          <w:fldChar w:fldCharType="end"/>
        </w:r>
      </w:hyperlink>
    </w:p>
    <w:p w14:paraId="41FB651A" w14:textId="4D8AAF9C" w:rsidR="00C71760" w:rsidRDefault="001D6844">
      <w:pPr>
        <w:pStyle w:val="TOC2"/>
        <w:rPr>
          <w:rFonts w:asciiTheme="minorHAnsi" w:eastAsiaTheme="minorEastAsia" w:hAnsiTheme="minorHAnsi" w:cstheme="minorBidi"/>
          <w:iCs w:val="0"/>
          <w:noProof/>
          <w:sz w:val="22"/>
          <w:szCs w:val="22"/>
        </w:rPr>
      </w:pPr>
      <w:hyperlink w:anchor="_Toc99761465" w:history="1">
        <w:r w:rsidR="00C71760" w:rsidRPr="00D73DDF">
          <w:rPr>
            <w:rStyle w:val="Hyperlink"/>
            <w:noProof/>
          </w:rPr>
          <w:t>2.6.</w:t>
        </w:r>
        <w:r w:rsidR="00C71760">
          <w:rPr>
            <w:rFonts w:asciiTheme="minorHAnsi" w:eastAsiaTheme="minorEastAsia" w:hAnsiTheme="minorHAnsi" w:cstheme="minorBidi"/>
            <w:iCs w:val="0"/>
            <w:noProof/>
            <w:sz w:val="22"/>
            <w:szCs w:val="22"/>
          </w:rPr>
          <w:tab/>
        </w:r>
        <w:r w:rsidR="00C71760" w:rsidRPr="00D73DDF">
          <w:rPr>
            <w:rStyle w:val="Hyperlink"/>
            <w:noProof/>
          </w:rPr>
          <w:t>Kiểm thử thủ công:</w:t>
        </w:r>
        <w:r w:rsidR="00C71760">
          <w:rPr>
            <w:noProof/>
            <w:webHidden/>
          </w:rPr>
          <w:tab/>
        </w:r>
        <w:r w:rsidR="00C71760">
          <w:rPr>
            <w:noProof/>
            <w:webHidden/>
          </w:rPr>
          <w:fldChar w:fldCharType="begin"/>
        </w:r>
        <w:r w:rsidR="00C71760">
          <w:rPr>
            <w:noProof/>
            <w:webHidden/>
          </w:rPr>
          <w:instrText xml:space="preserve"> PAGEREF _Toc99761465 \h </w:instrText>
        </w:r>
        <w:r w:rsidR="00C71760">
          <w:rPr>
            <w:noProof/>
            <w:webHidden/>
          </w:rPr>
        </w:r>
        <w:r w:rsidR="00C71760">
          <w:rPr>
            <w:noProof/>
            <w:webHidden/>
          </w:rPr>
          <w:fldChar w:fldCharType="separate"/>
        </w:r>
        <w:r w:rsidR="00C71760">
          <w:rPr>
            <w:noProof/>
            <w:webHidden/>
          </w:rPr>
          <w:t>8</w:t>
        </w:r>
        <w:r w:rsidR="00C71760">
          <w:rPr>
            <w:noProof/>
            <w:webHidden/>
          </w:rPr>
          <w:fldChar w:fldCharType="end"/>
        </w:r>
      </w:hyperlink>
    </w:p>
    <w:p w14:paraId="64625D1A" w14:textId="282B9A51" w:rsidR="00C71760" w:rsidRDefault="001D6844">
      <w:pPr>
        <w:pStyle w:val="TOC3"/>
        <w:rPr>
          <w:rFonts w:asciiTheme="minorHAnsi" w:eastAsiaTheme="minorEastAsia" w:hAnsiTheme="minorHAnsi" w:cstheme="minorBidi"/>
          <w:noProof/>
          <w:sz w:val="22"/>
          <w:szCs w:val="22"/>
        </w:rPr>
      </w:pPr>
      <w:hyperlink w:anchor="_Toc99761466" w:history="1">
        <w:r w:rsidR="00C71760" w:rsidRPr="00D73DDF">
          <w:rPr>
            <w:rStyle w:val="Hyperlink"/>
            <w:noProof/>
          </w:rPr>
          <w:t>2.6.1.</w:t>
        </w:r>
        <w:r w:rsidR="00C71760">
          <w:rPr>
            <w:rFonts w:asciiTheme="minorHAnsi" w:eastAsiaTheme="minorEastAsia" w:hAnsiTheme="minorHAnsi" w:cstheme="minorBidi"/>
            <w:noProof/>
            <w:sz w:val="22"/>
            <w:szCs w:val="22"/>
          </w:rPr>
          <w:tab/>
        </w:r>
        <w:r w:rsidR="00C71760" w:rsidRPr="00D73DDF">
          <w:rPr>
            <w:rStyle w:val="Hyperlink"/>
            <w:noProof/>
          </w:rPr>
          <w:t>:Kiểm thử thủ công là gì:</w:t>
        </w:r>
        <w:r w:rsidR="00C71760">
          <w:rPr>
            <w:noProof/>
            <w:webHidden/>
          </w:rPr>
          <w:tab/>
        </w:r>
        <w:r w:rsidR="00C71760">
          <w:rPr>
            <w:noProof/>
            <w:webHidden/>
          </w:rPr>
          <w:fldChar w:fldCharType="begin"/>
        </w:r>
        <w:r w:rsidR="00C71760">
          <w:rPr>
            <w:noProof/>
            <w:webHidden/>
          </w:rPr>
          <w:instrText xml:space="preserve"> PAGEREF _Toc99761466 \h </w:instrText>
        </w:r>
        <w:r w:rsidR="00C71760">
          <w:rPr>
            <w:noProof/>
            <w:webHidden/>
          </w:rPr>
        </w:r>
        <w:r w:rsidR="00C71760">
          <w:rPr>
            <w:noProof/>
            <w:webHidden/>
          </w:rPr>
          <w:fldChar w:fldCharType="separate"/>
        </w:r>
        <w:r w:rsidR="00C71760">
          <w:rPr>
            <w:noProof/>
            <w:webHidden/>
          </w:rPr>
          <w:t>8</w:t>
        </w:r>
        <w:r w:rsidR="00C71760">
          <w:rPr>
            <w:noProof/>
            <w:webHidden/>
          </w:rPr>
          <w:fldChar w:fldCharType="end"/>
        </w:r>
      </w:hyperlink>
    </w:p>
    <w:p w14:paraId="2C9A934D" w14:textId="30CC6941" w:rsidR="00C71760" w:rsidRDefault="001D6844">
      <w:pPr>
        <w:pStyle w:val="TOC3"/>
        <w:rPr>
          <w:rFonts w:asciiTheme="minorHAnsi" w:eastAsiaTheme="minorEastAsia" w:hAnsiTheme="minorHAnsi" w:cstheme="minorBidi"/>
          <w:noProof/>
          <w:sz w:val="22"/>
          <w:szCs w:val="22"/>
        </w:rPr>
      </w:pPr>
      <w:hyperlink w:anchor="_Toc99761467" w:history="1">
        <w:r w:rsidR="00C71760" w:rsidRPr="00D73DDF">
          <w:rPr>
            <w:rStyle w:val="Hyperlink"/>
            <w:noProof/>
          </w:rPr>
          <w:t>2.6.2.</w:t>
        </w:r>
        <w:r w:rsidR="00C71760">
          <w:rPr>
            <w:rFonts w:asciiTheme="minorHAnsi" w:eastAsiaTheme="minorEastAsia" w:hAnsiTheme="minorHAnsi" w:cstheme="minorBidi"/>
            <w:noProof/>
            <w:sz w:val="22"/>
            <w:szCs w:val="22"/>
          </w:rPr>
          <w:tab/>
        </w:r>
        <w:r w:rsidR="00C71760" w:rsidRPr="00D73DDF">
          <w:rPr>
            <w:rStyle w:val="Hyperlink"/>
            <w:noProof/>
          </w:rPr>
          <w:t>Mục tiêu của kiểm thử thủ công:</w:t>
        </w:r>
        <w:r w:rsidR="00C71760">
          <w:rPr>
            <w:noProof/>
            <w:webHidden/>
          </w:rPr>
          <w:tab/>
        </w:r>
        <w:r w:rsidR="00C71760">
          <w:rPr>
            <w:noProof/>
            <w:webHidden/>
          </w:rPr>
          <w:fldChar w:fldCharType="begin"/>
        </w:r>
        <w:r w:rsidR="00C71760">
          <w:rPr>
            <w:noProof/>
            <w:webHidden/>
          </w:rPr>
          <w:instrText xml:space="preserve"> PAGEREF _Toc99761467 \h </w:instrText>
        </w:r>
        <w:r w:rsidR="00C71760">
          <w:rPr>
            <w:noProof/>
            <w:webHidden/>
          </w:rPr>
        </w:r>
        <w:r w:rsidR="00C71760">
          <w:rPr>
            <w:noProof/>
            <w:webHidden/>
          </w:rPr>
          <w:fldChar w:fldCharType="separate"/>
        </w:r>
        <w:r w:rsidR="00C71760">
          <w:rPr>
            <w:noProof/>
            <w:webHidden/>
          </w:rPr>
          <w:t>9</w:t>
        </w:r>
        <w:r w:rsidR="00C71760">
          <w:rPr>
            <w:noProof/>
            <w:webHidden/>
          </w:rPr>
          <w:fldChar w:fldCharType="end"/>
        </w:r>
      </w:hyperlink>
    </w:p>
    <w:p w14:paraId="4111B72E" w14:textId="6F078AE2" w:rsidR="00C71760" w:rsidRDefault="001D6844">
      <w:pPr>
        <w:pStyle w:val="TOC3"/>
        <w:rPr>
          <w:rFonts w:asciiTheme="minorHAnsi" w:eastAsiaTheme="minorEastAsia" w:hAnsiTheme="minorHAnsi" w:cstheme="minorBidi"/>
          <w:noProof/>
          <w:sz w:val="22"/>
          <w:szCs w:val="22"/>
        </w:rPr>
      </w:pPr>
      <w:hyperlink w:anchor="_Toc99761468" w:history="1">
        <w:r w:rsidR="00C71760" w:rsidRPr="00D73DDF">
          <w:rPr>
            <w:rStyle w:val="Hyperlink"/>
            <w:noProof/>
          </w:rPr>
          <w:t>2.6.3.</w:t>
        </w:r>
        <w:r w:rsidR="00C71760">
          <w:rPr>
            <w:rFonts w:asciiTheme="minorHAnsi" w:eastAsiaTheme="minorEastAsia" w:hAnsiTheme="minorHAnsi" w:cstheme="minorBidi"/>
            <w:noProof/>
            <w:sz w:val="22"/>
            <w:szCs w:val="22"/>
          </w:rPr>
          <w:tab/>
        </w:r>
        <w:r w:rsidR="00C71760" w:rsidRPr="00D73DDF">
          <w:rPr>
            <w:rStyle w:val="Hyperlink"/>
            <w:noProof/>
          </w:rPr>
          <w:t>Các loại kiểm thử thủ công:</w:t>
        </w:r>
        <w:r w:rsidR="00C71760">
          <w:rPr>
            <w:noProof/>
            <w:webHidden/>
          </w:rPr>
          <w:tab/>
        </w:r>
        <w:r w:rsidR="00C71760">
          <w:rPr>
            <w:noProof/>
            <w:webHidden/>
          </w:rPr>
          <w:fldChar w:fldCharType="begin"/>
        </w:r>
        <w:r w:rsidR="00C71760">
          <w:rPr>
            <w:noProof/>
            <w:webHidden/>
          </w:rPr>
          <w:instrText xml:space="preserve"> PAGEREF _Toc99761468 \h </w:instrText>
        </w:r>
        <w:r w:rsidR="00C71760">
          <w:rPr>
            <w:noProof/>
            <w:webHidden/>
          </w:rPr>
        </w:r>
        <w:r w:rsidR="00C71760">
          <w:rPr>
            <w:noProof/>
            <w:webHidden/>
          </w:rPr>
          <w:fldChar w:fldCharType="separate"/>
        </w:r>
        <w:r w:rsidR="00C71760">
          <w:rPr>
            <w:noProof/>
            <w:webHidden/>
          </w:rPr>
          <w:t>9</w:t>
        </w:r>
        <w:r w:rsidR="00C71760">
          <w:rPr>
            <w:noProof/>
            <w:webHidden/>
          </w:rPr>
          <w:fldChar w:fldCharType="end"/>
        </w:r>
      </w:hyperlink>
    </w:p>
    <w:p w14:paraId="5FAD411E" w14:textId="7B802EA6" w:rsidR="00C71760" w:rsidRDefault="001D6844">
      <w:pPr>
        <w:pStyle w:val="TOC3"/>
        <w:rPr>
          <w:rFonts w:asciiTheme="minorHAnsi" w:eastAsiaTheme="minorEastAsia" w:hAnsiTheme="minorHAnsi" w:cstheme="minorBidi"/>
          <w:noProof/>
          <w:sz w:val="22"/>
          <w:szCs w:val="22"/>
        </w:rPr>
      </w:pPr>
      <w:hyperlink w:anchor="_Toc99761469" w:history="1">
        <w:r w:rsidR="00C71760" w:rsidRPr="00D73DDF">
          <w:rPr>
            <w:rStyle w:val="Hyperlink"/>
            <w:noProof/>
          </w:rPr>
          <w:t>2.6.4.</w:t>
        </w:r>
        <w:r w:rsidR="00C71760">
          <w:rPr>
            <w:rFonts w:asciiTheme="minorHAnsi" w:eastAsiaTheme="minorEastAsia" w:hAnsiTheme="minorHAnsi" w:cstheme="minorBidi"/>
            <w:noProof/>
            <w:sz w:val="22"/>
            <w:szCs w:val="22"/>
          </w:rPr>
          <w:tab/>
        </w:r>
        <w:r w:rsidR="00C71760" w:rsidRPr="00D73DDF">
          <w:rPr>
            <w:rStyle w:val="Hyperlink"/>
            <w:noProof/>
          </w:rPr>
          <w:t>Cách thực hiện kiểm thử thủ công:</w:t>
        </w:r>
        <w:r w:rsidR="00C71760">
          <w:rPr>
            <w:noProof/>
            <w:webHidden/>
          </w:rPr>
          <w:tab/>
        </w:r>
        <w:r w:rsidR="00C71760">
          <w:rPr>
            <w:noProof/>
            <w:webHidden/>
          </w:rPr>
          <w:fldChar w:fldCharType="begin"/>
        </w:r>
        <w:r w:rsidR="00C71760">
          <w:rPr>
            <w:noProof/>
            <w:webHidden/>
          </w:rPr>
          <w:instrText xml:space="preserve"> PAGEREF _Toc99761469 \h </w:instrText>
        </w:r>
        <w:r w:rsidR="00C71760">
          <w:rPr>
            <w:noProof/>
            <w:webHidden/>
          </w:rPr>
        </w:r>
        <w:r w:rsidR="00C71760">
          <w:rPr>
            <w:noProof/>
            <w:webHidden/>
          </w:rPr>
          <w:fldChar w:fldCharType="separate"/>
        </w:r>
        <w:r w:rsidR="00C71760">
          <w:rPr>
            <w:noProof/>
            <w:webHidden/>
          </w:rPr>
          <w:t>10</w:t>
        </w:r>
        <w:r w:rsidR="00C71760">
          <w:rPr>
            <w:noProof/>
            <w:webHidden/>
          </w:rPr>
          <w:fldChar w:fldCharType="end"/>
        </w:r>
      </w:hyperlink>
    </w:p>
    <w:p w14:paraId="14A7FAD6" w14:textId="26676F0D" w:rsidR="00C71760" w:rsidRDefault="001D6844">
      <w:pPr>
        <w:pStyle w:val="TOC3"/>
        <w:rPr>
          <w:rFonts w:asciiTheme="minorHAnsi" w:eastAsiaTheme="minorEastAsia" w:hAnsiTheme="minorHAnsi" w:cstheme="minorBidi"/>
          <w:noProof/>
          <w:sz w:val="22"/>
          <w:szCs w:val="22"/>
        </w:rPr>
      </w:pPr>
      <w:hyperlink w:anchor="_Toc99761470" w:history="1">
        <w:r w:rsidR="00C71760" w:rsidRPr="00D73DDF">
          <w:rPr>
            <w:rStyle w:val="Hyperlink"/>
            <w:noProof/>
          </w:rPr>
          <w:t>2.6.5.</w:t>
        </w:r>
        <w:r w:rsidR="00C71760">
          <w:rPr>
            <w:rFonts w:asciiTheme="minorHAnsi" w:eastAsiaTheme="minorEastAsia" w:hAnsiTheme="minorHAnsi" w:cstheme="minorBidi"/>
            <w:noProof/>
            <w:sz w:val="22"/>
            <w:szCs w:val="22"/>
          </w:rPr>
          <w:tab/>
        </w:r>
        <w:r w:rsidR="00C71760" w:rsidRPr="00D73DDF">
          <w:rPr>
            <w:rStyle w:val="Hyperlink"/>
            <w:noProof/>
          </w:rPr>
          <w:t>Các công cụ Manual testing:</w:t>
        </w:r>
        <w:r w:rsidR="00C71760">
          <w:rPr>
            <w:noProof/>
            <w:webHidden/>
          </w:rPr>
          <w:tab/>
        </w:r>
        <w:r w:rsidR="00C71760">
          <w:rPr>
            <w:noProof/>
            <w:webHidden/>
          </w:rPr>
          <w:fldChar w:fldCharType="begin"/>
        </w:r>
        <w:r w:rsidR="00C71760">
          <w:rPr>
            <w:noProof/>
            <w:webHidden/>
          </w:rPr>
          <w:instrText xml:space="preserve"> PAGEREF _Toc99761470 \h </w:instrText>
        </w:r>
        <w:r w:rsidR="00C71760">
          <w:rPr>
            <w:noProof/>
            <w:webHidden/>
          </w:rPr>
        </w:r>
        <w:r w:rsidR="00C71760">
          <w:rPr>
            <w:noProof/>
            <w:webHidden/>
          </w:rPr>
          <w:fldChar w:fldCharType="separate"/>
        </w:r>
        <w:r w:rsidR="00C71760">
          <w:rPr>
            <w:noProof/>
            <w:webHidden/>
          </w:rPr>
          <w:t>10</w:t>
        </w:r>
        <w:r w:rsidR="00C71760">
          <w:rPr>
            <w:noProof/>
            <w:webHidden/>
          </w:rPr>
          <w:fldChar w:fldCharType="end"/>
        </w:r>
      </w:hyperlink>
    </w:p>
    <w:p w14:paraId="0B4E9C8B" w14:textId="010BFA15" w:rsidR="00C71760" w:rsidRDefault="001D6844">
      <w:pPr>
        <w:pStyle w:val="TOC1"/>
        <w:rPr>
          <w:rFonts w:asciiTheme="minorHAnsi" w:eastAsiaTheme="minorEastAsia" w:hAnsiTheme="minorHAnsi" w:cstheme="minorBidi"/>
          <w:b w:val="0"/>
          <w:bCs w:val="0"/>
          <w:smallCaps w:val="0"/>
          <w:noProof/>
          <w:sz w:val="22"/>
          <w:szCs w:val="22"/>
        </w:rPr>
      </w:pPr>
      <w:hyperlink w:anchor="_Toc99761471" w:history="1">
        <w:r w:rsidR="00C71760" w:rsidRPr="00D73DDF">
          <w:rPr>
            <w:rStyle w:val="Hyperlink"/>
            <w:noProof/>
          </w:rPr>
          <w:t>CHƯƠNG 3. CÔNG CỤ BIRD EAT BUGS</w:t>
        </w:r>
        <w:r w:rsidR="00C71760">
          <w:rPr>
            <w:noProof/>
            <w:webHidden/>
          </w:rPr>
          <w:tab/>
        </w:r>
        <w:r w:rsidR="00C71760">
          <w:rPr>
            <w:noProof/>
            <w:webHidden/>
          </w:rPr>
          <w:fldChar w:fldCharType="begin"/>
        </w:r>
        <w:r w:rsidR="00C71760">
          <w:rPr>
            <w:noProof/>
            <w:webHidden/>
          </w:rPr>
          <w:instrText xml:space="preserve"> PAGEREF _Toc99761471 \h </w:instrText>
        </w:r>
        <w:r w:rsidR="00C71760">
          <w:rPr>
            <w:noProof/>
            <w:webHidden/>
          </w:rPr>
        </w:r>
        <w:r w:rsidR="00C71760">
          <w:rPr>
            <w:noProof/>
            <w:webHidden/>
          </w:rPr>
          <w:fldChar w:fldCharType="separate"/>
        </w:r>
        <w:r w:rsidR="00C71760">
          <w:rPr>
            <w:noProof/>
            <w:webHidden/>
          </w:rPr>
          <w:t>11</w:t>
        </w:r>
        <w:r w:rsidR="00C71760">
          <w:rPr>
            <w:noProof/>
            <w:webHidden/>
          </w:rPr>
          <w:fldChar w:fldCharType="end"/>
        </w:r>
      </w:hyperlink>
    </w:p>
    <w:p w14:paraId="61D827D5" w14:textId="69B2F169" w:rsidR="00C71760" w:rsidRDefault="001D6844">
      <w:pPr>
        <w:pStyle w:val="TOC2"/>
        <w:rPr>
          <w:rFonts w:asciiTheme="minorHAnsi" w:eastAsiaTheme="minorEastAsia" w:hAnsiTheme="minorHAnsi" w:cstheme="minorBidi"/>
          <w:iCs w:val="0"/>
          <w:noProof/>
          <w:sz w:val="22"/>
          <w:szCs w:val="22"/>
        </w:rPr>
      </w:pPr>
      <w:hyperlink w:anchor="_Toc99761472" w:history="1">
        <w:r w:rsidR="00C71760" w:rsidRPr="00D73DDF">
          <w:rPr>
            <w:rStyle w:val="Hyperlink"/>
            <w:noProof/>
          </w:rPr>
          <w:t>3.1.</w:t>
        </w:r>
        <w:r w:rsidR="00C71760">
          <w:rPr>
            <w:rFonts w:asciiTheme="minorHAnsi" w:eastAsiaTheme="minorEastAsia" w:hAnsiTheme="minorHAnsi" w:cstheme="minorBidi"/>
            <w:iCs w:val="0"/>
            <w:noProof/>
            <w:sz w:val="22"/>
            <w:szCs w:val="22"/>
          </w:rPr>
          <w:tab/>
        </w:r>
        <w:r w:rsidR="00C71760" w:rsidRPr="00D73DDF">
          <w:rPr>
            <w:rStyle w:val="Hyperlink"/>
            <w:noProof/>
          </w:rPr>
          <w:t>Giới thiệu về công cụ:</w:t>
        </w:r>
        <w:r w:rsidR="00C71760">
          <w:rPr>
            <w:noProof/>
            <w:webHidden/>
          </w:rPr>
          <w:tab/>
        </w:r>
        <w:r w:rsidR="00C71760">
          <w:rPr>
            <w:noProof/>
            <w:webHidden/>
          </w:rPr>
          <w:fldChar w:fldCharType="begin"/>
        </w:r>
        <w:r w:rsidR="00C71760">
          <w:rPr>
            <w:noProof/>
            <w:webHidden/>
          </w:rPr>
          <w:instrText xml:space="preserve"> PAGEREF _Toc99761472 \h </w:instrText>
        </w:r>
        <w:r w:rsidR="00C71760">
          <w:rPr>
            <w:noProof/>
            <w:webHidden/>
          </w:rPr>
        </w:r>
        <w:r w:rsidR="00C71760">
          <w:rPr>
            <w:noProof/>
            <w:webHidden/>
          </w:rPr>
          <w:fldChar w:fldCharType="separate"/>
        </w:r>
        <w:r w:rsidR="00C71760">
          <w:rPr>
            <w:noProof/>
            <w:webHidden/>
          </w:rPr>
          <w:t>11</w:t>
        </w:r>
        <w:r w:rsidR="00C71760">
          <w:rPr>
            <w:noProof/>
            <w:webHidden/>
          </w:rPr>
          <w:fldChar w:fldCharType="end"/>
        </w:r>
      </w:hyperlink>
    </w:p>
    <w:p w14:paraId="3C7CFE15" w14:textId="318E95AB" w:rsidR="00C71760" w:rsidRDefault="001D6844">
      <w:pPr>
        <w:pStyle w:val="TOC3"/>
        <w:rPr>
          <w:rFonts w:asciiTheme="minorHAnsi" w:eastAsiaTheme="minorEastAsia" w:hAnsiTheme="minorHAnsi" w:cstheme="minorBidi"/>
          <w:noProof/>
          <w:sz w:val="22"/>
          <w:szCs w:val="22"/>
        </w:rPr>
      </w:pPr>
      <w:hyperlink w:anchor="_Toc99761473" w:history="1">
        <w:r w:rsidR="00C71760" w:rsidRPr="00D73DDF">
          <w:rPr>
            <w:rStyle w:val="Hyperlink"/>
            <w:noProof/>
          </w:rPr>
          <w:t>3.1.1.</w:t>
        </w:r>
        <w:r w:rsidR="00C71760">
          <w:rPr>
            <w:rFonts w:asciiTheme="minorHAnsi" w:eastAsiaTheme="minorEastAsia" w:hAnsiTheme="minorHAnsi" w:cstheme="minorBidi"/>
            <w:noProof/>
            <w:sz w:val="22"/>
            <w:szCs w:val="22"/>
          </w:rPr>
          <w:tab/>
        </w:r>
        <w:r w:rsidR="00C71760" w:rsidRPr="00D73DDF">
          <w:rPr>
            <w:rStyle w:val="Hyperlink"/>
            <w:noProof/>
          </w:rPr>
          <w:t>Mục 3.1.1</w:t>
        </w:r>
        <w:r w:rsidR="00C71760">
          <w:rPr>
            <w:noProof/>
            <w:webHidden/>
          </w:rPr>
          <w:tab/>
        </w:r>
        <w:r w:rsidR="00C71760">
          <w:rPr>
            <w:noProof/>
            <w:webHidden/>
          </w:rPr>
          <w:fldChar w:fldCharType="begin"/>
        </w:r>
        <w:r w:rsidR="00C71760">
          <w:rPr>
            <w:noProof/>
            <w:webHidden/>
          </w:rPr>
          <w:instrText xml:space="preserve"> PAGEREF _Toc99761473 \h </w:instrText>
        </w:r>
        <w:r w:rsidR="00C71760">
          <w:rPr>
            <w:noProof/>
            <w:webHidden/>
          </w:rPr>
        </w:r>
        <w:r w:rsidR="00C71760">
          <w:rPr>
            <w:noProof/>
            <w:webHidden/>
          </w:rPr>
          <w:fldChar w:fldCharType="separate"/>
        </w:r>
        <w:r w:rsidR="00C71760">
          <w:rPr>
            <w:noProof/>
            <w:webHidden/>
          </w:rPr>
          <w:t>11</w:t>
        </w:r>
        <w:r w:rsidR="00C71760">
          <w:rPr>
            <w:noProof/>
            <w:webHidden/>
          </w:rPr>
          <w:fldChar w:fldCharType="end"/>
        </w:r>
      </w:hyperlink>
    </w:p>
    <w:p w14:paraId="222C2E18" w14:textId="01A42EA2" w:rsidR="00C71760" w:rsidRDefault="001D6844">
      <w:pPr>
        <w:pStyle w:val="TOC3"/>
        <w:rPr>
          <w:rFonts w:asciiTheme="minorHAnsi" w:eastAsiaTheme="minorEastAsia" w:hAnsiTheme="minorHAnsi" w:cstheme="minorBidi"/>
          <w:noProof/>
          <w:sz w:val="22"/>
          <w:szCs w:val="22"/>
        </w:rPr>
      </w:pPr>
      <w:hyperlink w:anchor="_Toc99761474" w:history="1">
        <w:r w:rsidR="00C71760" w:rsidRPr="00D73DDF">
          <w:rPr>
            <w:rStyle w:val="Hyperlink"/>
            <w:noProof/>
          </w:rPr>
          <w:t>3.1.2.</w:t>
        </w:r>
        <w:r w:rsidR="00C71760">
          <w:rPr>
            <w:rFonts w:asciiTheme="minorHAnsi" w:eastAsiaTheme="minorEastAsia" w:hAnsiTheme="minorHAnsi" w:cstheme="minorBidi"/>
            <w:noProof/>
            <w:sz w:val="22"/>
            <w:szCs w:val="22"/>
          </w:rPr>
          <w:tab/>
        </w:r>
        <w:r w:rsidR="00C71760" w:rsidRPr="00D73DDF">
          <w:rPr>
            <w:rStyle w:val="Hyperlink"/>
            <w:noProof/>
          </w:rPr>
          <w:t>Mục 3.1.2</w:t>
        </w:r>
        <w:r w:rsidR="00C71760">
          <w:rPr>
            <w:noProof/>
            <w:webHidden/>
          </w:rPr>
          <w:tab/>
        </w:r>
        <w:r w:rsidR="00C71760">
          <w:rPr>
            <w:noProof/>
            <w:webHidden/>
          </w:rPr>
          <w:fldChar w:fldCharType="begin"/>
        </w:r>
        <w:r w:rsidR="00C71760">
          <w:rPr>
            <w:noProof/>
            <w:webHidden/>
          </w:rPr>
          <w:instrText xml:space="preserve"> PAGEREF _Toc99761474 \h </w:instrText>
        </w:r>
        <w:r w:rsidR="00C71760">
          <w:rPr>
            <w:noProof/>
            <w:webHidden/>
          </w:rPr>
        </w:r>
        <w:r w:rsidR="00C71760">
          <w:rPr>
            <w:noProof/>
            <w:webHidden/>
          </w:rPr>
          <w:fldChar w:fldCharType="separate"/>
        </w:r>
        <w:r w:rsidR="00C71760">
          <w:rPr>
            <w:noProof/>
            <w:webHidden/>
          </w:rPr>
          <w:t>11</w:t>
        </w:r>
        <w:r w:rsidR="00C71760">
          <w:rPr>
            <w:noProof/>
            <w:webHidden/>
          </w:rPr>
          <w:fldChar w:fldCharType="end"/>
        </w:r>
      </w:hyperlink>
    </w:p>
    <w:p w14:paraId="13F1069E" w14:textId="7137AF62" w:rsidR="00C71760" w:rsidRDefault="001D6844">
      <w:pPr>
        <w:pStyle w:val="TOC2"/>
        <w:rPr>
          <w:rFonts w:asciiTheme="minorHAnsi" w:eastAsiaTheme="minorEastAsia" w:hAnsiTheme="minorHAnsi" w:cstheme="minorBidi"/>
          <w:iCs w:val="0"/>
          <w:noProof/>
          <w:sz w:val="22"/>
          <w:szCs w:val="22"/>
        </w:rPr>
      </w:pPr>
      <w:hyperlink w:anchor="_Toc99761475" w:history="1">
        <w:r w:rsidR="00C71760" w:rsidRPr="00D73DDF">
          <w:rPr>
            <w:rStyle w:val="Hyperlink"/>
            <w:noProof/>
          </w:rPr>
          <w:t>3.2.</w:t>
        </w:r>
        <w:r w:rsidR="00C71760">
          <w:rPr>
            <w:rFonts w:asciiTheme="minorHAnsi" w:eastAsiaTheme="minorEastAsia" w:hAnsiTheme="minorHAnsi" w:cstheme="minorBidi"/>
            <w:iCs w:val="0"/>
            <w:noProof/>
            <w:sz w:val="22"/>
            <w:szCs w:val="22"/>
          </w:rPr>
          <w:tab/>
        </w:r>
        <w:r w:rsidR="00C71760" w:rsidRPr="00D73DDF">
          <w:rPr>
            <w:rStyle w:val="Hyperlink"/>
            <w:noProof/>
          </w:rPr>
          <w:t>Tìm hiểu và sử dụng:</w:t>
        </w:r>
        <w:r w:rsidR="00C71760">
          <w:rPr>
            <w:noProof/>
            <w:webHidden/>
          </w:rPr>
          <w:tab/>
        </w:r>
        <w:r w:rsidR="00C71760">
          <w:rPr>
            <w:noProof/>
            <w:webHidden/>
          </w:rPr>
          <w:fldChar w:fldCharType="begin"/>
        </w:r>
        <w:r w:rsidR="00C71760">
          <w:rPr>
            <w:noProof/>
            <w:webHidden/>
          </w:rPr>
          <w:instrText xml:space="preserve"> PAGEREF _Toc99761475 \h </w:instrText>
        </w:r>
        <w:r w:rsidR="00C71760">
          <w:rPr>
            <w:noProof/>
            <w:webHidden/>
          </w:rPr>
        </w:r>
        <w:r w:rsidR="00C71760">
          <w:rPr>
            <w:noProof/>
            <w:webHidden/>
          </w:rPr>
          <w:fldChar w:fldCharType="separate"/>
        </w:r>
        <w:r w:rsidR="00C71760">
          <w:rPr>
            <w:noProof/>
            <w:webHidden/>
          </w:rPr>
          <w:t>11</w:t>
        </w:r>
        <w:r w:rsidR="00C71760">
          <w:rPr>
            <w:noProof/>
            <w:webHidden/>
          </w:rPr>
          <w:fldChar w:fldCharType="end"/>
        </w:r>
      </w:hyperlink>
    </w:p>
    <w:p w14:paraId="2097A235" w14:textId="0F7A90DC" w:rsidR="00C71760" w:rsidRDefault="001D6844">
      <w:pPr>
        <w:pStyle w:val="TOC1"/>
        <w:rPr>
          <w:rFonts w:asciiTheme="minorHAnsi" w:eastAsiaTheme="minorEastAsia" w:hAnsiTheme="minorHAnsi" w:cstheme="minorBidi"/>
          <w:b w:val="0"/>
          <w:bCs w:val="0"/>
          <w:smallCaps w:val="0"/>
          <w:noProof/>
          <w:sz w:val="22"/>
          <w:szCs w:val="22"/>
        </w:rPr>
      </w:pPr>
      <w:hyperlink w:anchor="_Toc99761476" w:history="1">
        <w:r w:rsidR="00C71760" w:rsidRPr="00D73DDF">
          <w:rPr>
            <w:rStyle w:val="Hyperlink"/>
            <w:noProof/>
          </w:rPr>
          <w:t>CHƯơNG 4. PHÂN TÍCH HỆ THỐNG</w:t>
        </w:r>
        <w:r w:rsidR="00C71760">
          <w:rPr>
            <w:noProof/>
            <w:webHidden/>
          </w:rPr>
          <w:tab/>
        </w:r>
        <w:r w:rsidR="00C71760">
          <w:rPr>
            <w:noProof/>
            <w:webHidden/>
          </w:rPr>
          <w:fldChar w:fldCharType="begin"/>
        </w:r>
        <w:r w:rsidR="00C71760">
          <w:rPr>
            <w:noProof/>
            <w:webHidden/>
          </w:rPr>
          <w:instrText xml:space="preserve"> PAGEREF _Toc99761476 \h </w:instrText>
        </w:r>
        <w:r w:rsidR="00C71760">
          <w:rPr>
            <w:noProof/>
            <w:webHidden/>
          </w:rPr>
        </w:r>
        <w:r w:rsidR="00C71760">
          <w:rPr>
            <w:noProof/>
            <w:webHidden/>
          </w:rPr>
          <w:fldChar w:fldCharType="separate"/>
        </w:r>
        <w:r w:rsidR="00C71760">
          <w:rPr>
            <w:noProof/>
            <w:webHidden/>
          </w:rPr>
          <w:t>12</w:t>
        </w:r>
        <w:r w:rsidR="00C71760">
          <w:rPr>
            <w:noProof/>
            <w:webHidden/>
          </w:rPr>
          <w:fldChar w:fldCharType="end"/>
        </w:r>
      </w:hyperlink>
    </w:p>
    <w:p w14:paraId="743697AE" w14:textId="063C4F3B" w:rsidR="00C71760" w:rsidRDefault="001D6844">
      <w:pPr>
        <w:pStyle w:val="TOC2"/>
        <w:rPr>
          <w:rFonts w:asciiTheme="minorHAnsi" w:eastAsiaTheme="minorEastAsia" w:hAnsiTheme="minorHAnsi" w:cstheme="minorBidi"/>
          <w:iCs w:val="0"/>
          <w:noProof/>
          <w:sz w:val="22"/>
          <w:szCs w:val="22"/>
        </w:rPr>
      </w:pPr>
      <w:hyperlink w:anchor="_Toc99761477" w:history="1">
        <w:r w:rsidR="00C71760" w:rsidRPr="00D73DDF">
          <w:rPr>
            <w:rStyle w:val="Hyperlink"/>
            <w:noProof/>
          </w:rPr>
          <w:t>4.1.</w:t>
        </w:r>
        <w:r w:rsidR="00C71760">
          <w:rPr>
            <w:rFonts w:asciiTheme="minorHAnsi" w:eastAsiaTheme="minorEastAsia" w:hAnsiTheme="minorHAnsi" w:cstheme="minorBidi"/>
            <w:iCs w:val="0"/>
            <w:noProof/>
            <w:sz w:val="22"/>
            <w:szCs w:val="22"/>
          </w:rPr>
          <w:tab/>
        </w:r>
        <w:r w:rsidR="00C71760" w:rsidRPr="00D73DDF">
          <w:rPr>
            <w:rStyle w:val="Hyperlink"/>
            <w:noProof/>
          </w:rPr>
          <w:t>Tổng quan về hệ thống:</w:t>
        </w:r>
        <w:r w:rsidR="00C71760">
          <w:rPr>
            <w:noProof/>
            <w:webHidden/>
          </w:rPr>
          <w:tab/>
        </w:r>
        <w:r w:rsidR="00C71760">
          <w:rPr>
            <w:noProof/>
            <w:webHidden/>
          </w:rPr>
          <w:fldChar w:fldCharType="begin"/>
        </w:r>
        <w:r w:rsidR="00C71760">
          <w:rPr>
            <w:noProof/>
            <w:webHidden/>
          </w:rPr>
          <w:instrText xml:space="preserve"> PAGEREF _Toc99761477 \h </w:instrText>
        </w:r>
        <w:r w:rsidR="00C71760">
          <w:rPr>
            <w:noProof/>
            <w:webHidden/>
          </w:rPr>
        </w:r>
        <w:r w:rsidR="00C71760">
          <w:rPr>
            <w:noProof/>
            <w:webHidden/>
          </w:rPr>
          <w:fldChar w:fldCharType="separate"/>
        </w:r>
        <w:r w:rsidR="00C71760">
          <w:rPr>
            <w:noProof/>
            <w:webHidden/>
          </w:rPr>
          <w:t>12</w:t>
        </w:r>
        <w:r w:rsidR="00C71760">
          <w:rPr>
            <w:noProof/>
            <w:webHidden/>
          </w:rPr>
          <w:fldChar w:fldCharType="end"/>
        </w:r>
      </w:hyperlink>
    </w:p>
    <w:p w14:paraId="6D65D28A" w14:textId="7C3B1264" w:rsidR="00C71760" w:rsidRDefault="001D6844">
      <w:pPr>
        <w:pStyle w:val="TOC2"/>
        <w:rPr>
          <w:rFonts w:asciiTheme="minorHAnsi" w:eastAsiaTheme="minorEastAsia" w:hAnsiTheme="minorHAnsi" w:cstheme="minorBidi"/>
          <w:iCs w:val="0"/>
          <w:noProof/>
          <w:sz w:val="22"/>
          <w:szCs w:val="22"/>
        </w:rPr>
      </w:pPr>
      <w:hyperlink w:anchor="_Toc99761478" w:history="1">
        <w:r w:rsidR="00C71760" w:rsidRPr="00D73DDF">
          <w:rPr>
            <w:rStyle w:val="Hyperlink"/>
            <w:noProof/>
          </w:rPr>
          <w:t>4.2.</w:t>
        </w:r>
        <w:r w:rsidR="00C71760">
          <w:rPr>
            <w:rFonts w:asciiTheme="minorHAnsi" w:eastAsiaTheme="minorEastAsia" w:hAnsiTheme="minorHAnsi" w:cstheme="minorBidi"/>
            <w:iCs w:val="0"/>
            <w:noProof/>
            <w:sz w:val="22"/>
            <w:szCs w:val="22"/>
          </w:rPr>
          <w:tab/>
        </w:r>
        <w:r w:rsidR="00C71760" w:rsidRPr="00D73DDF">
          <w:rPr>
            <w:rStyle w:val="Hyperlink"/>
            <w:noProof/>
          </w:rPr>
          <w:t>Phân tích yêu cầu:</w:t>
        </w:r>
        <w:r w:rsidR="00C71760">
          <w:rPr>
            <w:noProof/>
            <w:webHidden/>
          </w:rPr>
          <w:tab/>
        </w:r>
        <w:r w:rsidR="00C71760">
          <w:rPr>
            <w:noProof/>
            <w:webHidden/>
          </w:rPr>
          <w:fldChar w:fldCharType="begin"/>
        </w:r>
        <w:r w:rsidR="00C71760">
          <w:rPr>
            <w:noProof/>
            <w:webHidden/>
          </w:rPr>
          <w:instrText xml:space="preserve"> PAGEREF _Toc99761478 \h </w:instrText>
        </w:r>
        <w:r w:rsidR="00C71760">
          <w:rPr>
            <w:noProof/>
            <w:webHidden/>
          </w:rPr>
        </w:r>
        <w:r w:rsidR="00C71760">
          <w:rPr>
            <w:noProof/>
            <w:webHidden/>
          </w:rPr>
          <w:fldChar w:fldCharType="separate"/>
        </w:r>
        <w:r w:rsidR="00C71760">
          <w:rPr>
            <w:noProof/>
            <w:webHidden/>
          </w:rPr>
          <w:t>12</w:t>
        </w:r>
        <w:r w:rsidR="00C71760">
          <w:rPr>
            <w:noProof/>
            <w:webHidden/>
          </w:rPr>
          <w:fldChar w:fldCharType="end"/>
        </w:r>
      </w:hyperlink>
    </w:p>
    <w:p w14:paraId="764ADA5C" w14:textId="2E8FFDB1" w:rsidR="00C71760" w:rsidRDefault="001D6844">
      <w:pPr>
        <w:pStyle w:val="TOC1"/>
        <w:rPr>
          <w:rFonts w:asciiTheme="minorHAnsi" w:eastAsiaTheme="minorEastAsia" w:hAnsiTheme="minorHAnsi" w:cstheme="minorBidi"/>
          <w:b w:val="0"/>
          <w:bCs w:val="0"/>
          <w:smallCaps w:val="0"/>
          <w:noProof/>
          <w:sz w:val="22"/>
          <w:szCs w:val="22"/>
        </w:rPr>
      </w:pPr>
      <w:hyperlink w:anchor="_Toc99761479" w:history="1">
        <w:r w:rsidR="00C71760" w:rsidRPr="00D73DDF">
          <w:rPr>
            <w:rStyle w:val="Hyperlink"/>
            <w:noProof/>
          </w:rPr>
          <w:t>KẾT LUẬN VÀ HƯỚNG PHÁT TRIỂN</w:t>
        </w:r>
        <w:r w:rsidR="00C71760">
          <w:rPr>
            <w:noProof/>
            <w:webHidden/>
          </w:rPr>
          <w:tab/>
        </w:r>
        <w:r w:rsidR="00C71760">
          <w:rPr>
            <w:noProof/>
            <w:webHidden/>
          </w:rPr>
          <w:fldChar w:fldCharType="begin"/>
        </w:r>
        <w:r w:rsidR="00C71760">
          <w:rPr>
            <w:noProof/>
            <w:webHidden/>
          </w:rPr>
          <w:instrText xml:space="preserve"> PAGEREF _Toc99761479 \h </w:instrText>
        </w:r>
        <w:r w:rsidR="00C71760">
          <w:rPr>
            <w:noProof/>
            <w:webHidden/>
          </w:rPr>
        </w:r>
        <w:r w:rsidR="00C71760">
          <w:rPr>
            <w:noProof/>
            <w:webHidden/>
          </w:rPr>
          <w:fldChar w:fldCharType="separate"/>
        </w:r>
        <w:r w:rsidR="00C71760">
          <w:rPr>
            <w:noProof/>
            <w:webHidden/>
          </w:rPr>
          <w:t>13</w:t>
        </w:r>
        <w:r w:rsidR="00C71760">
          <w:rPr>
            <w:noProof/>
            <w:webHidden/>
          </w:rPr>
          <w:fldChar w:fldCharType="end"/>
        </w:r>
      </w:hyperlink>
    </w:p>
    <w:p w14:paraId="30A800B8" w14:textId="6564DAA2" w:rsidR="00C71760" w:rsidRDefault="001D6844">
      <w:pPr>
        <w:pStyle w:val="TOC1"/>
        <w:rPr>
          <w:rFonts w:asciiTheme="minorHAnsi" w:eastAsiaTheme="minorEastAsia" w:hAnsiTheme="minorHAnsi" w:cstheme="minorBidi"/>
          <w:b w:val="0"/>
          <w:bCs w:val="0"/>
          <w:smallCaps w:val="0"/>
          <w:noProof/>
          <w:sz w:val="22"/>
          <w:szCs w:val="22"/>
        </w:rPr>
      </w:pPr>
      <w:hyperlink w:anchor="_Toc99761480" w:history="1">
        <w:r w:rsidR="00C71760" w:rsidRPr="00D73DDF">
          <w:rPr>
            <w:rStyle w:val="Hyperlink"/>
            <w:noProof/>
          </w:rPr>
          <w:t>TÀI LIỆU THAM KHẢO</w:t>
        </w:r>
        <w:r w:rsidR="00C71760">
          <w:rPr>
            <w:noProof/>
            <w:webHidden/>
          </w:rPr>
          <w:tab/>
        </w:r>
        <w:r w:rsidR="00C71760">
          <w:rPr>
            <w:noProof/>
            <w:webHidden/>
          </w:rPr>
          <w:fldChar w:fldCharType="begin"/>
        </w:r>
        <w:r w:rsidR="00C71760">
          <w:rPr>
            <w:noProof/>
            <w:webHidden/>
          </w:rPr>
          <w:instrText xml:space="preserve"> PAGEREF _Toc99761480 \h </w:instrText>
        </w:r>
        <w:r w:rsidR="00C71760">
          <w:rPr>
            <w:noProof/>
            <w:webHidden/>
          </w:rPr>
        </w:r>
        <w:r w:rsidR="00C71760">
          <w:rPr>
            <w:noProof/>
            <w:webHidden/>
          </w:rPr>
          <w:fldChar w:fldCharType="separate"/>
        </w:r>
        <w:r w:rsidR="00C71760">
          <w:rPr>
            <w:noProof/>
            <w:webHidden/>
          </w:rPr>
          <w:t>14</w:t>
        </w:r>
        <w:r w:rsidR="00C71760">
          <w:rPr>
            <w:noProof/>
            <w:webHidden/>
          </w:rPr>
          <w:fldChar w:fldCharType="end"/>
        </w:r>
      </w:hyperlink>
    </w:p>
    <w:p w14:paraId="38307214" w14:textId="50441DE0" w:rsidR="00C71760" w:rsidRDefault="001D6844">
      <w:pPr>
        <w:pStyle w:val="TOC1"/>
        <w:rPr>
          <w:rFonts w:asciiTheme="minorHAnsi" w:eastAsiaTheme="minorEastAsia" w:hAnsiTheme="minorHAnsi" w:cstheme="minorBidi"/>
          <w:b w:val="0"/>
          <w:bCs w:val="0"/>
          <w:smallCaps w:val="0"/>
          <w:noProof/>
          <w:sz w:val="22"/>
          <w:szCs w:val="22"/>
        </w:rPr>
      </w:pPr>
      <w:hyperlink w:anchor="_Toc99761481" w:history="1">
        <w:r w:rsidR="00C71760" w:rsidRPr="00D73DDF">
          <w:rPr>
            <w:rStyle w:val="Hyperlink"/>
            <w:noProof/>
          </w:rPr>
          <w:t>PHỤ LỤC</w:t>
        </w:r>
        <w:r w:rsidR="00C71760">
          <w:rPr>
            <w:noProof/>
            <w:webHidden/>
          </w:rPr>
          <w:tab/>
        </w:r>
        <w:r w:rsidR="00C71760">
          <w:rPr>
            <w:noProof/>
            <w:webHidden/>
          </w:rPr>
          <w:fldChar w:fldCharType="begin"/>
        </w:r>
        <w:r w:rsidR="00C71760">
          <w:rPr>
            <w:noProof/>
            <w:webHidden/>
          </w:rPr>
          <w:instrText xml:space="preserve"> PAGEREF _Toc99761481 \h </w:instrText>
        </w:r>
        <w:r w:rsidR="00C71760">
          <w:rPr>
            <w:noProof/>
            <w:webHidden/>
          </w:rPr>
        </w:r>
        <w:r w:rsidR="00C71760">
          <w:rPr>
            <w:noProof/>
            <w:webHidden/>
          </w:rPr>
          <w:fldChar w:fldCharType="separate"/>
        </w:r>
        <w:r w:rsidR="00C71760">
          <w:rPr>
            <w:noProof/>
            <w:webHidden/>
          </w:rPr>
          <w:t>15</w:t>
        </w:r>
        <w:r w:rsidR="00C71760">
          <w:rPr>
            <w:noProof/>
            <w:webHidden/>
          </w:rPr>
          <w:fldChar w:fldCharType="end"/>
        </w:r>
      </w:hyperlink>
    </w:p>
    <w:p w14:paraId="1E5F2D85" w14:textId="30440640"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5" w:name="_Toc342760181"/>
      <w:r>
        <w:rPr>
          <w:sz w:val="28"/>
        </w:rPr>
        <w:br w:type="page"/>
      </w:r>
    </w:p>
    <w:p w14:paraId="01E42120" w14:textId="77777777" w:rsidR="00122C88" w:rsidRPr="00032372" w:rsidRDefault="00122C88" w:rsidP="00BC2AA4">
      <w:pPr>
        <w:pStyle w:val="Heading1"/>
      </w:pPr>
      <w:bookmarkStart w:id="16" w:name="_Toc99761440"/>
      <w:r w:rsidRPr="00032372">
        <w:lastRenderedPageBreak/>
        <w:t>DANH MỤC HÌNH ẢNH</w:t>
      </w:r>
      <w:bookmarkEnd w:id="15"/>
      <w:bookmarkEnd w:id="16"/>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1D6844">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BC2AA4">
      <w:pPr>
        <w:pStyle w:val="Heading1"/>
      </w:pPr>
      <w:bookmarkStart w:id="17" w:name="_Toc342760182"/>
      <w:bookmarkStart w:id="18" w:name="_Toc99761441"/>
      <w:r w:rsidRPr="00701F40">
        <w:lastRenderedPageBreak/>
        <w:t>DANH MỤC BẢNG BIỂU</w:t>
      </w:r>
      <w:bookmarkEnd w:id="17"/>
      <w:bookmarkEnd w:id="18"/>
    </w:p>
    <w:p w14:paraId="74E8A94F" w14:textId="1E947FBC"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C71760">
          <w:rPr>
            <w:noProof/>
            <w:webHidden/>
          </w:rPr>
          <w:t>12</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4853814F" w:rsidR="008378A0" w:rsidRPr="00701F40" w:rsidRDefault="008378A0" w:rsidP="00BC2AA4">
      <w:pPr>
        <w:pStyle w:val="Heading1"/>
      </w:pPr>
      <w:bookmarkStart w:id="19" w:name="_Toc342760183"/>
      <w:bookmarkStart w:id="20" w:name="_Toc99761442"/>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BC2AA4">
        <w:rPr>
          <w:rStyle w:val="EndnoteReference"/>
        </w:rPr>
        <w:endnoteReference w:id="1"/>
      </w:r>
      <w:r w:rsidR="004B1CF8" w:rsidRPr="00701F40">
        <w:t xml:space="preserve"> </w:t>
      </w:r>
      <w:r w:rsidRPr="00701F40">
        <w:t>TẮT</w:t>
      </w:r>
      <w:bookmarkEnd w:id="19"/>
      <w:bookmarkEnd w:id="20"/>
    </w:p>
    <w:p w14:paraId="3ADD26EB" w14:textId="67F93289" w:rsidR="00DD0BF2" w:rsidRDefault="00DD0BF2" w:rsidP="004804D9">
      <w:pPr>
        <w:tabs>
          <w:tab w:val="left" w:pos="1560"/>
        </w:tabs>
        <w:ind w:left="360" w:firstLine="0"/>
        <w:jc w:val="left"/>
        <w:rPr>
          <w:bCs/>
          <w:kern w:val="32"/>
        </w:rPr>
      </w:pPr>
      <w:bookmarkStart w:id="21" w:name="OLE_LINK5"/>
      <w:bookmarkStart w:id="22" w:name="OLE_LINK6"/>
      <w:bookmarkStart w:id="23" w:name="_Hlk71471991"/>
      <w:bookmarkStart w:id="24"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21"/>
    <w:bookmarkEnd w:id="22"/>
    <w:bookmarkEnd w:id="23"/>
    <w:bookmarkEnd w:id="24"/>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5" w:name="_Toc339315370"/>
      <w:bookmarkStart w:id="26"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BC2AA4">
      <w:pPr>
        <w:pStyle w:val="Heading1"/>
        <w:rPr>
          <w:szCs w:val="28"/>
          <w:lang w:val="de-DE"/>
        </w:rPr>
      </w:pPr>
      <w:bookmarkStart w:id="27" w:name="_Toc339315372"/>
      <w:bookmarkStart w:id="28" w:name="_Toc342760186"/>
      <w:bookmarkStart w:id="29" w:name="_Toc99761443"/>
      <w:bookmarkEnd w:id="25"/>
      <w:bookmarkEnd w:id="26"/>
      <w:r w:rsidRPr="00701F40">
        <w:rPr>
          <w:lang w:val="de-DE"/>
        </w:rPr>
        <w:lastRenderedPageBreak/>
        <w:t>LỜI MỞ ĐẦU</w:t>
      </w:r>
      <w:bookmarkEnd w:id="27"/>
      <w:bookmarkEnd w:id="28"/>
      <w:bookmarkEnd w:id="29"/>
    </w:p>
    <w:p w14:paraId="3C624DAC" w14:textId="568797CE" w:rsidR="00055968" w:rsidRPr="00701F40" w:rsidRDefault="00044523" w:rsidP="00A22C7A">
      <w:pPr>
        <w:pStyle w:val="ListParagraph"/>
        <w:numPr>
          <w:ilvl w:val="0"/>
          <w:numId w:val="14"/>
        </w:numPr>
        <w:spacing w:before="120" w:after="120" w:line="336" w:lineRule="auto"/>
        <w:ind w:left="284" w:hanging="284"/>
        <w:rPr>
          <w:b/>
          <w:szCs w:val="26"/>
          <w:lang w:val="de-DE"/>
        </w:rPr>
      </w:pPr>
      <w:r>
        <w:rPr>
          <w:b/>
          <w:szCs w:val="26"/>
          <w:lang w:val="de-DE"/>
        </w:rPr>
        <w:t>Sự cần thiết của đề tài</w:t>
      </w:r>
    </w:p>
    <w:p w14:paraId="1FDAFA01" w14:textId="0C095F11" w:rsidR="00B5666E" w:rsidRDefault="005C7F28" w:rsidP="00BD6CAE">
      <w:pPr>
        <w:pStyle w:val="Nomal-"/>
        <w:numPr>
          <w:ilvl w:val="0"/>
          <w:numId w:val="0"/>
        </w:numPr>
        <w:ind w:firstLine="720"/>
        <w:pPrChange w:id="30" w:author="nhamct" w:date="2022-04-20T13:49:00Z">
          <w:pPr>
            <w:pStyle w:val="Nomal-"/>
            <w:numPr>
              <w:numId w:val="0"/>
            </w:numPr>
            <w:tabs>
              <w:tab w:val="clear" w:pos="717"/>
            </w:tabs>
            <w:ind w:firstLine="0"/>
          </w:pPr>
        </w:pPrChange>
      </w:pPr>
      <w:r>
        <w:t xml:space="preserve">Trong thời kì chạy đua công nghệ như hiện nay, ngành Công nghệ Phần mềm đang là một trong những ngành </w:t>
      </w:r>
      <w:r w:rsidR="00E07BB0">
        <w:t>có sự phát triển nhảy vọt.</w:t>
      </w:r>
      <w:r w:rsidR="00044523">
        <w:t xml:space="preserve"> Với sự phát triển không ngừng của các thiết bị điện tử ngày nay, ngành nghề này đang ngày một trở nên quen thuộc cũng như gần gũi với cuộc sống của chúng ta hơn bao giờ hết </w:t>
      </w:r>
      <w:r w:rsidR="008040D6">
        <w:t xml:space="preserve">và đòi hỏi chất lượng ngày một nâng cao. Chính vì vậy cùng với sự phát triển không ngừng nghỉ đó, kiểm thử phần mềm là một khâu không thể thiếu trong quá trình đến sự thành công của dự án. </w:t>
      </w:r>
    </w:p>
    <w:p w14:paraId="5E90D887" w14:textId="1A28A883" w:rsidR="008040D6" w:rsidRDefault="004C36EE" w:rsidP="00BD6CAE">
      <w:pPr>
        <w:pStyle w:val="Nomal-"/>
        <w:numPr>
          <w:ilvl w:val="0"/>
          <w:numId w:val="0"/>
        </w:numPr>
        <w:ind w:firstLine="720"/>
        <w:rPr>
          <w:ins w:id="31" w:author="nhamct" w:date="2022-04-20T13:51:00Z"/>
        </w:rPr>
      </w:pPr>
      <w:r>
        <w:t>Hầu như bất kì thiết bị hay ứng dụng nào cũng đều phải trải qua một quá trình lập trình và được kiểm thử bởi tester trước khi sản phẩm đến tay người dùng. Đó là một trong những công đoạn mà không một đội ngũ kỹ thuật</w:t>
      </w:r>
      <w:del w:id="32" w:author="nhamct" w:date="2022-04-20T13:50:00Z">
        <w:r w:rsidDel="00333EE4">
          <w:delText>, lập trình viên</w:delText>
        </w:r>
      </w:del>
      <w:r>
        <w:t xml:space="preserve"> nào có thể bỏ qua. </w:t>
      </w:r>
      <w:r w:rsidR="00F7495D">
        <w:t xml:space="preserve">Việc kiểm thử phần mềm </w:t>
      </w:r>
      <w:del w:id="33" w:author="nhamct" w:date="2022-04-20T13:50:00Z">
        <w:r w:rsidR="00F7495D" w:rsidDel="00333EE4">
          <w:delText xml:space="preserve">sẽ giúp đánh giá được hiệu quả chức năng của một ứng dụng phần mềm </w:delText>
        </w:r>
      </w:del>
      <w:r w:rsidR="00F7495D">
        <w:t>nhằm mục đích phát hiện những lỗi sai, hay rủi ro, nguy cơ tìm ẩn, ảnh hưởng đến danh tiếng, giúp phần mềm đáp ứng được những yêu cầu thiết yếu cụ thể để bảo đảm an toàn chất lượng sản phẩm. Một sản phẩm sau khi trải qua kiểm thử sẽ đảm bảo được độ tin cậy, uy tín, tính bảo mật, hiệu suất cao cũng như giúp tiết kiệm thời gian và chi phí cho khách hàng và người sử dụng.</w:t>
      </w:r>
    </w:p>
    <w:p w14:paraId="24D5592C" w14:textId="7B757805" w:rsidR="00333EE4" w:rsidRDefault="00774289" w:rsidP="00BD6CAE">
      <w:pPr>
        <w:pStyle w:val="Nomal-"/>
        <w:numPr>
          <w:ilvl w:val="0"/>
          <w:numId w:val="0"/>
        </w:numPr>
        <w:ind w:firstLine="720"/>
        <w:pPrChange w:id="34" w:author="nhamct" w:date="2022-04-20T13:49:00Z">
          <w:pPr>
            <w:pStyle w:val="Nomal-"/>
            <w:numPr>
              <w:numId w:val="0"/>
            </w:numPr>
            <w:tabs>
              <w:tab w:val="clear" w:pos="717"/>
            </w:tabs>
            <w:ind w:firstLine="0"/>
          </w:pPr>
        </w:pPrChange>
      </w:pPr>
      <w:ins w:id="35" w:author="nhamct" w:date="2022-04-20T13:51:00Z">
        <w:r>
          <w:t>Đoạn cuối nói một cách tổng quát về đề tài và nêu tên đề tại.</w:t>
        </w:r>
      </w:ins>
    </w:p>
    <w:p w14:paraId="59AC6E68" w14:textId="10A80DDE" w:rsidR="00F7495D" w:rsidRDefault="00F7495D" w:rsidP="00BD6CAE">
      <w:pPr>
        <w:pStyle w:val="Nomal-"/>
        <w:numPr>
          <w:ilvl w:val="0"/>
          <w:numId w:val="0"/>
        </w:numPr>
        <w:ind w:firstLine="720"/>
        <w:pPrChange w:id="36" w:author="nhamct" w:date="2022-04-20T13:49:00Z">
          <w:pPr>
            <w:pStyle w:val="Nomal-"/>
            <w:numPr>
              <w:numId w:val="0"/>
            </w:numPr>
            <w:tabs>
              <w:tab w:val="clear" w:pos="717"/>
            </w:tabs>
            <w:ind w:firstLine="0"/>
          </w:pPr>
        </w:pPrChange>
      </w:pPr>
      <w:r w:rsidRPr="00333EE4">
        <w:rPr>
          <w:highlight w:val="yellow"/>
          <w:rPrChange w:id="37" w:author="nhamct" w:date="2022-04-20T13:51:00Z">
            <w:rPr/>
          </w:rPrChange>
        </w:rPr>
        <w:t xml:space="preserve">Với mong muốn có cái nhìn xác thực hơn, rõ </w:t>
      </w:r>
      <w:r w:rsidR="007236E9" w:rsidRPr="00333EE4">
        <w:rPr>
          <w:highlight w:val="yellow"/>
          <w:rPrChange w:id="38" w:author="nhamct" w:date="2022-04-20T13:51:00Z">
            <w:rPr/>
          </w:rPrChange>
        </w:rPr>
        <w:t>rà</w:t>
      </w:r>
      <w:r w:rsidRPr="00333EE4">
        <w:rPr>
          <w:highlight w:val="yellow"/>
          <w:rPrChange w:id="39" w:author="nhamct" w:date="2022-04-20T13:51:00Z">
            <w:rPr/>
          </w:rPrChange>
        </w:rPr>
        <w:t xml:space="preserve">ng hơn về quy trình kiểm thử phần mềm, đảm bảo chất lượng phần mềm và tiếp cận với các công cụ hỗ trợ kiểm thử, giải quyết phần nào vấn đề về tiết kiệm thời gian, kinh phí trong việc tìm kiếm lỗi, quản lý lỗi khi tiến hành kiểm thử, đồng thời rèn ký năng làm việc, tạo tiền đề định hướng cho tương lai sau khi ra trường. </w:t>
      </w:r>
      <w:del w:id="40" w:author="nhamct" w:date="2022-04-20T13:50:00Z">
        <w:r w:rsidR="007236E9" w:rsidRPr="00333EE4" w:rsidDel="00333EE4">
          <w:rPr>
            <w:highlight w:val="yellow"/>
            <w:rPrChange w:id="41" w:author="nhamct" w:date="2022-04-20T13:51:00Z">
              <w:rPr/>
            </w:rPrChange>
          </w:rPr>
          <w:delText>Cuối</w:delText>
        </w:r>
        <w:r w:rsidR="007236E9" w:rsidDel="00333EE4">
          <w:delText xml:space="preserve"> cùng em xin được đưa ra ra đề tài </w:delText>
        </w:r>
      </w:del>
    </w:p>
    <w:p w14:paraId="3311B9E4" w14:textId="77777777" w:rsidR="00F7495D" w:rsidRDefault="00F7495D" w:rsidP="004F1EDF">
      <w:pPr>
        <w:pStyle w:val="Nomal-"/>
        <w:numPr>
          <w:ilvl w:val="0"/>
          <w:numId w:val="0"/>
        </w:numPr>
        <w:ind w:left="717"/>
      </w:pPr>
    </w:p>
    <w:p w14:paraId="2EB5B3C8" w14:textId="0FFC6CFD" w:rsidR="00055968" w:rsidRDefault="00055968" w:rsidP="00A22C7A">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794C982C" w14:textId="07D042DC" w:rsidR="00E123BA" w:rsidRDefault="00E123BA" w:rsidP="00E123BA">
      <w:pPr>
        <w:spacing w:after="120" w:line="336" w:lineRule="auto"/>
        <w:rPr>
          <w:lang w:val="de-DE"/>
        </w:rPr>
      </w:pPr>
      <w:r>
        <w:rPr>
          <w:lang w:val="de-DE"/>
        </w:rPr>
        <w:lastRenderedPageBreak/>
        <w:t xml:space="preserve">Tìm hiểu cơ sở lý thuyết về kiểm thử phần mềm, các công cụ hỗ trợ trong quá trình kiểm thử và ứng dụng để kiểm thử một số chức năng của </w:t>
      </w:r>
      <w:del w:id="42" w:author="nhamct" w:date="2022-04-20T13:52:00Z">
        <w:r w:rsidDel="00774289">
          <w:rPr>
            <w:lang w:val="de-DE"/>
          </w:rPr>
          <w:delText xml:space="preserve">trang </w:delText>
        </w:r>
      </w:del>
      <w:r>
        <w:rPr>
          <w:lang w:val="de-DE"/>
        </w:rPr>
        <w:t>web</w:t>
      </w:r>
      <w:ins w:id="43" w:author="nhamct" w:date="2022-04-20T13:52:00Z">
        <w:r w:rsidR="00774289">
          <w:rPr>
            <w:lang w:val="de-DE"/>
          </w:rPr>
          <w:t>site quản lý nhân sự</w:t>
        </w:r>
      </w:ins>
      <w:r>
        <w:rPr>
          <w:lang w:val="de-DE"/>
        </w:rPr>
        <w:t>. Cụ thể như sau:</w:t>
      </w:r>
    </w:p>
    <w:p w14:paraId="38B0C1B3" w14:textId="7D4AD9C5" w:rsidR="00E123BA" w:rsidRPr="001F5B55" w:rsidRDefault="00E123BA" w:rsidP="00A22C7A">
      <w:pPr>
        <w:pStyle w:val="ListParagraph"/>
        <w:numPr>
          <w:ilvl w:val="0"/>
          <w:numId w:val="23"/>
        </w:numPr>
        <w:spacing w:after="120" w:line="336" w:lineRule="auto"/>
        <w:rPr>
          <w:lang w:val="de-DE"/>
        </w:rPr>
      </w:pPr>
      <w:r w:rsidRPr="001F5B55">
        <w:rPr>
          <w:lang w:val="de-DE"/>
        </w:rPr>
        <w:t>Nắm được tổng quan về quá trình kiểm thử.</w:t>
      </w:r>
    </w:p>
    <w:p w14:paraId="446AED30" w14:textId="3A556691" w:rsidR="00E123BA" w:rsidRPr="001F5B55" w:rsidRDefault="00E123BA" w:rsidP="00A22C7A">
      <w:pPr>
        <w:pStyle w:val="ListParagraph"/>
        <w:numPr>
          <w:ilvl w:val="0"/>
          <w:numId w:val="23"/>
        </w:numPr>
        <w:spacing w:after="120" w:line="336" w:lineRule="auto"/>
        <w:rPr>
          <w:lang w:val="de-DE"/>
        </w:rPr>
      </w:pPr>
      <w:r w:rsidRPr="001F5B55">
        <w:rPr>
          <w:lang w:val="de-DE"/>
        </w:rPr>
        <w:t xml:space="preserve">Hiểu được tầm quan trong, mục đích, vai trò kiểm thử phần mềm. </w:t>
      </w:r>
    </w:p>
    <w:p w14:paraId="013DB79A" w14:textId="320EE39F" w:rsidR="00E123BA" w:rsidRPr="001F5B55" w:rsidRDefault="00E123BA" w:rsidP="00A22C7A">
      <w:pPr>
        <w:pStyle w:val="ListParagraph"/>
        <w:numPr>
          <w:ilvl w:val="0"/>
          <w:numId w:val="23"/>
        </w:numPr>
        <w:spacing w:after="120" w:line="336" w:lineRule="auto"/>
        <w:rPr>
          <w:lang w:val="de-DE"/>
        </w:rPr>
      </w:pPr>
      <w:r w:rsidRPr="001F5B55">
        <w:rPr>
          <w:lang w:val="de-DE"/>
        </w:rPr>
        <w:t>Tìm hiểu về các cấp độ, các nguyên tắc, các phương pháp, kỹ thuật kiểm thử phần mềm.</w:t>
      </w:r>
    </w:p>
    <w:p w14:paraId="003F05F6" w14:textId="4EBC99B8" w:rsidR="00290306" w:rsidRPr="001F5B55" w:rsidRDefault="00290306" w:rsidP="00A22C7A">
      <w:pPr>
        <w:pStyle w:val="ListParagraph"/>
        <w:numPr>
          <w:ilvl w:val="0"/>
          <w:numId w:val="23"/>
        </w:numPr>
        <w:spacing w:after="120" w:line="336" w:lineRule="auto"/>
        <w:rPr>
          <w:lang w:val="de-DE"/>
        </w:rPr>
      </w:pPr>
      <w:r w:rsidRPr="001F5B55">
        <w:rPr>
          <w:lang w:val="de-DE"/>
        </w:rPr>
        <w:t>Biết sử dụng và ứng dụng công cụ hỗ trợ kiểm thử.</w:t>
      </w:r>
    </w:p>
    <w:p w14:paraId="3461FB2A" w14:textId="05D33EEB" w:rsidR="00290306" w:rsidRPr="001F5B55" w:rsidRDefault="00290306" w:rsidP="00A22C7A">
      <w:pPr>
        <w:pStyle w:val="ListParagraph"/>
        <w:numPr>
          <w:ilvl w:val="0"/>
          <w:numId w:val="23"/>
        </w:numPr>
        <w:spacing w:after="120" w:line="336" w:lineRule="auto"/>
        <w:rPr>
          <w:lang w:val="de-DE"/>
        </w:rPr>
      </w:pPr>
      <w:r w:rsidRPr="001F5B55">
        <w:rPr>
          <w:lang w:val="de-DE"/>
        </w:rPr>
        <w:t>Áp dụng tiến hành kiểm thử chức năng, hiệu năng trên website cụ thể.</w:t>
      </w:r>
    </w:p>
    <w:p w14:paraId="0BE12789" w14:textId="00D5BA65" w:rsidR="00D335F0" w:rsidRDefault="00D335F0" w:rsidP="00A22C7A">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225C640C" w14:textId="59894359" w:rsidR="00290306" w:rsidRPr="00290306" w:rsidRDefault="00290306" w:rsidP="00290306">
      <w:pPr>
        <w:spacing w:after="120" w:line="336" w:lineRule="auto"/>
        <w:rPr>
          <w:lang w:val="de-DE"/>
        </w:rPr>
      </w:pPr>
      <w:r>
        <w:rPr>
          <w:lang w:val="de-DE"/>
        </w:rPr>
        <w:t>Nghiên cứu tổng quan về kiểm thử phần mềm và các kỹ thuật kiểm thử từ đó áp dụng và kiểm thử trang web, tìm hiểu công cụ hỗ trợ kiểm thử.</w:t>
      </w:r>
    </w:p>
    <w:p w14:paraId="0DD9E77B" w14:textId="0E8473BD" w:rsidR="00D335F0" w:rsidRPr="00290306" w:rsidRDefault="00D335F0" w:rsidP="00A22C7A">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0A58C319" w14:textId="5F273237" w:rsidR="00290306" w:rsidRPr="00290306" w:rsidRDefault="00774289" w:rsidP="00290306">
      <w:pPr>
        <w:spacing w:after="120" w:line="336" w:lineRule="auto"/>
        <w:rPr>
          <w:rFonts w:eastAsiaTheme="minorHAnsi"/>
        </w:rPr>
      </w:pPr>
      <w:ins w:id="44" w:author="nhamct" w:date="2022-04-20T13:52:00Z">
        <w:r>
          <w:rPr>
            <w:rFonts w:eastAsiaTheme="minorHAnsi"/>
          </w:rPr>
          <w:t>Chưa có nội dung</w:t>
        </w:r>
      </w:ins>
    </w:p>
    <w:p w14:paraId="641BDE76" w14:textId="77777777" w:rsidR="00055968" w:rsidRPr="00D335F0" w:rsidRDefault="00055968" w:rsidP="00A22C7A">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7FCC03F6" w14:textId="383B719E" w:rsidR="00055968" w:rsidRPr="00701F40" w:rsidRDefault="00FA287A" w:rsidP="00162A00">
      <w:pPr>
        <w:pStyle w:val="BINHTHUONG"/>
        <w:ind w:firstLine="720"/>
        <w:rPr>
          <w:rFonts w:eastAsiaTheme="minorHAnsi"/>
          <w:lang w:val="de-DE"/>
        </w:rPr>
      </w:pPr>
      <w:bookmarkStart w:id="45" w:name="_Hlk70968157"/>
      <w:r>
        <w:rPr>
          <w:rFonts w:eastAsiaTheme="minorHAnsi"/>
          <w:lang w:val="de-DE"/>
        </w:rPr>
        <w:t>Đ</w:t>
      </w:r>
      <w:r w:rsidR="00055968" w:rsidRPr="00701F40">
        <w:rPr>
          <w:rFonts w:eastAsiaTheme="minorHAnsi"/>
          <w:lang w:val="de-DE"/>
        </w:rPr>
        <w:t xml:space="preserve">ề tài </w:t>
      </w:r>
      <w:r w:rsidR="0039407A" w:rsidRPr="00701F40">
        <w:rPr>
          <w:rFonts w:eastAsiaTheme="minorHAnsi"/>
          <w:lang w:val="de-DE"/>
        </w:rPr>
        <w:t xml:space="preserve">được tổ chức </w:t>
      </w:r>
      <w:r w:rsidR="00B00B9A">
        <w:rPr>
          <w:rFonts w:eastAsiaTheme="minorHAnsi"/>
          <w:lang w:val="de-DE"/>
        </w:rPr>
        <w:t xml:space="preserve">gồm phần mở đầu, </w:t>
      </w:r>
      <w:r w:rsidR="00F84111" w:rsidRPr="00F84111">
        <w:rPr>
          <w:rFonts w:eastAsiaTheme="minorHAnsi"/>
          <w:highlight w:val="yellow"/>
          <w:lang w:val="de-DE"/>
        </w:rPr>
        <w:t>x</w:t>
      </w:r>
      <w:r w:rsidR="00055968" w:rsidRPr="00701F40">
        <w:rPr>
          <w:rFonts w:eastAsiaTheme="minorHAnsi"/>
          <w:lang w:val="de-DE"/>
        </w:rPr>
        <w:t xml:space="preserve"> chương</w:t>
      </w:r>
      <w:r>
        <w:rPr>
          <w:rFonts w:eastAsiaTheme="minorHAnsi"/>
          <w:lang w:val="de-DE"/>
        </w:rPr>
        <w:t xml:space="preserve"> </w:t>
      </w:r>
      <w:r w:rsidR="00B00B9A">
        <w:rPr>
          <w:rFonts w:eastAsiaTheme="minorHAnsi"/>
          <w:lang w:val="de-DE"/>
        </w:rPr>
        <w:t>nội dung và phần kết luận</w:t>
      </w:r>
      <w:bookmarkEnd w:id="45"/>
      <w:r w:rsidR="00164900">
        <w:rPr>
          <w:rFonts w:eastAsiaTheme="minorHAnsi"/>
          <w:lang w:val="de-DE"/>
        </w:rPr>
        <w:t>...</w:t>
      </w:r>
    </w:p>
    <w:p w14:paraId="1F6A7477" w14:textId="4C1580AC" w:rsidR="00B00B9A" w:rsidRPr="00B00B9A" w:rsidRDefault="00B00B9A" w:rsidP="00A618DD">
      <w:pPr>
        <w:pStyle w:val="Nomal-"/>
        <w:ind w:left="714" w:hanging="357"/>
        <w:rPr>
          <w:lang w:val="de-DE"/>
        </w:rPr>
      </w:pPr>
      <w:r>
        <w:rPr>
          <w:lang w:val="de-DE"/>
        </w:rPr>
        <w:t>Mở đầu</w:t>
      </w:r>
    </w:p>
    <w:p w14:paraId="50C0E91B" w14:textId="61B80E98" w:rsidR="00E35A67" w:rsidRPr="00701F40" w:rsidRDefault="009C08AF" w:rsidP="00A618DD">
      <w:pPr>
        <w:pStyle w:val="Nomal-"/>
        <w:ind w:left="714" w:hanging="357"/>
        <w:rPr>
          <w:lang w:val="de-DE"/>
        </w:rPr>
      </w:pPr>
      <w:r w:rsidRPr="00701F40">
        <w:rPr>
          <w:b/>
          <w:lang w:val="vi-VN"/>
        </w:rPr>
        <w:t>Chương 1</w:t>
      </w:r>
      <w:r w:rsidRPr="00701F40">
        <w:rPr>
          <w:lang w:val="vi-VN"/>
        </w:rPr>
        <w:t xml:space="preserve">: </w:t>
      </w:r>
      <w:r w:rsidR="001F5B55">
        <w:t>Tổng quan</w:t>
      </w:r>
    </w:p>
    <w:p w14:paraId="13BB8AA7" w14:textId="51FF9581" w:rsidR="009C08AF" w:rsidRPr="00701F40" w:rsidRDefault="009C08AF" w:rsidP="009C08AF">
      <w:pPr>
        <w:pStyle w:val="Nomal-"/>
        <w:ind w:left="714" w:hanging="357"/>
        <w:rPr>
          <w:lang w:val="de-DE"/>
        </w:rPr>
      </w:pPr>
      <w:r w:rsidRPr="00701F40">
        <w:rPr>
          <w:b/>
          <w:lang w:val="vi-VN"/>
        </w:rPr>
        <w:t>Chương 2</w:t>
      </w:r>
      <w:r w:rsidRPr="00701F40">
        <w:rPr>
          <w:lang w:val="de-DE"/>
        </w:rPr>
        <w:t>:</w:t>
      </w:r>
      <w:r w:rsidR="001F5B55">
        <w:rPr>
          <w:lang w:val="de-DE"/>
        </w:rPr>
        <w:t xml:space="preserve"> Lý thuyết </w:t>
      </w:r>
    </w:p>
    <w:p w14:paraId="1CC2D3FB" w14:textId="5508E182" w:rsidR="006D201A" w:rsidRPr="006D201A" w:rsidRDefault="009C08AF" w:rsidP="006D201A">
      <w:pPr>
        <w:pStyle w:val="Nomal-"/>
        <w:rPr>
          <w:lang w:val="de-DE"/>
        </w:rPr>
      </w:pPr>
      <w:r w:rsidRPr="00701F40">
        <w:rPr>
          <w:b/>
          <w:lang w:val="vi-VN"/>
        </w:rPr>
        <w:t>Chương 3</w:t>
      </w:r>
      <w:r w:rsidRPr="00701F40">
        <w:rPr>
          <w:lang w:val="de-DE"/>
        </w:rPr>
        <w:t>:</w:t>
      </w:r>
      <w:r w:rsidR="001F5B55">
        <w:rPr>
          <w:lang w:val="de-DE"/>
        </w:rPr>
        <w:t xml:space="preserve"> Công cụ Bird Eat Bugs</w:t>
      </w:r>
    </w:p>
    <w:p w14:paraId="794AF735" w14:textId="42F18296" w:rsidR="006D201A" w:rsidRDefault="009C08AF" w:rsidP="006D201A">
      <w:pPr>
        <w:pStyle w:val="Nomal-"/>
        <w:rPr>
          <w:lang w:val="de-DE"/>
        </w:rPr>
      </w:pPr>
      <w:r w:rsidRPr="00701F40">
        <w:rPr>
          <w:b/>
          <w:lang w:val="vi-VN"/>
        </w:rPr>
        <w:t>Chương 4</w:t>
      </w:r>
      <w:r w:rsidRPr="00701F40">
        <w:rPr>
          <w:lang w:val="de-DE"/>
        </w:rPr>
        <w:t xml:space="preserve">: </w:t>
      </w:r>
      <w:r w:rsidR="001F5B55">
        <w:rPr>
          <w:lang w:val="de-DE"/>
        </w:rPr>
        <w:t xml:space="preserve">Phân tích hệ thống </w:t>
      </w:r>
    </w:p>
    <w:p w14:paraId="4BFAA0D8" w14:textId="7E319C3B" w:rsidR="00153BDA" w:rsidRDefault="006D201A" w:rsidP="003F61CE">
      <w:pPr>
        <w:pStyle w:val="Nomal-"/>
      </w:pPr>
      <w:r w:rsidRPr="007C38C6">
        <w:t>Kết luận và hướng phát triển</w:t>
      </w:r>
      <w:r w:rsidR="00153BDA">
        <w:br w:type="page"/>
      </w:r>
    </w:p>
    <w:p w14:paraId="68F94A38" w14:textId="4B8D1384" w:rsidR="00153BDA" w:rsidRPr="00BC2AA4" w:rsidRDefault="00BC2AA4" w:rsidP="004D46F1">
      <w:pPr>
        <w:pStyle w:val="Heading1"/>
      </w:pPr>
      <w:bookmarkStart w:id="46" w:name="_Toc99761444"/>
      <w:bookmarkStart w:id="47" w:name="_Toc428093756"/>
      <w:r>
        <w:lastRenderedPageBreak/>
        <w:t xml:space="preserve">CHƯƠNG 1. </w:t>
      </w:r>
      <w:r w:rsidR="00153BDA" w:rsidRPr="00BC2AA4">
        <w:t>TỔNG QU</w:t>
      </w:r>
      <w:r w:rsidR="001F4ACE" w:rsidRPr="00BC2AA4">
        <w:t>AN</w:t>
      </w:r>
      <w:bookmarkEnd w:id="46"/>
    </w:p>
    <w:p w14:paraId="3EA138AF" w14:textId="2D541E0B" w:rsidR="00153BDA" w:rsidRDefault="001F4ACE" w:rsidP="004D46F1">
      <w:pPr>
        <w:pStyle w:val="Heading2"/>
      </w:pPr>
      <w:bookmarkStart w:id="48" w:name="_Toc99761445"/>
      <w:bookmarkEnd w:id="47"/>
      <w:r>
        <w:t>Về công ty BYS</w:t>
      </w:r>
      <w:bookmarkEnd w:id="48"/>
    </w:p>
    <w:p w14:paraId="5DC8B0FA" w14:textId="6DCAE22B" w:rsidR="00684AB6" w:rsidRDefault="00684AB6" w:rsidP="001F4ACE">
      <w:pPr>
        <w:pStyle w:val="Heading3"/>
      </w:pPr>
      <w:bookmarkStart w:id="49" w:name="_Toc99761446"/>
      <w:r>
        <w:t>Giới thiệu</w:t>
      </w:r>
    </w:p>
    <w:p w14:paraId="1B536DB4" w14:textId="2622EC25" w:rsidR="009368C7" w:rsidRPr="009368C7" w:rsidRDefault="009368C7" w:rsidP="009368C7">
      <w:pPr>
        <w:jc w:val="center"/>
      </w:pPr>
      <w:r>
        <w:rPr>
          <w:noProof/>
        </w:rPr>
        <w:drawing>
          <wp:inline distT="0" distB="0" distL="0" distR="0" wp14:anchorId="24CA143F" wp14:editId="4EDEF691">
            <wp:extent cx="35052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8582151_267077230423612_1702916196292658614_n.png"/>
                    <pic:cNvPicPr/>
                  </pic:nvPicPr>
                  <pic:blipFill>
                    <a:blip r:embed="rId17">
                      <a:extLst>
                        <a:ext uri="{28A0092B-C50C-407E-A947-70E740481C1C}">
                          <a14:useLocalDpi xmlns:a14="http://schemas.microsoft.com/office/drawing/2010/main" val="0"/>
                        </a:ext>
                      </a:extLst>
                    </a:blip>
                    <a:stretch>
                      <a:fillRect/>
                    </a:stretch>
                  </pic:blipFill>
                  <pic:spPr>
                    <a:xfrm>
                      <a:off x="0" y="0"/>
                      <a:ext cx="3505200" cy="2247900"/>
                    </a:xfrm>
                    <a:prstGeom prst="rect">
                      <a:avLst/>
                    </a:prstGeom>
                  </pic:spPr>
                </pic:pic>
              </a:graphicData>
            </a:graphic>
          </wp:inline>
        </w:drawing>
      </w:r>
    </w:p>
    <w:p w14:paraId="3312256A" w14:textId="60B4535D" w:rsidR="00684AB6" w:rsidRDefault="00684AB6" w:rsidP="00684AB6">
      <w:r>
        <w:t>Thành lập tại Việt Nam năm 2010, Công ty cổ phần BYS chuyên cung cấp dịch vụ triển khai giải pháp Quản lý tổng thể doanh nghiệp (ERP. Được thành lập bởi các chuyên gia nhiểu kinh nghiệm trong lĩnh vực Công nghệ thông tin và tư vấn triển khai ERP có nhiều năm làm việc tại Đức và Úc, cộng với sự hỗ trợ về công nghệ, đào tạo và chuyển giao giải pháp từ Nhà cung cấp giải pháp ERP của nước ngoài.</w:t>
      </w:r>
    </w:p>
    <w:p w14:paraId="00EEEF34" w14:textId="3973BBDF" w:rsidR="00684AB6" w:rsidRDefault="00684AB6" w:rsidP="00684AB6">
      <w:r>
        <w:t>Với lợi thế nhiều năm học tập và làm việc trong lĩnh vực triển khai ERP tại nước ngoài, tự hào với trí tuệ người Việt, cùng với tâm huyết xây dựng một giải pháp ERP “đúng nghĩa” đáp ứng được nhu cầu quản lý của đa số doanh nghiệp trong và ngoài nước, đủ sức cạnh tranh với giải pháp nước ngoài.</w:t>
      </w:r>
    </w:p>
    <w:p w14:paraId="4E9234BD" w14:textId="77777777" w:rsidR="00684AB6" w:rsidRPr="00684AB6" w:rsidRDefault="00684AB6" w:rsidP="00684AB6"/>
    <w:p w14:paraId="5919D646" w14:textId="24FB751D" w:rsidR="00D40935" w:rsidRDefault="001F4ACE" w:rsidP="001F4ACE">
      <w:pPr>
        <w:pStyle w:val="Heading3"/>
      </w:pPr>
      <w:r>
        <w:t>Tầm nhìn</w:t>
      </w:r>
      <w:bookmarkEnd w:id="49"/>
    </w:p>
    <w:p w14:paraId="7B5BBA6E" w14:textId="7D06B89E" w:rsidR="00C91E54" w:rsidRPr="00C91E54" w:rsidRDefault="00C91E54" w:rsidP="00C91E54">
      <w:r>
        <w:t>Trở thàn</w:t>
      </w:r>
      <w:r w:rsidR="007236E9">
        <w:t>h một trong những</w:t>
      </w:r>
      <w:r w:rsidR="00684AB6">
        <w:t xml:space="preserve"> nhà cung cấp hàng đầu về Giải ph</w:t>
      </w:r>
      <w:r>
        <w:t>áp quản lý tổng thể doanh nghiệp (</w:t>
      </w:r>
      <w:r w:rsidR="008F6AB6">
        <w:t>ERP) tại</w:t>
      </w:r>
      <w:r>
        <w:t xml:space="preserve"> Việt Nam và các nước trong khu vực.</w:t>
      </w:r>
    </w:p>
    <w:p w14:paraId="529980F5" w14:textId="62684312" w:rsidR="001F4ACE" w:rsidRDefault="001F4ACE" w:rsidP="001F4ACE">
      <w:pPr>
        <w:pStyle w:val="Heading3"/>
      </w:pPr>
      <w:bookmarkStart w:id="50" w:name="_Toc99761447"/>
      <w:r>
        <w:lastRenderedPageBreak/>
        <w:t>Sứ mện</w:t>
      </w:r>
      <w:bookmarkEnd w:id="50"/>
      <w:r w:rsidR="002C329F">
        <w:t>h</w:t>
      </w:r>
    </w:p>
    <w:p w14:paraId="54E1E746" w14:textId="7D29135B" w:rsidR="00C91E54" w:rsidRPr="00C91E54" w:rsidRDefault="00C91E54" w:rsidP="00C91E54">
      <w:r>
        <w:t>Tôn trọng và c</w:t>
      </w:r>
      <w:r w:rsidR="008F6AB6">
        <w:t>am kết mang đến cho khách hàng G</w:t>
      </w:r>
      <w:r>
        <w:t>iải pháp quản lý tốt nhất với chi phí hợp lý. Đồng thời, xây dựng mối quan hệ tin cậy, uuy tín, hợp tác cùng phát triển với các đối tác trong lĩnh vực Công nghệ thông tin</w:t>
      </w:r>
      <w:r w:rsidR="00684AB6">
        <w:t>.</w:t>
      </w:r>
    </w:p>
    <w:p w14:paraId="6DD24FD1" w14:textId="5C550789" w:rsidR="00153BDA" w:rsidRDefault="001F4ACE" w:rsidP="00684AB6">
      <w:pPr>
        <w:pStyle w:val="Heading3"/>
      </w:pPr>
      <w:bookmarkStart w:id="51" w:name="_Toc99761448"/>
      <w:r>
        <w:t>Sloga</w:t>
      </w:r>
      <w:bookmarkEnd w:id="51"/>
      <w:r w:rsidR="00684AB6">
        <w:t>n</w:t>
      </w:r>
    </w:p>
    <w:p w14:paraId="450EE783" w14:textId="5391973C" w:rsidR="00684AB6" w:rsidRPr="00684AB6" w:rsidRDefault="00684AB6" w:rsidP="00684AB6">
      <w:r>
        <w:t>Với khẩu hiệu “Build Your Solution – Build Your Success”, BYS với dội ngũ Chuyên gia và Cán bộ nhân viên không ngừng nổ lực, sáng tạo và nâng cao chất lượng giải pháp. Đồng hành và phát triển với doanh nghiệp theo phương châm: “Thành công của khách hàng làm nên thành công của chúng tôi”.</w:t>
      </w:r>
    </w:p>
    <w:p w14:paraId="36FD6A1E" w14:textId="77777777" w:rsidR="0018241B" w:rsidRDefault="0018241B">
      <w:pPr>
        <w:spacing w:before="0" w:after="0" w:line="240" w:lineRule="auto"/>
        <w:ind w:firstLine="0"/>
        <w:jc w:val="left"/>
        <w:rPr>
          <w:b/>
          <w:bCs/>
          <w:caps/>
          <w:kern w:val="32"/>
          <w:szCs w:val="32"/>
        </w:rPr>
      </w:pPr>
      <w:r>
        <w:br w:type="page"/>
      </w:r>
    </w:p>
    <w:p w14:paraId="6EB277C3" w14:textId="23DEAB9B" w:rsidR="00153BDA" w:rsidRDefault="00BC2AA4" w:rsidP="004D46F1">
      <w:pPr>
        <w:pStyle w:val="Heading1"/>
      </w:pPr>
      <w:bookmarkStart w:id="52" w:name="_Toc99761450"/>
      <w:r>
        <w:lastRenderedPageBreak/>
        <w:t xml:space="preserve">CHƯƠNG 2. </w:t>
      </w:r>
      <w:r w:rsidR="00122D9F" w:rsidRPr="00153BDA">
        <w:t>LÝ THUYẾT</w:t>
      </w:r>
      <w:bookmarkEnd w:id="52"/>
      <w:r w:rsidR="00122D9F" w:rsidRPr="00153BDA">
        <w:t xml:space="preserve"> </w:t>
      </w:r>
    </w:p>
    <w:p w14:paraId="4802A7B5"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39AEB7B8" w14:textId="77777777" w:rsidR="004D46F1" w:rsidRPr="004D46F1" w:rsidRDefault="004D46F1" w:rsidP="004D46F1">
      <w:pPr>
        <w:pStyle w:val="ListParagraph"/>
        <w:keepNext/>
        <w:numPr>
          <w:ilvl w:val="1"/>
          <w:numId w:val="1"/>
        </w:numPr>
        <w:spacing w:before="240" w:after="120"/>
        <w:contextualSpacing w:val="0"/>
        <w:outlineLvl w:val="1"/>
        <w:rPr>
          <w:rFonts w:eastAsia="Times New Roman" w:cs="Arial"/>
          <w:b/>
          <w:bCs/>
          <w:iCs/>
          <w:vanish/>
          <w:sz w:val="28"/>
          <w:szCs w:val="26"/>
          <w:lang w:eastAsia="en-US"/>
        </w:rPr>
      </w:pPr>
    </w:p>
    <w:p w14:paraId="48F8F851" w14:textId="77777777" w:rsidR="004D46F1" w:rsidRPr="004D46F1" w:rsidRDefault="004D46F1" w:rsidP="004D46F1">
      <w:pPr>
        <w:pStyle w:val="ListParagraph"/>
        <w:keepNext/>
        <w:numPr>
          <w:ilvl w:val="1"/>
          <w:numId w:val="1"/>
        </w:numPr>
        <w:spacing w:before="240" w:after="120"/>
        <w:contextualSpacing w:val="0"/>
        <w:outlineLvl w:val="1"/>
        <w:rPr>
          <w:rFonts w:eastAsia="Times New Roman" w:cs="Arial"/>
          <w:b/>
          <w:bCs/>
          <w:iCs/>
          <w:vanish/>
          <w:sz w:val="28"/>
          <w:szCs w:val="26"/>
          <w:lang w:eastAsia="en-US"/>
        </w:rPr>
      </w:pPr>
    </w:p>
    <w:p w14:paraId="4FA9625C" w14:textId="1993DEAF" w:rsidR="00153BDA" w:rsidRDefault="001F4ACE" w:rsidP="004D46F1">
      <w:pPr>
        <w:pStyle w:val="Heading2"/>
      </w:pPr>
      <w:bookmarkStart w:id="53" w:name="_Toc99761451"/>
      <w:r>
        <w:t>Tổng quan về phần mềm</w:t>
      </w:r>
      <w:bookmarkEnd w:id="53"/>
    </w:p>
    <w:p w14:paraId="5F063510" w14:textId="2687CC6B" w:rsidR="00156148" w:rsidRDefault="001F4ACE" w:rsidP="00156148">
      <w:pPr>
        <w:pStyle w:val="Heading3"/>
      </w:pPr>
      <w:bookmarkStart w:id="54" w:name="_Toc99761452"/>
      <w:r>
        <w:t>Khái niệm về phần mềm</w:t>
      </w:r>
      <w:bookmarkEnd w:id="54"/>
    </w:p>
    <w:p w14:paraId="2EAFC0DA" w14:textId="3AAD144D" w:rsidR="00983178" w:rsidRPr="001F4ACE" w:rsidRDefault="001F4ACE" w:rsidP="00983178">
      <w:r>
        <w:t xml:space="preserve">Phần mềm máy tính (Computer </w:t>
      </w:r>
      <w:r w:rsidR="008F6AB6">
        <w:t>Software)</w:t>
      </w:r>
      <w:r>
        <w:t xml:space="preserve"> hay gọi tắt là Phần mềm </w:t>
      </w:r>
      <w:r w:rsidR="008F6AB6">
        <w:t>(Software</w:t>
      </w:r>
      <w:r>
        <w:t>) là một tập hợp những câu lệnh hoặc chỉ thị (Instruction) được vết bằng một hoặc nhiều ngôn ngữ lập trình theo một trật tự xác định, và các dữ liệu</w:t>
      </w:r>
      <w:r w:rsidR="00983178">
        <w:t xml:space="preserve"> hay tài liệu liên quan nhằm tự động thực hiện một số nhiệm vụ hay chức năng hoặc giải quyết một số vấn đề cụ thể nào đó.</w:t>
      </w:r>
    </w:p>
    <w:p w14:paraId="4292B18F" w14:textId="416F251E" w:rsidR="00983178" w:rsidRDefault="00983178" w:rsidP="00983178">
      <w:pPr>
        <w:pStyle w:val="Heading3"/>
      </w:pPr>
      <w:bookmarkStart w:id="55" w:name="_Toc99761453"/>
      <w:r>
        <w:t>Phân loại các loại phần mềm</w:t>
      </w:r>
      <w:bookmarkEnd w:id="55"/>
    </w:p>
    <w:p w14:paraId="7452004B" w14:textId="12C46F9F" w:rsidR="00983178" w:rsidRDefault="00983178" w:rsidP="00A22C7A">
      <w:pPr>
        <w:pStyle w:val="ListParagraph"/>
        <w:numPr>
          <w:ilvl w:val="0"/>
          <w:numId w:val="16"/>
        </w:numPr>
      </w:pPr>
      <w:r>
        <w:t>Phần mềm hệ thống</w:t>
      </w:r>
    </w:p>
    <w:p w14:paraId="0A69A57A" w14:textId="39CDD6EC" w:rsidR="00983178" w:rsidRDefault="00983178" w:rsidP="00A22C7A">
      <w:pPr>
        <w:pStyle w:val="ListParagraph"/>
        <w:numPr>
          <w:ilvl w:val="0"/>
          <w:numId w:val="16"/>
        </w:numPr>
      </w:pPr>
      <w:r>
        <w:t>Phần mềm ứng dụng</w:t>
      </w:r>
    </w:p>
    <w:p w14:paraId="1CB11E57" w14:textId="1FB7080C" w:rsidR="00983178" w:rsidRDefault="00983178" w:rsidP="00A22C7A">
      <w:pPr>
        <w:pStyle w:val="ListParagraph"/>
        <w:numPr>
          <w:ilvl w:val="0"/>
          <w:numId w:val="16"/>
        </w:numPr>
      </w:pPr>
      <w:r>
        <w:t>Phần mềm dịch mã</w:t>
      </w:r>
    </w:p>
    <w:p w14:paraId="4BBC7FBD" w14:textId="3E0494C0" w:rsidR="00983178" w:rsidRPr="00983178" w:rsidRDefault="00983178" w:rsidP="00A22C7A">
      <w:pPr>
        <w:pStyle w:val="ListParagraph"/>
        <w:numPr>
          <w:ilvl w:val="0"/>
          <w:numId w:val="16"/>
        </w:numPr>
      </w:pPr>
      <w:r>
        <w:t>Nền tảng ứng dụng</w:t>
      </w:r>
    </w:p>
    <w:p w14:paraId="601DA508" w14:textId="1BF7AFD5" w:rsidR="00983178" w:rsidRDefault="008B28DF" w:rsidP="00156148">
      <w:pPr>
        <w:pStyle w:val="Heading3"/>
      </w:pPr>
      <w:bookmarkStart w:id="56" w:name="_Toc99761454"/>
      <w:r>
        <w:t xml:space="preserve">Vòng đời </w:t>
      </w:r>
      <w:r w:rsidR="00983178">
        <w:t>phát triển phần mềm</w:t>
      </w:r>
      <w:bookmarkEnd w:id="56"/>
    </w:p>
    <w:p w14:paraId="6819B00C" w14:textId="77777777" w:rsidR="00C065FD" w:rsidRDefault="00C065FD" w:rsidP="00C065FD">
      <w:pPr>
        <w:pStyle w:val="Style5"/>
      </w:pPr>
    </w:p>
    <w:p w14:paraId="613F8A93" w14:textId="527835D6" w:rsidR="00983178" w:rsidRDefault="00983178" w:rsidP="00C065FD">
      <w:pPr>
        <w:pStyle w:val="Style5"/>
      </w:pPr>
      <w:r>
        <w:rPr>
          <w:noProof/>
        </w:rPr>
        <w:drawing>
          <wp:inline distT="0" distB="0" distL="0" distR="0" wp14:anchorId="5A871330" wp14:editId="347D3F8F">
            <wp:extent cx="5196840" cy="2910840"/>
            <wp:effectExtent l="0" t="0" r="0" b="0"/>
            <wp:docPr id="2" name="Picture 2" descr="https://stackify.com/wp-content/uploads/2020/04/SDLC-HS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ckify.com/wp-content/uploads/2020/04/SDLC-HS202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6840" cy="2910840"/>
                    </a:xfrm>
                    <a:prstGeom prst="rect">
                      <a:avLst/>
                    </a:prstGeom>
                    <a:noFill/>
                    <a:ln>
                      <a:noFill/>
                    </a:ln>
                  </pic:spPr>
                </pic:pic>
              </a:graphicData>
            </a:graphic>
          </wp:inline>
        </w:drawing>
      </w:r>
    </w:p>
    <w:p w14:paraId="68B63845" w14:textId="02B8B0BB" w:rsidR="00C065FD" w:rsidRPr="00C065FD" w:rsidRDefault="00C065FD" w:rsidP="00C065FD">
      <w:pPr>
        <w:pStyle w:val="ParVan"/>
        <w:outlineLvl w:val="2"/>
        <w:rPr>
          <w:b/>
          <w:sz w:val="26"/>
          <w:szCs w:val="26"/>
        </w:rPr>
      </w:pPr>
      <w:r w:rsidRPr="00C065FD">
        <w:rPr>
          <w:b/>
          <w:sz w:val="26"/>
          <w:szCs w:val="26"/>
        </w:rPr>
        <w:t>2.1.3.1. Xác định vấn đề hiện tạ</w:t>
      </w:r>
      <w:r w:rsidR="002C329F">
        <w:rPr>
          <w:b/>
          <w:sz w:val="26"/>
          <w:szCs w:val="26"/>
        </w:rPr>
        <w:t>i</w:t>
      </w:r>
    </w:p>
    <w:p w14:paraId="506F0C92" w14:textId="08E4C6E0" w:rsidR="00C065FD" w:rsidRPr="00C065FD" w:rsidRDefault="00C065FD" w:rsidP="00425346">
      <w:pPr>
        <w:pStyle w:val="ParVan"/>
        <w:rPr>
          <w:sz w:val="26"/>
          <w:szCs w:val="26"/>
        </w:rPr>
      </w:pPr>
      <w:r w:rsidRPr="00C065FD">
        <w:rPr>
          <w:sz w:val="26"/>
          <w:szCs w:val="26"/>
        </w:rPr>
        <w:lastRenderedPageBreak/>
        <w:t>Ghi nhận những ý kiến đóng góp từ tất cả các bên liên quan bao gồm khách hàng, nhân viên bán hàng, chuyên gia trong ngành và lập trình viên. Tìm hiểu những điểm mạnh điểm yếu của hệ thống hiện tại với cải tiến mục tiêu.</w:t>
      </w:r>
    </w:p>
    <w:p w14:paraId="1DDCBE7E" w14:textId="7ABEF4CC" w:rsidR="00C065FD" w:rsidRDefault="00C065FD" w:rsidP="00C065FD">
      <w:pPr>
        <w:pStyle w:val="ParVan"/>
        <w:outlineLvl w:val="2"/>
        <w:rPr>
          <w:b/>
          <w:sz w:val="26"/>
          <w:szCs w:val="26"/>
        </w:rPr>
      </w:pPr>
      <w:r w:rsidRPr="00C065FD">
        <w:rPr>
          <w:b/>
          <w:sz w:val="26"/>
          <w:szCs w:val="26"/>
        </w:rPr>
        <w:t>2.1.3.2. Kế</w:t>
      </w:r>
      <w:r>
        <w:rPr>
          <w:b/>
          <w:sz w:val="26"/>
          <w:szCs w:val="26"/>
        </w:rPr>
        <w:t xml:space="preserve"> hoạ</w:t>
      </w:r>
      <w:r w:rsidR="002C329F">
        <w:rPr>
          <w:b/>
          <w:sz w:val="26"/>
          <w:szCs w:val="26"/>
        </w:rPr>
        <w:t>ch</w:t>
      </w:r>
    </w:p>
    <w:p w14:paraId="54692E43" w14:textId="77777777" w:rsidR="00425346" w:rsidRDefault="00C065FD" w:rsidP="00C065FD">
      <w:pPr>
        <w:pStyle w:val="ParVan"/>
        <w:rPr>
          <w:sz w:val="26"/>
          <w:szCs w:val="26"/>
        </w:rPr>
      </w:pPr>
      <w:r>
        <w:rPr>
          <w:sz w:val="26"/>
          <w:szCs w:val="26"/>
        </w:rPr>
        <w:t>Xác định chi phí và nguồn lực cần thiết để thực hiện các yêu cầu đã phân tích. Nó cũng nêu chi tiết các rủi ro liên quan và cung cấp các kế hoạch phụ để giảm bớt những rủi ro đó.</w:t>
      </w:r>
    </w:p>
    <w:p w14:paraId="591086C8" w14:textId="1E739D60" w:rsidR="00C065FD" w:rsidRPr="00C065FD" w:rsidRDefault="00C065FD" w:rsidP="00C065FD">
      <w:pPr>
        <w:pStyle w:val="ParVan"/>
        <w:rPr>
          <w:b/>
          <w:sz w:val="26"/>
          <w:szCs w:val="26"/>
        </w:rPr>
      </w:pPr>
      <w:r>
        <w:rPr>
          <w:sz w:val="26"/>
          <w:szCs w:val="26"/>
        </w:rPr>
        <w:t>Nói cách khác, cần xác định tính khả thi của dự án và cách họ có thể thực hiện dự án thành công với rủi ro thấp nhất.</w:t>
      </w:r>
    </w:p>
    <w:p w14:paraId="34B5268E" w14:textId="354048C0" w:rsidR="00C065FD" w:rsidRDefault="00C065FD" w:rsidP="00C065FD">
      <w:pPr>
        <w:pStyle w:val="ParVan"/>
        <w:outlineLvl w:val="2"/>
        <w:rPr>
          <w:b/>
          <w:sz w:val="26"/>
          <w:szCs w:val="26"/>
        </w:rPr>
      </w:pPr>
      <w:r w:rsidRPr="00425346">
        <w:rPr>
          <w:b/>
          <w:sz w:val="26"/>
          <w:szCs w:val="26"/>
        </w:rPr>
        <w:t xml:space="preserve">2.1.3.3. </w:t>
      </w:r>
      <w:r w:rsidR="00425346">
        <w:rPr>
          <w:b/>
          <w:sz w:val="26"/>
          <w:szCs w:val="26"/>
        </w:rPr>
        <w:t>Thiết kế</w:t>
      </w:r>
      <w:r w:rsidR="003D433B">
        <w:rPr>
          <w:b/>
          <w:sz w:val="26"/>
          <w:szCs w:val="26"/>
        </w:rPr>
        <w:t xml:space="preserve"> hệ thống</w:t>
      </w:r>
    </w:p>
    <w:p w14:paraId="7E33C902" w14:textId="6C6B2695" w:rsidR="007639DC" w:rsidRPr="006C484B" w:rsidRDefault="006C484B" w:rsidP="006C484B">
      <w:pPr>
        <w:pStyle w:val="ParVan"/>
        <w:rPr>
          <w:sz w:val="26"/>
          <w:szCs w:val="26"/>
        </w:rPr>
      </w:pPr>
      <w:r w:rsidRPr="006C484B">
        <w:rPr>
          <w:sz w:val="26"/>
          <w:szCs w:val="26"/>
        </w:rPr>
        <w:t>Kiến trúc hệ thống liên quan đến việc bảo đảm rằng hệ thống phần mềm sẽ đáp ứng đầy đủ các yêu cầu của sản phẩm, cũng như đảm bảo rằng các yêu cầu trong tương lai có thể được giải quyết. Nó cũng liên quan đến việc giao tiếp giữa các hệ thống phần mềm và các sản phẩm phần mềm khác, cũng như các phần cứng cơ bản hoặc các hệ điều hành chủ.</w:t>
      </w:r>
    </w:p>
    <w:p w14:paraId="02F1A547" w14:textId="5E8728A9" w:rsidR="003D433B" w:rsidRDefault="003D433B" w:rsidP="003D433B">
      <w:pPr>
        <w:pStyle w:val="ParVan"/>
        <w:outlineLvl w:val="2"/>
        <w:rPr>
          <w:b/>
          <w:sz w:val="26"/>
          <w:szCs w:val="26"/>
        </w:rPr>
      </w:pPr>
      <w:r w:rsidRPr="00425346">
        <w:rPr>
          <w:b/>
          <w:sz w:val="26"/>
          <w:szCs w:val="26"/>
        </w:rPr>
        <w:t>2.1.3.</w:t>
      </w:r>
      <w:r>
        <w:rPr>
          <w:b/>
          <w:sz w:val="26"/>
          <w:szCs w:val="26"/>
        </w:rPr>
        <w:t>4</w:t>
      </w:r>
      <w:r w:rsidRPr="00425346">
        <w:rPr>
          <w:b/>
          <w:sz w:val="26"/>
          <w:szCs w:val="26"/>
        </w:rPr>
        <w:t xml:space="preserve">. </w:t>
      </w:r>
      <w:r>
        <w:rPr>
          <w:b/>
          <w:sz w:val="26"/>
          <w:szCs w:val="26"/>
        </w:rPr>
        <w:t>Xây dự</w:t>
      </w:r>
      <w:r w:rsidR="002C329F">
        <w:rPr>
          <w:b/>
          <w:sz w:val="26"/>
          <w:szCs w:val="26"/>
        </w:rPr>
        <w:t>ng</w:t>
      </w:r>
    </w:p>
    <w:p w14:paraId="022FCAD1" w14:textId="134301A7" w:rsidR="006C484B" w:rsidRPr="006C484B" w:rsidRDefault="006C484B" w:rsidP="006C484B">
      <w:pPr>
        <w:pStyle w:val="ParVan"/>
        <w:rPr>
          <w:sz w:val="26"/>
          <w:szCs w:val="26"/>
        </w:rPr>
      </w:pPr>
      <w:r w:rsidRPr="006C484B">
        <w:rPr>
          <w:sz w:val="26"/>
          <w:szCs w:val="26"/>
        </w:rPr>
        <w:t>Thiết kế trước đó phải được lập trình viên dịch sang một dạng máy tính có thể đọc và hiểu được. Nếu thiết kế được thực hiện một cách chi tiết và đầy đủ thì đến giai đoạn này việc code sẽ rất dễ dàng. Ngược lại, nếu trước đó việc thiết kế hệ thống quá sơ sài thì đến giai đoạn này sẽ gặp nhiều khó khăn và mất thời gian giải quyết.</w:t>
      </w:r>
    </w:p>
    <w:p w14:paraId="5048F38D" w14:textId="095A503A" w:rsidR="003D433B" w:rsidRDefault="003D433B" w:rsidP="003D433B">
      <w:pPr>
        <w:pStyle w:val="ParVan"/>
        <w:outlineLvl w:val="2"/>
        <w:rPr>
          <w:b/>
          <w:sz w:val="26"/>
          <w:szCs w:val="26"/>
        </w:rPr>
      </w:pPr>
      <w:r w:rsidRPr="00425346">
        <w:rPr>
          <w:b/>
          <w:sz w:val="26"/>
          <w:szCs w:val="26"/>
        </w:rPr>
        <w:t>2.1.3.</w:t>
      </w:r>
      <w:r>
        <w:rPr>
          <w:b/>
          <w:sz w:val="26"/>
          <w:szCs w:val="26"/>
        </w:rPr>
        <w:t>5</w:t>
      </w:r>
      <w:r w:rsidRPr="00425346">
        <w:rPr>
          <w:b/>
          <w:sz w:val="26"/>
          <w:szCs w:val="26"/>
        </w:rPr>
        <w:t xml:space="preserve">. </w:t>
      </w:r>
      <w:r>
        <w:rPr>
          <w:b/>
          <w:sz w:val="26"/>
          <w:szCs w:val="26"/>
        </w:rPr>
        <w:t>Tích hợp và thử nghiệ</w:t>
      </w:r>
      <w:r w:rsidR="002C329F">
        <w:rPr>
          <w:b/>
          <w:sz w:val="26"/>
          <w:szCs w:val="26"/>
        </w:rPr>
        <w:t>m</w:t>
      </w:r>
    </w:p>
    <w:p w14:paraId="68C46D6D" w14:textId="663961DE" w:rsidR="006C484B" w:rsidRPr="006C484B" w:rsidRDefault="006C484B" w:rsidP="006C484B">
      <w:pPr>
        <w:pStyle w:val="ParVan"/>
        <w:tabs>
          <w:tab w:val="left" w:pos="960"/>
        </w:tabs>
        <w:rPr>
          <w:sz w:val="26"/>
          <w:szCs w:val="26"/>
        </w:rPr>
      </w:pPr>
      <w:r>
        <w:rPr>
          <w:b/>
          <w:sz w:val="26"/>
          <w:szCs w:val="26"/>
        </w:rPr>
        <w:tab/>
      </w:r>
      <w:r w:rsidRPr="006C484B">
        <w:rPr>
          <w:sz w:val="26"/>
          <w:szCs w:val="26"/>
        </w:rPr>
        <w:t>Sau khi các lập trình viên đã hoàn thành việc phiên dịch mã code, đội kiểm thử viên bắt đầu công việc của mình. Đội ngũ kiểm thử sẽ dùng các phương pháp kiểm thử khác nhau để phát hiện ra những lỗi trên hệ thống, trong giai đoạn này, các công cụ kiểm thử tự động, các tool hỗ trợ cũng sẽ được sử dụng nhằmm phát hiện ra lỗi để đội phát triển có thể kịp thời sửa chữa trước khi đến với người dùng cuối. Ngoài ra, hiện nay cũng có nhiều công ty tự xây dựng công cụ kiểm thử để phục vụ cho các hoạt động phát triển của họ.</w:t>
      </w:r>
    </w:p>
    <w:p w14:paraId="0C083BCD" w14:textId="276E942D" w:rsidR="003D433B" w:rsidRDefault="003D433B" w:rsidP="003D433B">
      <w:pPr>
        <w:pStyle w:val="ParVan"/>
        <w:outlineLvl w:val="2"/>
        <w:rPr>
          <w:b/>
          <w:sz w:val="26"/>
          <w:szCs w:val="26"/>
        </w:rPr>
      </w:pPr>
      <w:r w:rsidRPr="00425346">
        <w:rPr>
          <w:b/>
          <w:sz w:val="26"/>
          <w:szCs w:val="26"/>
        </w:rPr>
        <w:lastRenderedPageBreak/>
        <w:t>2.1.3.</w:t>
      </w:r>
      <w:r>
        <w:rPr>
          <w:b/>
          <w:sz w:val="26"/>
          <w:szCs w:val="26"/>
        </w:rPr>
        <w:t>6. Triển khai phần mề</w:t>
      </w:r>
      <w:r w:rsidR="002C329F">
        <w:rPr>
          <w:b/>
          <w:sz w:val="26"/>
          <w:szCs w:val="26"/>
        </w:rPr>
        <w:t>m</w:t>
      </w:r>
    </w:p>
    <w:p w14:paraId="58374A0E" w14:textId="1F4F4AA9" w:rsidR="006C484B" w:rsidRDefault="006C484B" w:rsidP="006C484B">
      <w:pPr>
        <w:pStyle w:val="ParVan"/>
        <w:rPr>
          <w:sz w:val="26"/>
          <w:szCs w:val="26"/>
        </w:rPr>
      </w:pPr>
      <w:r w:rsidRPr="006C484B">
        <w:rPr>
          <w:sz w:val="26"/>
          <w:szCs w:val="26"/>
        </w:rPr>
        <w:t>Sau khi đội kiểm thử kết thúc công việc của mình, sản phẩm đảm bảo có thể đưa vào sử dụng thì nó sẽ được đưa vào sử dụng trong thực tế.</w:t>
      </w:r>
    </w:p>
    <w:p w14:paraId="3FF005B8" w14:textId="0CCCB4D3" w:rsidR="006C484B" w:rsidRPr="006C484B" w:rsidRDefault="006C484B" w:rsidP="006C484B">
      <w:pPr>
        <w:pStyle w:val="ParVan"/>
        <w:rPr>
          <w:b/>
          <w:sz w:val="26"/>
          <w:szCs w:val="26"/>
        </w:rPr>
      </w:pPr>
      <w:r w:rsidRPr="006C484B">
        <w:rPr>
          <w:b/>
          <w:sz w:val="26"/>
          <w:szCs w:val="26"/>
        </w:rPr>
        <w:t>2.1.3.7 Bảo trì</w:t>
      </w:r>
    </w:p>
    <w:p w14:paraId="2441B9BA" w14:textId="0EB5D53F" w:rsidR="006C484B" w:rsidRPr="006C484B" w:rsidRDefault="006C484B" w:rsidP="006C484B">
      <w:pPr>
        <w:pStyle w:val="ParVan"/>
        <w:rPr>
          <w:sz w:val="26"/>
          <w:szCs w:val="26"/>
        </w:rPr>
      </w:pPr>
      <w:r w:rsidRPr="006C484B">
        <w:rPr>
          <w:sz w:val="26"/>
          <w:szCs w:val="26"/>
        </w:rPr>
        <w:t>Bảo trì và nâng cấp phần mềm để đối phó với các vấn đề được phát hiện hoặc yêu cầu mới có thể tốn nhiều thời gian hơn so với việc phát triển ban đầu của phần mềm.</w:t>
      </w:r>
    </w:p>
    <w:p w14:paraId="04EECE56" w14:textId="0A4807EE" w:rsidR="001F4ACE" w:rsidRDefault="008B28DF" w:rsidP="004D46F1">
      <w:pPr>
        <w:pStyle w:val="Heading2"/>
      </w:pPr>
      <w:bookmarkStart w:id="57" w:name="_Toc99761455"/>
      <w:r>
        <w:t>Tổng quan về kiểm thử phần mềm</w:t>
      </w:r>
      <w:bookmarkEnd w:id="57"/>
    </w:p>
    <w:p w14:paraId="2BFEEE04" w14:textId="2D410074" w:rsidR="008B28DF" w:rsidRDefault="008B28DF" w:rsidP="008B28DF">
      <w:pPr>
        <w:pStyle w:val="Heading3"/>
      </w:pPr>
      <w:bookmarkStart w:id="58" w:name="_Toc99761456"/>
      <w:r>
        <w:t>Khái niệm</w:t>
      </w:r>
      <w:bookmarkEnd w:id="58"/>
    </w:p>
    <w:p w14:paraId="1036E7B0" w14:textId="3BE239B1" w:rsidR="008B28DF" w:rsidRDefault="004601CA" w:rsidP="008B28DF">
      <w:r>
        <w:t xml:space="preserve">Kiểm thử phần mềm là phương pháp kiểm tra xem sản phẩm phần mềm đó trên thực tế có phù hợp với các yêu cầu đã đặt ra hay không, và đảm rằng không có lỗi hay khiếm khuyết. Nó bao gồm việc kiểm tra, phân tích, quan sát và dánh giá các khía cạnh khác nhau của sản phẩm. </w:t>
      </w:r>
    </w:p>
    <w:p w14:paraId="450B1E63" w14:textId="17A501F3" w:rsidR="004601CA" w:rsidRPr="008B28DF" w:rsidRDefault="004601CA" w:rsidP="004601CA">
      <w:r w:rsidRPr="004601CA">
        <w:t>Người kiểm thử phần mềm (Tester) sử dụng kết hợp các công cụ thủ công và tự động. Sau khi tiến hành kiểm thử, Tester báo cáo kết quả cho team phát triển. Mục đích là xác định các lỗi, khiếm khuyết hoặc các yêu cầu còn thiếu so với yêu cầu thực tế.</w:t>
      </w:r>
    </w:p>
    <w:p w14:paraId="7EC51E71" w14:textId="59623110" w:rsidR="008B28DF" w:rsidRDefault="00DA4A92" w:rsidP="008B28DF">
      <w:pPr>
        <w:pStyle w:val="Heading3"/>
      </w:pPr>
      <w:bookmarkStart w:id="59" w:name="_Toc99761457"/>
      <w:r>
        <w:t>Vai trò kiểm thử phần mềm:</w:t>
      </w:r>
      <w:bookmarkEnd w:id="59"/>
    </w:p>
    <w:p w14:paraId="27010EC0" w14:textId="6F3EB6E0" w:rsidR="004601CA" w:rsidRDefault="004601CA" w:rsidP="004601CA">
      <w:pPr>
        <w:jc w:val="center"/>
      </w:pPr>
      <w:r>
        <w:rPr>
          <w:noProof/>
        </w:rPr>
        <w:drawing>
          <wp:inline distT="0" distB="0" distL="0" distR="0" wp14:anchorId="08C89C49" wp14:editId="3F95F988">
            <wp:extent cx="4480560" cy="2560320"/>
            <wp:effectExtent l="0" t="0" r="0" b="0"/>
            <wp:docPr id="8" name="Picture 8" descr="kiem thu phan mem la gi ve kiem thu phan m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iem thu phan mem la gi ve kiem thu phan m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713" cy="2564979"/>
                    </a:xfrm>
                    <a:prstGeom prst="rect">
                      <a:avLst/>
                    </a:prstGeom>
                    <a:noFill/>
                    <a:ln>
                      <a:noFill/>
                    </a:ln>
                  </pic:spPr>
                </pic:pic>
              </a:graphicData>
            </a:graphic>
          </wp:inline>
        </w:drawing>
      </w:r>
    </w:p>
    <w:p w14:paraId="53FAA60F" w14:textId="736272B2" w:rsidR="004601CA" w:rsidRDefault="004601CA" w:rsidP="00774289">
      <w:pPr>
        <w:pStyle w:val="ListParagraph"/>
        <w:numPr>
          <w:ilvl w:val="0"/>
          <w:numId w:val="17"/>
        </w:numPr>
        <w:pPrChange w:id="60" w:author="nhamct" w:date="2022-04-20T13:52:00Z">
          <w:pPr>
            <w:pStyle w:val="ListParagraph"/>
            <w:numPr>
              <w:numId w:val="17"/>
            </w:numPr>
            <w:ind w:left="1440" w:hanging="360"/>
            <w:jc w:val="left"/>
          </w:pPr>
        </w:pPrChange>
      </w:pPr>
      <w:r w:rsidRPr="004601CA">
        <w:rPr>
          <w:i/>
        </w:rPr>
        <w:lastRenderedPageBreak/>
        <w:t>Hiệu quả về chi phí:</w:t>
      </w:r>
      <w:r>
        <w:t xml:space="preserve"> Nếu các vấn đề về thiết kế không được phát hiện, thì việc tìm ra và sửa lỗi sẽ trở nên khó khan và tốn kém hơn.</w:t>
      </w:r>
    </w:p>
    <w:p w14:paraId="22D6FAC5" w14:textId="1614B78B" w:rsidR="004601CA" w:rsidRPr="004601CA" w:rsidRDefault="004601CA" w:rsidP="00774289">
      <w:pPr>
        <w:pStyle w:val="ListParagraph"/>
        <w:numPr>
          <w:ilvl w:val="0"/>
          <w:numId w:val="17"/>
        </w:numPr>
        <w:rPr>
          <w:i/>
        </w:rPr>
        <w:pPrChange w:id="61" w:author="nhamct" w:date="2022-04-20T13:52:00Z">
          <w:pPr>
            <w:pStyle w:val="ListParagraph"/>
            <w:numPr>
              <w:numId w:val="17"/>
            </w:numPr>
            <w:ind w:left="1440" w:hanging="360"/>
            <w:jc w:val="left"/>
          </w:pPr>
        </w:pPrChange>
      </w:pPr>
      <w:r w:rsidRPr="004601CA">
        <w:rPr>
          <w:i/>
        </w:rPr>
        <w:t>Bảo mật:</w:t>
      </w:r>
      <w:r>
        <w:rPr>
          <w:i/>
        </w:rPr>
        <w:t xml:space="preserve"> </w:t>
      </w:r>
      <w:r>
        <w:t>Loại bỏ những rủi ro và vấn đề trong sản phẩm. Cùng với đó khách hàng đang tìm kiếm những sản phẩm đáng tin cậy.</w:t>
      </w:r>
    </w:p>
    <w:p w14:paraId="33D218ED" w14:textId="7CCEBCBD" w:rsidR="004601CA" w:rsidRPr="009368C7" w:rsidRDefault="004601CA" w:rsidP="00774289">
      <w:pPr>
        <w:pStyle w:val="ListParagraph"/>
        <w:numPr>
          <w:ilvl w:val="0"/>
          <w:numId w:val="17"/>
        </w:numPr>
        <w:pPrChange w:id="62" w:author="nhamct" w:date="2022-04-20T13:52:00Z">
          <w:pPr>
            <w:pStyle w:val="ListParagraph"/>
            <w:numPr>
              <w:numId w:val="17"/>
            </w:numPr>
            <w:ind w:left="1440" w:hanging="360"/>
            <w:jc w:val="left"/>
          </w:pPr>
        </w:pPrChange>
      </w:pPr>
      <w:r w:rsidRPr="009368C7">
        <w:rPr>
          <w:i/>
        </w:rPr>
        <w:t>Chất lượng sản phẩm:</w:t>
      </w:r>
      <w:r w:rsidRPr="009368C7">
        <w:t xml:space="preserve"> Đây là yêu cầu thiết yếu của bất kỳ sản phẩm phần mềm nào. Kiểm thử phần mềm giống như việc củng cố danh tiếng công ty bằng cách cung cấp các sản phẩm chất lượng cho khách hàng.</w:t>
      </w:r>
    </w:p>
    <w:p w14:paraId="222B919A" w14:textId="76E13A65" w:rsidR="004601CA" w:rsidRPr="004601CA" w:rsidRDefault="004601CA" w:rsidP="00774289">
      <w:pPr>
        <w:pStyle w:val="ListParagraph"/>
        <w:numPr>
          <w:ilvl w:val="0"/>
          <w:numId w:val="17"/>
        </w:numPr>
        <w:rPr>
          <w:i/>
        </w:rPr>
        <w:pPrChange w:id="63" w:author="nhamct" w:date="2022-04-20T13:52:00Z">
          <w:pPr>
            <w:pStyle w:val="ListParagraph"/>
            <w:numPr>
              <w:numId w:val="17"/>
            </w:numPr>
            <w:ind w:left="1440" w:hanging="360"/>
            <w:jc w:val="left"/>
          </w:pPr>
        </w:pPrChange>
      </w:pPr>
      <w:r>
        <w:rPr>
          <w:i/>
        </w:rPr>
        <w:t xml:space="preserve">Sự hài lòng của khách hàng: </w:t>
      </w:r>
      <w:r>
        <w:t>Trong bất kì hoạt động kinh doanh nào, mục tiêu cuối cùng đều mang đến cho khách hàng sự trải nghiêm tốt nhất. Sự hài lòng của khách hàng rất quan trọng trong quá trình hợp tác lâu dài.</w:t>
      </w:r>
    </w:p>
    <w:p w14:paraId="65BBD84A" w14:textId="79ED0769" w:rsidR="008B28DF" w:rsidRDefault="00DA4A92" w:rsidP="008B28DF">
      <w:pPr>
        <w:pStyle w:val="Heading3"/>
      </w:pPr>
      <w:bookmarkStart w:id="64" w:name="_Toc99761458"/>
      <w:r>
        <w:t>Quy trình kiểm thử phần mềm:</w:t>
      </w:r>
      <w:bookmarkEnd w:id="64"/>
    </w:p>
    <w:p w14:paraId="411C9CC7" w14:textId="06DFC4E9" w:rsidR="0086772C" w:rsidRDefault="004601CA" w:rsidP="0086772C">
      <w:pPr>
        <w:jc w:val="left"/>
        <w:rPr>
          <w:b/>
        </w:rPr>
      </w:pPr>
      <w:r>
        <w:rPr>
          <w:noProof/>
        </w:rPr>
        <mc:AlternateContent>
          <mc:Choice Requires="wps">
            <w:drawing>
              <wp:inline distT="0" distB="0" distL="0" distR="0" wp14:anchorId="02F91924" wp14:editId="43383671">
                <wp:extent cx="304800" cy="304800"/>
                <wp:effectExtent l="0" t="0" r="0" b="0"/>
                <wp:docPr id="9" name="Rectangle 9" descr="https://images.viblo.asia/0e5a72ad-2c12-465a-8486-574da56906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35270" id="Rectangle 9" o:spid="_x0000_s1026" alt="https://images.viblo.asia/0e5a72ad-2c12-465a-8486-574da569061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ATTjqrqAgAAAgYAAA4AAAAAAAAA&#10;AAAAAAAALgIAAGRycy9lMm9Eb2MueG1sUEsBAi0AFAAGAAgAAAAhAEyg6SzYAAAAAwEAAA8AAAAA&#10;AAAAAAAAAAAARAUAAGRycy9kb3ducmV2LnhtbFBLBQYAAAAABAAEAPMAAABJBgAAAAA=&#10;" filled="f" stroked="f">
                <o:lock v:ext="edit" aspectratio="t"/>
                <w10:anchorlock/>
              </v:rect>
            </w:pict>
          </mc:Fallback>
        </mc:AlternateContent>
      </w:r>
      <w:r>
        <w:rPr>
          <w:noProof/>
        </w:rPr>
        <mc:AlternateContent>
          <mc:Choice Requires="wps">
            <w:drawing>
              <wp:inline distT="0" distB="0" distL="0" distR="0" wp14:anchorId="169D5FB8" wp14:editId="55A0E760">
                <wp:extent cx="304800" cy="304800"/>
                <wp:effectExtent l="0" t="0" r="0" b="0"/>
                <wp:docPr id="10" name="Rectangle 10" descr="https://images.viblo.asia/cd4fd90c-c60c-42bc-9104-c887e44a3af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DAF79" id="Rectangle 10" o:spid="_x0000_s1026" alt="https://images.viblo.asia/cd4fd90c-c60c-42bc-9104-c887e44a3af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Xw/X/u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4601CA">
        <w:rPr>
          <w:noProof/>
        </w:rPr>
        <w:drawing>
          <wp:inline distT="0" distB="0" distL="0" distR="0" wp14:anchorId="26DB7F27" wp14:editId="30E552C7">
            <wp:extent cx="4282440" cy="1862741"/>
            <wp:effectExtent l="0" t="0" r="381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7637" cy="1865001"/>
                    </a:xfrm>
                    <a:prstGeom prst="rect">
                      <a:avLst/>
                    </a:prstGeom>
                  </pic:spPr>
                </pic:pic>
              </a:graphicData>
            </a:graphic>
          </wp:inline>
        </w:drawing>
      </w:r>
      <w:r w:rsidR="0086772C">
        <w:rPr>
          <w:b/>
        </w:rPr>
        <w:tab/>
        <w:t xml:space="preserve">a. </w:t>
      </w:r>
      <w:r w:rsidR="00E654F4" w:rsidRPr="00E654F4">
        <w:rPr>
          <w:b/>
        </w:rPr>
        <w:t>Phân tích yêu cầ</w:t>
      </w:r>
      <w:r w:rsidR="002C329F">
        <w:rPr>
          <w:b/>
        </w:rPr>
        <w:t>u (Requiment analysis)</w:t>
      </w:r>
    </w:p>
    <w:p w14:paraId="5191CCBA" w14:textId="5085B8C2" w:rsidR="0086772C" w:rsidRPr="0086772C" w:rsidRDefault="0086772C" w:rsidP="0086772C">
      <w:pPr>
        <w:jc w:val="left"/>
      </w:pPr>
      <w:r>
        <w:t>Giai đoạn đầu tiên của quy trình kiểm thử là phân tích các yêu cầu thông qua những tài liệu bao gồm: tài liệu yêu cầu khách hàng, prototype của khách hàng, tài liệu đặc tả yêu cầu của phần mềm, tài liệu thiết kế hệ thống…</w:t>
      </w:r>
    </w:p>
    <w:p w14:paraId="29D8BFC9" w14:textId="677A6CCE" w:rsidR="007639DC" w:rsidRDefault="0086772C" w:rsidP="0086772C">
      <w:pPr>
        <w:jc w:val="left"/>
        <w:rPr>
          <w:b/>
        </w:rPr>
      </w:pPr>
      <w:r>
        <w:rPr>
          <w:b/>
        </w:rPr>
        <w:t xml:space="preserve">b. </w:t>
      </w:r>
      <w:r w:rsidR="00E654F4" w:rsidRPr="00E654F4">
        <w:rPr>
          <w:b/>
        </w:rPr>
        <w:t xml:space="preserve">Lập kế hoạch kiểm thử (Test </w:t>
      </w:r>
      <w:r w:rsidR="002C329F">
        <w:rPr>
          <w:b/>
        </w:rPr>
        <w:t>planning)</w:t>
      </w:r>
    </w:p>
    <w:p w14:paraId="5EAD07DB" w14:textId="2C19A2BF" w:rsidR="007639DC" w:rsidRDefault="007639DC" w:rsidP="0086772C">
      <w:pPr>
        <w:jc w:val="left"/>
      </w:pPr>
      <w:r w:rsidRPr="007639DC">
        <w:t>Dựa vào tài liệu nhận được trong giai đoạn đầu, Test Lead hoặc Test Manager sẽ lên kế hoạch kiểm thử phần mềm cho QA team để xác định một số yếu tố:</w:t>
      </w:r>
    </w:p>
    <w:p w14:paraId="6E854B48" w14:textId="6853FBC3" w:rsidR="007639DC" w:rsidRDefault="007639DC" w:rsidP="00A22C7A">
      <w:pPr>
        <w:pStyle w:val="ListParagraph"/>
        <w:numPr>
          <w:ilvl w:val="0"/>
          <w:numId w:val="24"/>
        </w:numPr>
        <w:jc w:val="left"/>
      </w:pPr>
      <w:r w:rsidRPr="007639DC">
        <w:lastRenderedPageBreak/>
        <w:t>Phạm vi dự án: Thời gian thực hiện dự án bao lâu? Trong từng khoảng thời gian sẽ có những công việc gì?</w:t>
      </w:r>
    </w:p>
    <w:p w14:paraId="78EE4619" w14:textId="2E88117A" w:rsidR="007639DC" w:rsidRPr="007639DC" w:rsidRDefault="007639DC" w:rsidP="00A22C7A">
      <w:pPr>
        <w:pStyle w:val="ListParagraph"/>
        <w:numPr>
          <w:ilvl w:val="0"/>
          <w:numId w:val="24"/>
        </w:numPr>
        <w:jc w:val="left"/>
      </w:pPr>
      <w:r w:rsidRPr="007639DC">
        <w:t>Phương pháp tiếp cận: Dựa vào yêu cầu chất lượng của khách hàng, thời gian test, kỹ thuật phát triển ứng dụng, lĩnh vực của sản phẩm… Test Manager sẽ đưa ra phương pháp tiếp cận sao cho đảm bảo tiến độ và chất lượng sản phẩm. Sau khi kết thúc giai đoạn này, QA team cần nhận được test plan, test schedule, test estimation.</w:t>
      </w:r>
    </w:p>
    <w:p w14:paraId="4914A176" w14:textId="075035FF" w:rsidR="0086772C" w:rsidRDefault="0086772C" w:rsidP="0086772C">
      <w:pPr>
        <w:jc w:val="left"/>
        <w:rPr>
          <w:b/>
        </w:rPr>
      </w:pPr>
      <w:r>
        <w:rPr>
          <w:b/>
        </w:rPr>
        <w:t xml:space="preserve">c. </w:t>
      </w:r>
      <w:r w:rsidR="00E654F4" w:rsidRPr="00E654F4">
        <w:rPr>
          <w:b/>
        </w:rPr>
        <w:t>Thiết kế kịch bản kiểm thử</w:t>
      </w:r>
      <w:r w:rsidR="002C329F">
        <w:rPr>
          <w:b/>
        </w:rPr>
        <w:t xml:space="preserve"> (Test case development)</w:t>
      </w:r>
    </w:p>
    <w:p w14:paraId="32E869C2" w14:textId="77777777" w:rsidR="007639DC" w:rsidRDefault="007639DC" w:rsidP="0086772C">
      <w:pPr>
        <w:jc w:val="left"/>
      </w:pPr>
      <w:r w:rsidRPr="007639DC">
        <w:t xml:space="preserve">Trong giai đoạn này, các Tester sẽ đọc hiểu tất cả các tài liệu, từ đó xác định những việc cần làm, chức năng nào cần test hoặc không. Sau đó, dựa vào kế hoạch và kỹ thuật thiết kế kịch bản kiểm thử, Tester sẽ bắt đầu viết test case. Yêu cầu của test case: Thể hiện tất cả các trường hợp kiểm thử có thể phát sinh để đáp ứng yêu cầu sản phẩm. Ngoài test case, Tester cũng cần chuẩn bị các dữ liệu cần thiết khác như test data, test script, test design, test automation script. </w:t>
      </w:r>
    </w:p>
    <w:p w14:paraId="42BA86AB" w14:textId="78FA3CDA" w:rsidR="0086772C" w:rsidRDefault="0086772C" w:rsidP="0086772C">
      <w:pPr>
        <w:jc w:val="left"/>
        <w:rPr>
          <w:b/>
        </w:rPr>
      </w:pPr>
      <w:r>
        <w:rPr>
          <w:b/>
        </w:rPr>
        <w:t>d.</w:t>
      </w:r>
      <w:r w:rsidR="00E654F4" w:rsidRPr="00E654F4">
        <w:rPr>
          <w:b/>
        </w:rPr>
        <w:t>Thiết lập môi trường kiểm thử</w:t>
      </w:r>
      <w:r w:rsidR="002C329F">
        <w:rPr>
          <w:b/>
        </w:rPr>
        <w:t xml:space="preserve"> (Test environment set up)</w:t>
      </w:r>
    </w:p>
    <w:p w14:paraId="32FD5E99" w14:textId="7BC26FEA" w:rsidR="007639DC" w:rsidRPr="007639DC" w:rsidRDefault="007639DC" w:rsidP="0086772C">
      <w:pPr>
        <w:jc w:val="left"/>
      </w:pPr>
      <w:r w:rsidRPr="007639DC">
        <w:t>Đây là một trong những giai đoạn đóng vai trò rất quan trọng trong Software Testing Life Cycle (vòng đời phát triển phần mềm). Dựa trên yêu cầu khách hàng và đặc thù của sản phẩm, môi trường kiểm thử sẽ được xác định. Tester cần chuẩn bị smoke test case để kiểm tra môi trường cài đặt đã đáp ứng yêu cầu và sẵn sàng cho giai đoạn kiểm thử tiếp theo hay chưa.</w:t>
      </w:r>
    </w:p>
    <w:p w14:paraId="09D2D989" w14:textId="761954C4" w:rsidR="0086772C" w:rsidRDefault="0086772C" w:rsidP="0086772C">
      <w:pPr>
        <w:jc w:val="left"/>
        <w:rPr>
          <w:b/>
        </w:rPr>
      </w:pPr>
      <w:r>
        <w:rPr>
          <w:b/>
        </w:rPr>
        <w:t xml:space="preserve">e. </w:t>
      </w:r>
      <w:r w:rsidR="00E654F4" w:rsidRPr="00E654F4">
        <w:rPr>
          <w:b/>
        </w:rPr>
        <w:t>Thực hiện kiểm thử</w:t>
      </w:r>
      <w:r w:rsidR="002C329F">
        <w:rPr>
          <w:b/>
        </w:rPr>
        <w:t xml:space="preserve"> (Test execution)</w:t>
      </w:r>
    </w:p>
    <w:p w14:paraId="44D5CFC6" w14:textId="7A9C1120" w:rsidR="007639DC" w:rsidRPr="007639DC" w:rsidRDefault="007639DC" w:rsidP="0086772C">
      <w:pPr>
        <w:jc w:val="left"/>
      </w:pPr>
      <w:r w:rsidRPr="007639DC">
        <w:t>Theo test case đã thiết kế và môi trường kiểm thử đã hoàn tất cài đặt, Tester sẽ báo cáo bug lên tool quản lý lỗi và theo dõi đến khi fix bug thành công. Tiếp đó, Tester thực hiện retest để verify các fix bug và regression test trong trường hợp có sự thay đổi. Sau khi hoàn tất giai đoạn này, các chuyên viên kiểm thử cần có được test results (kết quả kiểm thử) và defect reports (danh sách các lỗi tìm được)</w:t>
      </w:r>
    </w:p>
    <w:p w14:paraId="5020EA95" w14:textId="6E632336" w:rsidR="00E654F4" w:rsidRDefault="0086772C" w:rsidP="0086772C">
      <w:pPr>
        <w:jc w:val="left"/>
        <w:rPr>
          <w:b/>
        </w:rPr>
      </w:pPr>
      <w:r>
        <w:rPr>
          <w:b/>
        </w:rPr>
        <w:t xml:space="preserve">f. </w:t>
      </w:r>
      <w:r w:rsidR="00E654F4" w:rsidRPr="00E654F4">
        <w:rPr>
          <w:b/>
        </w:rPr>
        <w:t>Đóng chu trình kiểm thử</w:t>
      </w:r>
      <w:r w:rsidR="002C329F">
        <w:rPr>
          <w:b/>
        </w:rPr>
        <w:t xml:space="preserve"> (Test cycle closure)</w:t>
      </w:r>
    </w:p>
    <w:p w14:paraId="6C4ABEEF" w14:textId="79F535FD" w:rsidR="007639DC" w:rsidRPr="007639DC" w:rsidRDefault="007639DC" w:rsidP="0086772C">
      <w:pPr>
        <w:jc w:val="left"/>
      </w:pPr>
      <w:r w:rsidRPr="007639DC">
        <w:lastRenderedPageBreak/>
        <w:t>Để đóng chu trình kiểm thử, QA team cần có được những tài liệu đã được tổng hợp và hoàn thiện từ những giai đoạn trước: tài liệu phân tích đặc tả yêu cầu, test plan, defect reports, test results… Tiếp đó, QA team sẽ tổng kết, báo cáo về quá trình kiểm thử, có bao nhiêu bug đã được fix, bug có nghiêm trọng hay không, chức năng nào còn lỗi, chức năng nào đã hoàn thành…</w:t>
      </w:r>
    </w:p>
    <w:p w14:paraId="0AD2F38F" w14:textId="35704485" w:rsidR="00DA4A92" w:rsidRDefault="00E654F4" w:rsidP="008B28DF">
      <w:pPr>
        <w:pStyle w:val="Heading3"/>
      </w:pPr>
      <w:bookmarkStart w:id="65" w:name="_Toc99761459"/>
      <w:r>
        <w:t>Các mức kiểm thử phần mềm</w:t>
      </w:r>
      <w:r w:rsidR="00DA4A92">
        <w:t>:</w:t>
      </w:r>
      <w:bookmarkEnd w:id="65"/>
    </w:p>
    <w:p w14:paraId="2F0164C7" w14:textId="48A714EA" w:rsidR="00F94085" w:rsidRDefault="00F94085" w:rsidP="00F94085">
      <w:pPr>
        <w:jc w:val="center"/>
      </w:pPr>
      <w:r>
        <w:rPr>
          <w:noProof/>
        </w:rPr>
        <w:drawing>
          <wp:inline distT="0" distB="0" distL="0" distR="0" wp14:anchorId="2B27ECFB" wp14:editId="51BC8780">
            <wp:extent cx="4320540" cy="1257300"/>
            <wp:effectExtent l="0" t="0" r="3810" b="0"/>
            <wp:docPr id="14" name="Picture 14" descr="https://timoday.edu.vn/wp-content/uploads/2020/09/Cac-cap-do-k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timoday.edu.vn/wp-content/uploads/2020/09/Cac-cap-do-kt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540" cy="1257300"/>
                    </a:xfrm>
                    <a:prstGeom prst="rect">
                      <a:avLst/>
                    </a:prstGeom>
                    <a:noFill/>
                    <a:ln>
                      <a:noFill/>
                    </a:ln>
                  </pic:spPr>
                </pic:pic>
              </a:graphicData>
            </a:graphic>
          </wp:inline>
        </w:drawing>
      </w:r>
    </w:p>
    <w:p w14:paraId="5E78483A" w14:textId="3AAD24F4" w:rsidR="00F94085" w:rsidRPr="00F94085" w:rsidRDefault="00F94085" w:rsidP="00AA0336">
      <w:pPr>
        <w:ind w:left="360"/>
        <w:rPr>
          <w:b/>
        </w:rPr>
      </w:pPr>
      <w:r w:rsidRPr="00F94085">
        <w:rPr>
          <w:b/>
        </w:rPr>
        <w:t>2.2.4.1. Unit test (Kiểm thử đơn vị):</w:t>
      </w:r>
    </w:p>
    <w:p w14:paraId="1F6F7950" w14:textId="04C84F10" w:rsidR="00F94085" w:rsidRDefault="00F94085" w:rsidP="00A22C7A">
      <w:pPr>
        <w:pStyle w:val="ListParagraph"/>
        <w:numPr>
          <w:ilvl w:val="0"/>
          <w:numId w:val="18"/>
        </w:numPr>
      </w:pPr>
      <w:r>
        <w:t>Unit (Đơn vị) là một thành phần phần mềm nhỏ nhất có thể kiểm thử. Các hàm (Function), thủ tục (Procedure), lớp (Class) hay phương thức (Method) đều có thể được xem là Unit.</w:t>
      </w:r>
    </w:p>
    <w:p w14:paraId="138DC28D" w14:textId="2A8E6876" w:rsidR="00F94085" w:rsidRDefault="00F94085" w:rsidP="00A22C7A">
      <w:pPr>
        <w:pStyle w:val="ListParagraph"/>
        <w:numPr>
          <w:ilvl w:val="0"/>
          <w:numId w:val="18"/>
        </w:numPr>
      </w:pPr>
      <w:r>
        <w:t xml:space="preserve">Công đoạn này cần được thực hiện càng sớm càng tốt trong giai đoạn viết code và xuyên suốt chu kỳ phát triển phần mềm. </w:t>
      </w:r>
    </w:p>
    <w:p w14:paraId="2EF69631" w14:textId="6ADFA9B7" w:rsidR="00F94085" w:rsidRDefault="00F94085" w:rsidP="00A22C7A">
      <w:pPr>
        <w:pStyle w:val="ListParagraph"/>
        <w:numPr>
          <w:ilvl w:val="0"/>
          <w:numId w:val="18"/>
        </w:numPr>
      </w:pPr>
      <w:r>
        <w:t>Mục đích của kiểm thử đơn vị là đảm bảo thông tin được xử lý và xuất ra khỏi Unit là chính xác, trong mối tương quan với dự liệu nhập và chức năng của đơn vị.</w:t>
      </w:r>
    </w:p>
    <w:p w14:paraId="217EC16D" w14:textId="7FDB51E9" w:rsidR="00F94085" w:rsidRDefault="00F94085" w:rsidP="00AA0336">
      <w:pPr>
        <w:ind w:left="360"/>
        <w:rPr>
          <w:b/>
        </w:rPr>
      </w:pPr>
      <w:r w:rsidRPr="00F94085">
        <w:rPr>
          <w:b/>
        </w:rPr>
        <w:t>2.2.4.2. Intergr</w:t>
      </w:r>
      <w:r w:rsidR="002C329F">
        <w:rPr>
          <w:b/>
        </w:rPr>
        <w:t xml:space="preserve">ation Test </w:t>
      </w:r>
      <w:r w:rsidR="00347A2E">
        <w:rPr>
          <w:b/>
        </w:rPr>
        <w:t>(Kiểm</w:t>
      </w:r>
      <w:r w:rsidR="002C329F">
        <w:rPr>
          <w:b/>
        </w:rPr>
        <w:t xml:space="preserve"> thử tích hợp)</w:t>
      </w:r>
    </w:p>
    <w:p w14:paraId="371E5AB7" w14:textId="2955C717" w:rsidR="00F94085" w:rsidRDefault="00F94085" w:rsidP="00A22C7A">
      <w:pPr>
        <w:pStyle w:val="ListParagraph"/>
        <w:numPr>
          <w:ilvl w:val="0"/>
          <w:numId w:val="19"/>
        </w:numPr>
      </w:pPr>
      <w:r>
        <w:t>Intergration test là kết hợp các thành phần của một ứng dụng và kiểm thử như một ứng dụng đã hoàn thiện. Trong khi Unit test kiểm tra các thành phần đơn vị riêng lẻ thì Intergration test kết hợp chúng lại với nhau và kiểm tra sự giao tiếp giữa chung.</w:t>
      </w:r>
    </w:p>
    <w:p w14:paraId="5AC382D1" w14:textId="49AF9C72" w:rsidR="00F94085" w:rsidRDefault="00F94085" w:rsidP="00A22C7A">
      <w:pPr>
        <w:pStyle w:val="ListParagraph"/>
        <w:numPr>
          <w:ilvl w:val="0"/>
          <w:numId w:val="19"/>
        </w:numPr>
      </w:pPr>
      <w:r>
        <w:t>Hai mục tiêu chính củ</w:t>
      </w:r>
      <w:r w:rsidR="002C329F">
        <w:t>a Intergration test</w:t>
      </w:r>
    </w:p>
    <w:p w14:paraId="4A7C3BCB" w14:textId="2C7400FD" w:rsidR="00F94085" w:rsidRDefault="00AA0336" w:rsidP="00A22C7A">
      <w:pPr>
        <w:pStyle w:val="ListParagraph"/>
        <w:numPr>
          <w:ilvl w:val="0"/>
          <w:numId w:val="20"/>
        </w:numPr>
      </w:pPr>
      <w:r>
        <w:t>Phát hiện lối giao tiếp xảy ra giữa các Unit.</w:t>
      </w:r>
    </w:p>
    <w:p w14:paraId="7956A6AD" w14:textId="767DB4C6" w:rsidR="00AA0336" w:rsidRDefault="00AA0336" w:rsidP="00A22C7A">
      <w:pPr>
        <w:pStyle w:val="ListParagraph"/>
        <w:numPr>
          <w:ilvl w:val="0"/>
          <w:numId w:val="20"/>
        </w:numPr>
      </w:pPr>
      <w:r>
        <w:t>Tích hơp các unit đơn lẻ thành các hệ thống nhỏ và cuối cùng là nguyên hệ thống hoàn chỉnh chuẩn bị cho kiểm thử ở mức hệ thống.</w:t>
      </w:r>
    </w:p>
    <w:p w14:paraId="4F8D172D" w14:textId="4EA71D40" w:rsidR="00AA0336" w:rsidRDefault="00AA0336" w:rsidP="00AA0336">
      <w:pPr>
        <w:ind w:firstLine="1440"/>
        <w:rPr>
          <w:b/>
        </w:rPr>
      </w:pPr>
      <w:r w:rsidRPr="00AA0336">
        <w:rPr>
          <w:b/>
        </w:rPr>
        <w:lastRenderedPageBreak/>
        <w:t>2.2.4.3. S</w:t>
      </w:r>
      <w:r w:rsidR="00E5653E">
        <w:rPr>
          <w:b/>
        </w:rPr>
        <w:t xml:space="preserve">ystem Test </w:t>
      </w:r>
      <w:r w:rsidR="008F6AB6">
        <w:rPr>
          <w:b/>
        </w:rPr>
        <w:t>(Kiểm</w:t>
      </w:r>
      <w:r w:rsidR="00E5653E">
        <w:rPr>
          <w:b/>
        </w:rPr>
        <w:t xml:space="preserve"> thử hệ thống)</w:t>
      </w:r>
    </w:p>
    <w:p w14:paraId="7C19EDF3" w14:textId="513E0F16" w:rsidR="0047673F" w:rsidRDefault="0047673F" w:rsidP="00AA0336">
      <w:pPr>
        <w:ind w:firstLine="1440"/>
      </w:pPr>
      <w:r>
        <w:t xml:space="preserve">System test là một phương pháp theo dõi và đánh giá hành vi của sả phẩm hoặc hệ thống phần mềm hoàn chỉnh và đã được tích hợp đầy đủ, dựa vào đặc tả và các yêu cầu chức năng đã được xác định trước. System test bắt đầu khi tất cả các bộ phận của phần mềm đã được tích hợp thành công. </w:t>
      </w:r>
    </w:p>
    <w:p w14:paraId="47BFE1D9" w14:textId="5573B47A" w:rsidR="00AA0336" w:rsidRDefault="00AA0336" w:rsidP="00AA0336">
      <w:pPr>
        <w:ind w:left="720"/>
        <w:rPr>
          <w:b/>
        </w:rPr>
      </w:pPr>
      <w:r w:rsidRPr="00AA0336">
        <w:rPr>
          <w:b/>
        </w:rPr>
        <w:t>2.2.4.4. Accept</w:t>
      </w:r>
      <w:r w:rsidR="00E5653E">
        <w:rPr>
          <w:b/>
        </w:rPr>
        <w:t xml:space="preserve">ance Test </w:t>
      </w:r>
      <w:r w:rsidR="008F6AB6">
        <w:rPr>
          <w:b/>
        </w:rPr>
        <w:t>(Kiểm</w:t>
      </w:r>
      <w:r w:rsidR="00E5653E">
        <w:rPr>
          <w:b/>
        </w:rPr>
        <w:t xml:space="preserve"> thử chấp nhận)</w:t>
      </w:r>
    </w:p>
    <w:p w14:paraId="52DF8961" w14:textId="62F9F32B" w:rsidR="0047673F" w:rsidRPr="0047673F" w:rsidRDefault="0047673F" w:rsidP="00AA0336">
      <w:pPr>
        <w:ind w:left="720"/>
      </w:pPr>
      <w:r>
        <w:t>Thông thường, sau giai đoạn system test là acceptance test, được khách hàng thực hiện (hoặc ủy quyền cho một nhóm thứ ba thực hiện). Mục đích của acceptance test là để chứng minh phần mềm thỏa mãn tất cả các yêu cầu của khách hàng và khách hàng chấp nhận sản phẩm.</w:t>
      </w:r>
    </w:p>
    <w:p w14:paraId="3B7CC10B" w14:textId="6EA198BF" w:rsidR="00DA4A92" w:rsidRDefault="00DA4A92" w:rsidP="008B28DF">
      <w:pPr>
        <w:pStyle w:val="Heading3"/>
      </w:pPr>
      <w:bookmarkStart w:id="66" w:name="_Toc99761460"/>
      <w:r>
        <w:t>C</w:t>
      </w:r>
      <w:r w:rsidR="00AA0336">
        <w:t>ác loại hình kiểm thử</w:t>
      </w:r>
      <w:bookmarkEnd w:id="66"/>
    </w:p>
    <w:p w14:paraId="60F3C9B5" w14:textId="68778649" w:rsidR="00AA0336" w:rsidRPr="00AA0336" w:rsidRDefault="00AA0336" w:rsidP="00AA0336">
      <w:r w:rsidRPr="00AA0336">
        <w:t>Có 2</w:t>
      </w:r>
      <w:r w:rsidR="00E5653E">
        <w:t xml:space="preserve"> phương pháp kiểm thử chính là</w:t>
      </w:r>
      <w:r w:rsidRPr="00AA0336">
        <w:t xml:space="preserve"> Static testing (Kiểm thử tĩnh) và Dynamic testing (Kiểm thử động)</w:t>
      </w:r>
    </w:p>
    <w:p w14:paraId="47CACDDB" w14:textId="3FA1BBFC" w:rsidR="00AA0336" w:rsidRDefault="00AA0336" w:rsidP="00AA0336">
      <w:pPr>
        <w:rPr>
          <w:b/>
        </w:rPr>
      </w:pPr>
      <w:r>
        <w:rPr>
          <w:b/>
        </w:rPr>
        <w:t>2.2.5.1. Static Testing (Kiễm thử tĩnh</w:t>
      </w:r>
      <w:r w:rsidR="00E5653E">
        <w:rPr>
          <w:b/>
        </w:rPr>
        <w:t>):</w:t>
      </w:r>
    </w:p>
    <w:p w14:paraId="37429318" w14:textId="3317341D" w:rsidR="00AA0336" w:rsidRDefault="00AA0336" w:rsidP="00AA0336">
      <w:r>
        <w:t xml:space="preserve"> Kiểm thử tĩnh là một hình thức của kiểm thử phần mềm mà phần mềm</w:t>
      </w:r>
      <w:r w:rsidR="003A37B1">
        <w:t xml:space="preserve"> không được sử dụng thực sự. Thường thì nó không kiểm tra chi tiết mà chủ yếu kiểm tra tính đúng đắn của code, thuật toán hay tài liệu. Đây là loại kiểm thử có thể được sử dụng bởi DEV (lập trình viên), làm việc một cách độc lập.</w:t>
      </w:r>
    </w:p>
    <w:p w14:paraId="1C3707C4" w14:textId="7F8FD4E5" w:rsidR="003A37B1" w:rsidRDefault="003A37B1" w:rsidP="00AA0336">
      <w:r>
        <w:t>Kiểm thử tĩnh cũng có thể được tự động hóa. Nó sẽ thực hiện kiểm tra toàn bộ bao gồm các chương trình được phân tích bởi một thông dịch hoặc biên dịch mà xác nhận tính hợp lệ về cú pháp của chương trình.</w:t>
      </w:r>
    </w:p>
    <w:p w14:paraId="4BE74F2D" w14:textId="5A2E0A4B" w:rsidR="003A37B1" w:rsidRPr="003A37B1" w:rsidRDefault="003A37B1" w:rsidP="00AA0336">
      <w:pPr>
        <w:rPr>
          <w:b/>
        </w:rPr>
      </w:pPr>
      <w:r w:rsidRPr="003A37B1">
        <w:rPr>
          <w:b/>
        </w:rPr>
        <w:t xml:space="preserve">2.2.5.2. </w:t>
      </w:r>
      <w:r w:rsidR="00E5653E">
        <w:rPr>
          <w:b/>
        </w:rPr>
        <w:t>Dynamic testing (Kiểm thử động)</w:t>
      </w:r>
    </w:p>
    <w:p w14:paraId="45DC0787" w14:textId="1DD33861" w:rsidR="003A37B1" w:rsidRDefault="003A37B1" w:rsidP="00AA0336">
      <w:r>
        <w:t xml:space="preserve">Kiểm thử động là việc sử dụng phân mềm đặc biệt </w:t>
      </w:r>
      <w:r w:rsidR="008F6AB6">
        <w:t>(tách</w:t>
      </w:r>
      <w:r>
        <w:t xml:space="preserve"> biệt với phần mềm đang được kiểm thử) để kiểm soát việc thực hiện các bài kiểm tra và só sánh kết quả thực tế với kết quả dự đoán. </w:t>
      </w:r>
    </w:p>
    <w:p w14:paraId="6154DEF4" w14:textId="489F2089" w:rsidR="003A37B1" w:rsidRPr="00AA0336" w:rsidRDefault="003A37B1" w:rsidP="00AA0336">
      <w:r>
        <w:t>Các phương pháp kiểm thử tự động gồm có: Unit Test (Kiểm thử đơn vị), Ingration Tests (Kiểm thử tích hợp), System Tests (Kiểm thử hệ thống) và Acceptance Tests (Kiểm thử chấp nhận).</w:t>
      </w:r>
    </w:p>
    <w:p w14:paraId="4A1E785D" w14:textId="597DF6D0" w:rsidR="00DA4A92" w:rsidRDefault="000B7D2B" w:rsidP="008B28DF">
      <w:pPr>
        <w:pStyle w:val="Heading3"/>
      </w:pPr>
      <w:bookmarkStart w:id="67" w:name="_Toc99761461"/>
      <w:r>
        <w:lastRenderedPageBreak/>
        <w:t>Chiến lược kiểm thử phần mềm</w:t>
      </w:r>
      <w:bookmarkEnd w:id="67"/>
    </w:p>
    <w:p w14:paraId="3AC030C5" w14:textId="1287BC18" w:rsidR="000B7D2B" w:rsidRDefault="000B7D2B" w:rsidP="000B7D2B">
      <w:pPr>
        <w:rPr>
          <w:noProof/>
        </w:rPr>
      </w:pPr>
      <w:r>
        <w:rPr>
          <w:noProof/>
        </w:rPr>
        <w:t>Chiến lược kiểm thử là một tập hợp các nguyên tắc giải thích thiết kế thử nghiệm và xác định cách kiểm tra cần được thực hiện.</w:t>
      </w:r>
    </w:p>
    <w:p w14:paraId="7C47ABE6" w14:textId="17C67294" w:rsidR="000B7D2B" w:rsidRDefault="000B7D2B" w:rsidP="000B7D2B">
      <w:pPr>
        <w:rPr>
          <w:noProof/>
        </w:rPr>
      </w:pPr>
      <w:r>
        <w:rPr>
          <w:noProof/>
        </w:rPr>
        <w:t>Các thành phần của chiến lược t</w:t>
      </w:r>
      <w:r w:rsidR="009630ED">
        <w:rPr>
          <w:noProof/>
        </w:rPr>
        <w:t>hử nghiệm bao gồm: mục tiêu và phạm vi, định dạng các tài liệu, quy trình thử nghiệm, cấu trúc báo cáo của nhóm, chiến lược communication với khách hàng.</w:t>
      </w:r>
    </w:p>
    <w:p w14:paraId="1BB9BC2C" w14:textId="180A4D62" w:rsidR="009630ED" w:rsidRPr="000B7D2B" w:rsidRDefault="009630ED" w:rsidP="000B7D2B">
      <w:pPr>
        <w:rPr>
          <w:noProof/>
        </w:rPr>
      </w:pPr>
      <w:r>
        <w:rPr>
          <w:noProof/>
        </w:rPr>
        <w:t>Một chiến lược thử nghiệm được thực hiện bởi người quản lý dự án (Project manager). Người quyết định loại kỹ thuật cần theo dõi và mô đun nào để kiểm tra.</w:t>
      </w:r>
    </w:p>
    <w:p w14:paraId="183E4D50" w14:textId="5E718E17" w:rsidR="008B28DF" w:rsidRDefault="009630ED" w:rsidP="00AA0336">
      <w:pPr>
        <w:pStyle w:val="Heading3"/>
      </w:pPr>
      <w:bookmarkStart w:id="68" w:name="_Toc99761462"/>
      <w:r>
        <w:t>Kế hoạch kiểm thử phần mềm</w:t>
      </w:r>
      <w:bookmarkEnd w:id="68"/>
    </w:p>
    <w:p w14:paraId="0C6E3FFD" w14:textId="065B6BE4" w:rsidR="009630ED" w:rsidRDefault="009630ED" w:rsidP="009630ED">
      <w:r>
        <w:t xml:space="preserve">- Gồm 8 bước: </w:t>
      </w:r>
    </w:p>
    <w:p w14:paraId="7C997644" w14:textId="77777777" w:rsidR="009630ED" w:rsidRDefault="009630ED" w:rsidP="009630ED">
      <w:r>
        <w:t>+ Bước 1:  Phân tích sản phẩm</w:t>
      </w:r>
    </w:p>
    <w:p w14:paraId="265B1919" w14:textId="77777777" w:rsidR="009630ED" w:rsidRDefault="009630ED" w:rsidP="009630ED">
      <w:r>
        <w:t>+ Bước 2: Xây dựng chiến lước kiểm thử (test strategy)</w:t>
      </w:r>
    </w:p>
    <w:p w14:paraId="0FDE9A71" w14:textId="77777777" w:rsidR="009630ED" w:rsidRDefault="009630ED" w:rsidP="009630ED">
      <w:r>
        <w:t>+ Bước 3: Xác định mục tiêu kiểm thử</w:t>
      </w:r>
    </w:p>
    <w:p w14:paraId="69D7AA07" w14:textId="77777777" w:rsidR="009630ED" w:rsidRDefault="009630ED" w:rsidP="009630ED">
      <w:r>
        <w:t xml:space="preserve">+ Bước 4: Xác định tiêu chí kiểm thử </w:t>
      </w:r>
    </w:p>
    <w:p w14:paraId="11A2CB9A" w14:textId="77777777" w:rsidR="009630ED" w:rsidRDefault="009630ED" w:rsidP="009630ED">
      <w:r>
        <w:t>+ Bước 5: Lập kế hoạch về nguồn lực</w:t>
      </w:r>
    </w:p>
    <w:p w14:paraId="2D698C7E" w14:textId="77777777" w:rsidR="009630ED" w:rsidRDefault="009630ED" w:rsidP="009630ED">
      <w:r>
        <w:t>+ Bước 6: Xác định môi trường kiểm thử</w:t>
      </w:r>
    </w:p>
    <w:p w14:paraId="453F846E" w14:textId="77777777" w:rsidR="009630ED" w:rsidRDefault="009630ED" w:rsidP="009630ED">
      <w:r>
        <w:t>+ Bước 7: Sắp xếp lịch hoạt động</w:t>
      </w:r>
    </w:p>
    <w:p w14:paraId="7F1B725B" w14:textId="521EEBDA" w:rsidR="009630ED" w:rsidRPr="009630ED" w:rsidRDefault="009630ED" w:rsidP="009630ED">
      <w:r>
        <w:t>+ Bước 8</w:t>
      </w:r>
      <w:r w:rsidR="00E5653E">
        <w:t>: Kiểm soát sản phẩm thử nghiệm</w:t>
      </w:r>
    </w:p>
    <w:p w14:paraId="74AB1C27" w14:textId="7FC9F3D4" w:rsidR="009630ED" w:rsidRDefault="009630ED" w:rsidP="009630ED">
      <w:pPr>
        <w:pStyle w:val="Heading3"/>
      </w:pPr>
      <w:bookmarkStart w:id="69" w:name="_Toc99761463"/>
      <w:r>
        <w:t>Trường hợp kiểm thử</w:t>
      </w:r>
      <w:bookmarkEnd w:id="69"/>
    </w:p>
    <w:p w14:paraId="2242F437" w14:textId="645DA91A" w:rsidR="009630ED" w:rsidRDefault="00E5653E" w:rsidP="009630ED">
      <w:r>
        <w:t>2.2.8.1. Testcase là gì</w:t>
      </w:r>
    </w:p>
    <w:p w14:paraId="3EF83893" w14:textId="416DAA17" w:rsidR="009630ED" w:rsidRPr="009630ED" w:rsidRDefault="009630ED" w:rsidP="009630ED">
      <w:r>
        <w:t>2.2.8.2. C</w:t>
      </w:r>
      <w:r w:rsidR="00E5653E">
        <w:t>ấu trúc cơ bản của một testcase</w:t>
      </w:r>
    </w:p>
    <w:p w14:paraId="73045526" w14:textId="622AFB35" w:rsidR="00DF7E35" w:rsidRPr="00DF7E35" w:rsidRDefault="009630ED" w:rsidP="00DF7E35">
      <w:pPr>
        <w:pStyle w:val="Heading2"/>
      </w:pPr>
      <w:bookmarkStart w:id="70" w:name="_Toc99761464"/>
      <w:r>
        <w:t>Kiểm thử tự đông</w:t>
      </w:r>
      <w:bookmarkEnd w:id="70"/>
    </w:p>
    <w:p w14:paraId="4833E546" w14:textId="3E9AFABA" w:rsidR="00DF7E35" w:rsidRDefault="00DF7E35" w:rsidP="00DF7E35">
      <w:r>
        <w:t>Kiểm thử tự động: Là xử lý một cách tự động các bước thực hiện testcase, kiểm thử tự động bằng một công cụ nhằm rút ngắn thời gian kiểm thử.</w:t>
      </w:r>
    </w:p>
    <w:p w14:paraId="5A91742E" w14:textId="4CC90792" w:rsidR="00DF7E35" w:rsidRDefault="00DF7E35" w:rsidP="00DF7E35">
      <w:r>
        <w:t xml:space="preserve">Kiểm thử tự động: là một kỹ thuật tự động trong đó người kiểm thử tự viết các tập lệnh và sử dụng phần mềm phù hợp để kiểm thử phần mềm. Nói về cơ bản </w:t>
      </w:r>
      <w:r>
        <w:lastRenderedPageBreak/>
        <w:t>là một quá trình tự động hóa của một quy trình hồi quy, kiểm thử tự động cũng được sử dụng để kiểm thử ứng dụng theo quan điểm tải, hiệu năng và ứng dụng.</w:t>
      </w:r>
    </w:p>
    <w:p w14:paraId="57343A90" w14:textId="334BD251" w:rsidR="00DF7E35" w:rsidRDefault="00DF7E35" w:rsidP="00DF7E35">
      <w:r>
        <w:t>Kiểm thử tự động giúp giảm chi phí kiểm thử bằng cách hỗ trợ quá trình kiểm thử thông qua các công cụ phần mềm.</w:t>
      </w:r>
    </w:p>
    <w:p w14:paraId="7ED04430" w14:textId="1710EC72" w:rsidR="00DF7E35" w:rsidRDefault="00DF7E35" w:rsidP="00DF7E35">
      <w:r>
        <w:t>Kiểm thử tự động hay sử dụng phần mềm để kiểm thử với các ưu điểm:</w:t>
      </w:r>
    </w:p>
    <w:p w14:paraId="7F4B990B" w14:textId="39BBE15C" w:rsidR="00DF7E35" w:rsidRDefault="00DF7E35" w:rsidP="00A22C7A">
      <w:pPr>
        <w:pStyle w:val="ListParagraph"/>
        <w:numPr>
          <w:ilvl w:val="0"/>
          <w:numId w:val="21"/>
        </w:numPr>
      </w:pPr>
      <w:r>
        <w:t>Có thể thực hiện các kiểm thử một cách liên tục, lặp lại và giảm chi phí cho nhân lực kiểm thử.</w:t>
      </w:r>
    </w:p>
    <w:p w14:paraId="7307D30D" w14:textId="39613E38" w:rsidR="00DF7E35" w:rsidRDefault="00DF7E35" w:rsidP="00A22C7A">
      <w:pPr>
        <w:pStyle w:val="ListParagraph"/>
        <w:numPr>
          <w:ilvl w:val="0"/>
          <w:numId w:val="21"/>
        </w:numPr>
      </w:pPr>
      <w:r>
        <w:t>Luôn đảm bảo hoạt động thoe một kịch bản duy nhất – không bị ảnh hưởng như với kiểm thử viên.</w:t>
      </w:r>
    </w:p>
    <w:p w14:paraId="629CC96D" w14:textId="319A65F3" w:rsidR="00DF7E35" w:rsidRDefault="00DF7E35" w:rsidP="00DF7E35">
      <w:r>
        <w:t>Các hoạt động của kiểm thử tự động:</w:t>
      </w:r>
    </w:p>
    <w:p w14:paraId="0B45F725" w14:textId="0A181C85" w:rsidR="00DF7E35" w:rsidRDefault="00DF7E35" w:rsidP="00A22C7A">
      <w:pPr>
        <w:pStyle w:val="ListParagraph"/>
        <w:numPr>
          <w:ilvl w:val="0"/>
          <w:numId w:val="22"/>
        </w:numPr>
      </w:pPr>
      <w:r>
        <w:t>Phân tích yêu cầu/ Xác định môi trường/ Công cụ</w:t>
      </w:r>
    </w:p>
    <w:p w14:paraId="5A0ADE20" w14:textId="571CDBA6" w:rsidR="00DF7E35" w:rsidRDefault="00DF7E35" w:rsidP="00A22C7A">
      <w:pPr>
        <w:pStyle w:val="ListParagraph"/>
        <w:numPr>
          <w:ilvl w:val="0"/>
          <w:numId w:val="22"/>
        </w:numPr>
      </w:pPr>
      <w:r>
        <w:t xml:space="preserve">Xác định tiêu chí đầu ra </w:t>
      </w:r>
    </w:p>
    <w:p w14:paraId="09234421" w14:textId="60B62358" w:rsidR="00DF7E35" w:rsidRDefault="00DF7E35" w:rsidP="00A22C7A">
      <w:pPr>
        <w:pStyle w:val="ListParagraph"/>
        <w:numPr>
          <w:ilvl w:val="0"/>
          <w:numId w:val="22"/>
        </w:numPr>
      </w:pPr>
      <w:r>
        <w:t>Lên kế hoạch và kiểm soát</w:t>
      </w:r>
    </w:p>
    <w:p w14:paraId="4676CA19" w14:textId="6235F26F" w:rsidR="00DF7E35" w:rsidRDefault="00DF7E35" w:rsidP="00A22C7A">
      <w:pPr>
        <w:pStyle w:val="ListParagraph"/>
        <w:numPr>
          <w:ilvl w:val="0"/>
          <w:numId w:val="22"/>
        </w:numPr>
      </w:pPr>
      <w:r>
        <w:t>Thiết lập môi trường kiểm thử</w:t>
      </w:r>
    </w:p>
    <w:p w14:paraId="4AA283D6" w14:textId="776762CD" w:rsidR="00DF7E35" w:rsidRDefault="00DF7E35" w:rsidP="00A22C7A">
      <w:pPr>
        <w:pStyle w:val="ListParagraph"/>
        <w:numPr>
          <w:ilvl w:val="0"/>
          <w:numId w:val="22"/>
        </w:numPr>
      </w:pPr>
      <w:r>
        <w:t>Triển khai thiết kế kiểm thử</w:t>
      </w:r>
    </w:p>
    <w:p w14:paraId="54464C01" w14:textId="4DAD298B" w:rsidR="00DF7E35" w:rsidRDefault="00DF7E35" w:rsidP="00A22C7A">
      <w:pPr>
        <w:pStyle w:val="ListParagraph"/>
        <w:numPr>
          <w:ilvl w:val="0"/>
          <w:numId w:val="22"/>
        </w:numPr>
      </w:pPr>
      <w:r>
        <w:t>Thực thi kiểm thử</w:t>
      </w:r>
    </w:p>
    <w:p w14:paraId="2F298516" w14:textId="6DE6E246" w:rsidR="00DF7E35" w:rsidRPr="00DF7E35" w:rsidRDefault="00DF7E35" w:rsidP="00A22C7A">
      <w:pPr>
        <w:pStyle w:val="ListParagraph"/>
        <w:numPr>
          <w:ilvl w:val="0"/>
          <w:numId w:val="22"/>
        </w:numPr>
      </w:pPr>
      <w:r>
        <w:t>Phân tích, báo cáo</w:t>
      </w:r>
    </w:p>
    <w:p w14:paraId="60A1B13F" w14:textId="3F389C48" w:rsidR="00DF7E35" w:rsidRDefault="009630ED" w:rsidP="00DF7E35">
      <w:pPr>
        <w:pStyle w:val="Heading2"/>
      </w:pPr>
      <w:bookmarkStart w:id="71" w:name="_Toc99761465"/>
      <w:r>
        <w:t>Kiểm thử thủ công</w:t>
      </w:r>
      <w:bookmarkEnd w:id="71"/>
    </w:p>
    <w:p w14:paraId="79D05A2F" w14:textId="372F127B" w:rsidR="00413152" w:rsidRPr="00413152" w:rsidRDefault="00413152" w:rsidP="00413152">
      <w:r>
        <w:rPr>
          <w:noProof/>
        </w:rPr>
        <w:drawing>
          <wp:inline distT="0" distB="0" distL="0" distR="0" wp14:anchorId="7213D31E" wp14:editId="5DC5B0F9">
            <wp:extent cx="2484120" cy="1668780"/>
            <wp:effectExtent l="0" t="0" r="0" b="7620"/>
            <wp:docPr id="5" name="Picture 5" descr="manual-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nual-testing.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6820" cy="1670594"/>
                    </a:xfrm>
                    <a:prstGeom prst="rect">
                      <a:avLst/>
                    </a:prstGeom>
                    <a:noFill/>
                    <a:ln>
                      <a:noFill/>
                    </a:ln>
                  </pic:spPr>
                </pic:pic>
              </a:graphicData>
            </a:graphic>
          </wp:inline>
        </w:drawing>
      </w:r>
    </w:p>
    <w:p w14:paraId="45BF705E" w14:textId="103371FF" w:rsidR="009630ED" w:rsidRDefault="008F6AB6" w:rsidP="009630ED">
      <w:pPr>
        <w:pStyle w:val="Heading3"/>
      </w:pPr>
      <w:bookmarkStart w:id="72" w:name="_Toc99761466"/>
      <w:r>
        <w:t xml:space="preserve">K </w:t>
      </w:r>
      <w:r w:rsidR="009630ED">
        <w:t>iểm thử thủ công là gì</w:t>
      </w:r>
      <w:bookmarkEnd w:id="72"/>
    </w:p>
    <w:p w14:paraId="05290B9E" w14:textId="62BC3C04" w:rsidR="009630ED" w:rsidRPr="009630ED" w:rsidRDefault="009630ED" w:rsidP="009630ED">
      <w:r>
        <w:t xml:space="preserve">Người kiểm thử làm mọi công việc hoàn toàn bằng tay, từ viết test case đến thực hiện test, mọi thao tác như nhập điều kiện đầu vào, thực hiện một số sự kiện </w:t>
      </w:r>
      <w:r>
        <w:lastRenderedPageBreak/>
        <w:t xml:space="preserve">khác như click nút và quan sát kết quả thực tế với kết quả mong muốn trong test case, điền kết quả test. </w:t>
      </w:r>
    </w:p>
    <w:p w14:paraId="6C2CB3F3" w14:textId="5D4A4126" w:rsidR="009630ED" w:rsidRDefault="0063123E" w:rsidP="009630ED">
      <w:pPr>
        <w:pStyle w:val="Heading3"/>
      </w:pPr>
      <w:bookmarkStart w:id="73" w:name="_Toc99761467"/>
      <w:r>
        <w:t>Mục tiêu của kiểm thử thủ công</w:t>
      </w:r>
      <w:bookmarkEnd w:id="73"/>
    </w:p>
    <w:p w14:paraId="2AD102ED" w14:textId="6975C937" w:rsidR="0063123E" w:rsidRDefault="0063123E" w:rsidP="0063123E">
      <w:r>
        <w:t xml:space="preserve">Khái niệm kiểm thử thủ công là đảm bảo rằng ứng dụng hoạt động phù hợp với các yêu cầu chức năng được chỉ định. </w:t>
      </w:r>
    </w:p>
    <w:p w14:paraId="66B5364B" w14:textId="660E7FA9" w:rsidR="0063123E" w:rsidRDefault="0063123E" w:rsidP="0063123E">
      <w:r>
        <w:t>Test Suites hoặc cases, được thiết kế trong giai đoạn kiểm thử, có phạm vi kiểm thử 100%.</w:t>
      </w:r>
    </w:p>
    <w:p w14:paraId="55447339" w14:textId="29E93645" w:rsidR="0063123E" w:rsidRDefault="0063123E" w:rsidP="0063123E">
      <w:r>
        <w:t>Kiểm thử thủ công cũng đảm bảo rằng các lỗi đã tìm thất được sửa chữa bởi các developer và được kiểm thử lại bởi những tester sau khi các lỗi được khắc phục.</w:t>
      </w:r>
    </w:p>
    <w:p w14:paraId="72D3C948" w14:textId="738F9CB5" w:rsidR="0063123E" w:rsidRPr="0063123E" w:rsidRDefault="0063123E" w:rsidP="0063123E">
      <w:r>
        <w:t>Về cơ bản, kiểm thử thủ công kiểm tra chất lượng của hệ thống và cung cấp sản phẩm không có lỗi cho khách hàng.</w:t>
      </w:r>
    </w:p>
    <w:p w14:paraId="4B4D9816" w14:textId="04BFF42D" w:rsidR="009630ED" w:rsidRDefault="0063123E" w:rsidP="009630ED">
      <w:pPr>
        <w:pStyle w:val="Heading3"/>
      </w:pPr>
      <w:bookmarkStart w:id="74" w:name="_Toc99761468"/>
      <w:r>
        <w:t>Các loại kiểm thử thủ công</w:t>
      </w:r>
      <w:bookmarkEnd w:id="74"/>
    </w:p>
    <w:p w14:paraId="13936DAA" w14:textId="691DE673" w:rsidR="0063123E" w:rsidRDefault="0063123E" w:rsidP="0063123E">
      <w:pPr>
        <w:jc w:val="center"/>
      </w:pPr>
      <w:r>
        <w:rPr>
          <w:noProof/>
        </w:rPr>
        <w:drawing>
          <wp:inline distT="0" distB="0" distL="0" distR="0" wp14:anchorId="0331A95A" wp14:editId="1BF9AFD8">
            <wp:extent cx="3406140" cy="3153833"/>
            <wp:effectExtent l="0" t="0" r="3810" b="8890"/>
            <wp:docPr id="16" name="Picture 16" descr="manual testing 2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nual testing 2 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2091" cy="3159343"/>
                    </a:xfrm>
                    <a:prstGeom prst="rect">
                      <a:avLst/>
                    </a:prstGeom>
                    <a:noFill/>
                    <a:ln>
                      <a:noFill/>
                    </a:ln>
                  </pic:spPr>
                </pic:pic>
              </a:graphicData>
            </a:graphic>
          </wp:inline>
        </w:drawing>
      </w:r>
    </w:p>
    <w:p w14:paraId="3B1EB24E" w14:textId="7C00CDB3" w:rsidR="0063123E" w:rsidRDefault="0063123E" w:rsidP="0063123E">
      <w:pPr>
        <w:jc w:val="left"/>
      </w:pPr>
      <w:r>
        <w:t>Black Box Testing</w:t>
      </w:r>
    </w:p>
    <w:p w14:paraId="45E048A2" w14:textId="2E3D86E5" w:rsidR="0063123E" w:rsidRDefault="0063123E" w:rsidP="0063123E">
      <w:pPr>
        <w:jc w:val="left"/>
      </w:pPr>
      <w:r>
        <w:t>White Box Testing</w:t>
      </w:r>
    </w:p>
    <w:p w14:paraId="096CC96E" w14:textId="3292415E" w:rsidR="0063123E" w:rsidRDefault="0063123E" w:rsidP="0063123E">
      <w:pPr>
        <w:jc w:val="left"/>
      </w:pPr>
      <w:r>
        <w:t>Unit Testing</w:t>
      </w:r>
    </w:p>
    <w:p w14:paraId="2FE28D70" w14:textId="3F5091A9" w:rsidR="0063123E" w:rsidRDefault="0063123E" w:rsidP="0063123E">
      <w:pPr>
        <w:jc w:val="left"/>
      </w:pPr>
      <w:r>
        <w:t>System Testing</w:t>
      </w:r>
    </w:p>
    <w:p w14:paraId="10F0C93A" w14:textId="6D7D6911" w:rsidR="0063123E" w:rsidRDefault="0063123E" w:rsidP="0063123E">
      <w:pPr>
        <w:jc w:val="left"/>
      </w:pPr>
      <w:r>
        <w:lastRenderedPageBreak/>
        <w:t>Integration Testing</w:t>
      </w:r>
    </w:p>
    <w:p w14:paraId="7F34AAEE" w14:textId="32291C4A" w:rsidR="0063123E" w:rsidRPr="0063123E" w:rsidRDefault="0063123E" w:rsidP="0063123E">
      <w:pPr>
        <w:jc w:val="left"/>
      </w:pPr>
      <w:r>
        <w:t>Acceptance Testing</w:t>
      </w:r>
    </w:p>
    <w:p w14:paraId="3307E295" w14:textId="6B8B52C1" w:rsidR="009630ED" w:rsidRDefault="0063123E" w:rsidP="009630ED">
      <w:pPr>
        <w:pStyle w:val="Heading3"/>
      </w:pPr>
      <w:bookmarkStart w:id="75" w:name="_Toc99761469"/>
      <w:r>
        <w:t>Cách thực hiện kiểm thử thủ công</w:t>
      </w:r>
      <w:bookmarkEnd w:id="75"/>
    </w:p>
    <w:p w14:paraId="75B174A4" w14:textId="77777777" w:rsidR="0063123E" w:rsidRPr="0063123E" w:rsidRDefault="0063123E" w:rsidP="0063123E">
      <w:r w:rsidRPr="0063123E">
        <w:t>Đọc và hiểu tài liệu của dự án phần mềm. Ngoài ra, nghiên cứu Ứng dụng khi thực hiện kiểm thử (AUT) nếu có.</w:t>
      </w:r>
    </w:p>
    <w:p w14:paraId="33D4B622" w14:textId="77777777" w:rsidR="0063123E" w:rsidRPr="0063123E" w:rsidRDefault="0063123E" w:rsidP="0063123E">
      <w:r w:rsidRPr="0063123E">
        <w:t>Dự thảo kiểm thử bao gồm tất cả các yêu cầu được đề cập trong tài liệu.</w:t>
      </w:r>
    </w:p>
    <w:p w14:paraId="025C0841" w14:textId="77777777" w:rsidR="0063123E" w:rsidRPr="0063123E" w:rsidRDefault="0063123E" w:rsidP="0063123E">
      <w:r w:rsidRPr="0063123E">
        <w:t>Xem xét và vạch ra các trường hợp thử nghiệm với Trưởng nhóm, Khách hàng (nếu có)</w:t>
      </w:r>
    </w:p>
    <w:p w14:paraId="1FB5472F" w14:textId="77777777" w:rsidR="0063123E" w:rsidRPr="0063123E" w:rsidRDefault="0063123E" w:rsidP="0063123E">
      <w:r w:rsidRPr="0063123E">
        <w:t>Thực hiện các trường hợp kiểm thử trên AUT</w:t>
      </w:r>
    </w:p>
    <w:p w14:paraId="087897F1" w14:textId="77777777" w:rsidR="0063123E" w:rsidRPr="0063123E" w:rsidRDefault="0063123E" w:rsidP="0063123E">
      <w:r w:rsidRPr="0063123E">
        <w:t>Báo cáo lỗi.</w:t>
      </w:r>
    </w:p>
    <w:p w14:paraId="0EF32C83" w14:textId="1569B612" w:rsidR="0063123E" w:rsidRPr="0063123E" w:rsidRDefault="0063123E" w:rsidP="0063123E">
      <w:r w:rsidRPr="0063123E">
        <w:t>Khi các lỗi đã được sửa sẽ được tester thực hiện một lần nữa các trường hợp kiểm thử thất bại để xác minh rằng lỗi đã được khắc phục.</w:t>
      </w:r>
    </w:p>
    <w:p w14:paraId="453BC976" w14:textId="62DE49FC" w:rsidR="009630ED" w:rsidRDefault="0063123E" w:rsidP="009630ED">
      <w:pPr>
        <w:pStyle w:val="Heading3"/>
      </w:pPr>
      <w:bookmarkStart w:id="76" w:name="_Toc99761470"/>
      <w:r>
        <w:t>Các công cụ Manual testing</w:t>
      </w:r>
      <w:bookmarkEnd w:id="76"/>
    </w:p>
    <w:p w14:paraId="4AC9E448" w14:textId="0299F1E6" w:rsidR="0063123E" w:rsidRDefault="0063123E" w:rsidP="0063123E">
      <w:r>
        <w:rPr>
          <w:noProof/>
        </w:rPr>
        <w:drawing>
          <wp:inline distT="0" distB="0" distL="0" distR="0" wp14:anchorId="467F8EB8" wp14:editId="6159C2D3">
            <wp:extent cx="5400040" cy="3242295"/>
            <wp:effectExtent l="0" t="0" r="0" b="0"/>
            <wp:docPr id="17" name="Picture 17" descr="Manual Tesing là gì? kiểm thử thủ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nual Tesing là gì? kiểm thử thủ cô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242295"/>
                    </a:xfrm>
                    <a:prstGeom prst="rect">
                      <a:avLst/>
                    </a:prstGeom>
                    <a:noFill/>
                    <a:ln>
                      <a:noFill/>
                    </a:ln>
                  </pic:spPr>
                </pic:pic>
              </a:graphicData>
            </a:graphic>
          </wp:inline>
        </w:drawing>
      </w:r>
    </w:p>
    <w:p w14:paraId="66E1BC39" w14:textId="77777777" w:rsidR="0063123E" w:rsidRPr="0063123E" w:rsidRDefault="0063123E" w:rsidP="0063123E"/>
    <w:p w14:paraId="6B766FA0" w14:textId="291F450A" w:rsidR="00153BDA" w:rsidRPr="00BC2AA4" w:rsidRDefault="00153BDA" w:rsidP="004D46F1">
      <w:pPr>
        <w:pStyle w:val="Heading1"/>
      </w:pPr>
      <w:r>
        <w:br w:type="page"/>
      </w:r>
      <w:bookmarkStart w:id="77" w:name="_Toc99761471"/>
      <w:r w:rsidR="00BC2AA4">
        <w:lastRenderedPageBreak/>
        <w:t>CHƯƠNG 3. CÔNG CỤ BIRD EAT</w:t>
      </w:r>
      <w:r w:rsidR="006615AC">
        <w:t>S</w:t>
      </w:r>
      <w:r w:rsidR="00BC2AA4">
        <w:t xml:space="preserve"> BUG</w:t>
      </w:r>
      <w:bookmarkEnd w:id="77"/>
    </w:p>
    <w:p w14:paraId="08C58228"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29FB0328" w14:textId="181A3259" w:rsidR="00774289" w:rsidRDefault="004D46F1" w:rsidP="00774289">
      <w:pPr>
        <w:pStyle w:val="Heading2"/>
        <w:rPr>
          <w:ins w:id="78" w:author="nhamct" w:date="2022-04-20T13:54:00Z"/>
        </w:rPr>
      </w:pPr>
      <w:bookmarkStart w:id="79" w:name="_Toc99761472"/>
      <w:r>
        <w:t>Giới thiệu về công cụ</w:t>
      </w:r>
      <w:bookmarkEnd w:id="79"/>
    </w:p>
    <w:p w14:paraId="5681B3B0" w14:textId="61016D81" w:rsidR="00774289" w:rsidRDefault="00774289" w:rsidP="00774289">
      <w:pPr>
        <w:rPr>
          <w:ins w:id="80" w:author="nhamct" w:date="2022-04-20T13:54:00Z"/>
        </w:rPr>
      </w:pPr>
      <w:ins w:id="81" w:author="nhamct" w:date="2022-04-20T13:54:00Z">
        <w:r>
          <w:t>Cần đưa ra nội dung như sau:</w:t>
        </w:r>
      </w:ins>
    </w:p>
    <w:p w14:paraId="0ED2D0EC" w14:textId="7BBBF7BE" w:rsidR="00774289" w:rsidRDefault="00774289" w:rsidP="00774289">
      <w:pPr>
        <w:rPr>
          <w:ins w:id="82" w:author="nhamct" w:date="2022-04-20T13:55:00Z"/>
        </w:rPr>
      </w:pPr>
      <w:ins w:id="83" w:author="nhamct" w:date="2022-04-20T13:54:00Z">
        <w:r>
          <w:t xml:space="preserve">– Tổng quan về công </w:t>
        </w:r>
      </w:ins>
      <w:ins w:id="84" w:author="nhamct" w:date="2022-04-20T13:55:00Z">
        <w:r>
          <w:t>cụ</w:t>
        </w:r>
      </w:ins>
    </w:p>
    <w:p w14:paraId="751C3499" w14:textId="078FECF1" w:rsidR="00774289" w:rsidRDefault="00774289" w:rsidP="00774289">
      <w:pPr>
        <w:rPr>
          <w:ins w:id="85" w:author="nhamct" w:date="2022-04-20T13:55:00Z"/>
        </w:rPr>
      </w:pPr>
      <w:ins w:id="86" w:author="nhamct" w:date="2022-04-20T13:55:00Z">
        <w:r>
          <w:t>- Chức năng chính</w:t>
        </w:r>
      </w:ins>
    </w:p>
    <w:p w14:paraId="3781A00F" w14:textId="592C5BC2" w:rsidR="00774289" w:rsidRDefault="00774289" w:rsidP="00774289">
      <w:pPr>
        <w:rPr>
          <w:ins w:id="87" w:author="nhamct" w:date="2022-04-20T13:55:00Z"/>
        </w:rPr>
      </w:pPr>
      <w:ins w:id="88" w:author="nhamct" w:date="2022-04-20T13:55:00Z">
        <w:r>
          <w:t>- Kiến trúc (nếu có thông tin)</w:t>
        </w:r>
      </w:ins>
    </w:p>
    <w:p w14:paraId="15C90A3B" w14:textId="54C0D1FE" w:rsidR="00774289" w:rsidRDefault="00774289" w:rsidP="00774289">
      <w:pPr>
        <w:rPr>
          <w:ins w:id="89" w:author="nhamct" w:date="2022-04-20T13:55:00Z"/>
        </w:rPr>
      </w:pPr>
      <w:ins w:id="90" w:author="nhamct" w:date="2022-04-20T13:55:00Z">
        <w:r>
          <w:t>- Cài đặt và sơ bộ về cách sử dụng</w:t>
        </w:r>
      </w:ins>
    </w:p>
    <w:p w14:paraId="496DCCF7" w14:textId="77777777" w:rsidR="00774289" w:rsidRPr="00774289" w:rsidRDefault="00774289" w:rsidP="00774289">
      <w:pPr>
        <w:pPrChange w:id="91" w:author="nhamct" w:date="2022-04-20T13:54:00Z">
          <w:pPr>
            <w:pStyle w:val="Heading2"/>
          </w:pPr>
        </w:pPrChange>
      </w:pPr>
    </w:p>
    <w:p w14:paraId="1FE6D15B" w14:textId="2F99E66B" w:rsidR="00156148" w:rsidRDefault="0063634A" w:rsidP="00156148">
      <w:pPr>
        <w:pStyle w:val="Heading3"/>
      </w:pPr>
      <w:r>
        <w:t>Khái niệm</w:t>
      </w:r>
    </w:p>
    <w:p w14:paraId="1AB6ADB8" w14:textId="6A9A5C29" w:rsidR="006615AC" w:rsidRDefault="0063634A" w:rsidP="0063634A">
      <w:r>
        <w:t>Bird Eat</w:t>
      </w:r>
      <w:r w:rsidR="006615AC">
        <w:t>s</w:t>
      </w:r>
      <w:r>
        <w:t xml:space="preserve"> B</w:t>
      </w:r>
      <w:r w:rsidR="006615AC">
        <w:t>ug</w:t>
      </w:r>
      <w:r>
        <w:t xml:space="preserve"> là một công cụ bắt lỗi, báo cáo và sửa lỗi nhanh hơn</w:t>
      </w:r>
      <w:r w:rsidR="006615AC">
        <w:t xml:space="preserve">. Bird thực hiện ghi màn hình lại tất cả nhật ký. Một giải pháp tự phục vụ, không cần mã hóa và không có chu kỳ phê duyệt nào để trải qua. </w:t>
      </w:r>
    </w:p>
    <w:p w14:paraId="3E296C37" w14:textId="08CFF15E" w:rsidR="0063634A" w:rsidRDefault="006615AC" w:rsidP="0063634A">
      <w:pPr>
        <w:rPr>
          <w:ins w:id="92" w:author="nhamct" w:date="2022-04-20T13:53:00Z"/>
        </w:rPr>
      </w:pPr>
      <w:r>
        <w:t>Tự động bao gồm dữ liệu hỗ trợ (các bước để tái tạo, nhật ký kỹ thuật,…) trong mọi báo cáo lỗi. Giúp cho các nhà phát triển tìm ra nguyên nhân và gỡ lỗi nhanh hơn. Không còn sao chép và dán báo cáo lỗi</w:t>
      </w:r>
      <w:ins w:id="93" w:author="nhamct" w:date="2022-04-20T13:53:00Z">
        <w:r w:rsidR="00774289">
          <w:t>.</w:t>
        </w:r>
      </w:ins>
    </w:p>
    <w:p w14:paraId="2C6B5893" w14:textId="15AA2502" w:rsidR="00774289" w:rsidRPr="0063634A" w:rsidRDefault="00774289" w:rsidP="0063634A">
      <w:ins w:id="94" w:author="nhamct" w:date="2022-04-20T13:53:00Z">
        <w:r>
          <w:t>Hãy đưa ra hình ảnh hoặc logo của công cụ này.</w:t>
        </w:r>
      </w:ins>
    </w:p>
    <w:p w14:paraId="74FA5118" w14:textId="79F9E91F" w:rsidR="00156148" w:rsidRDefault="006615AC" w:rsidP="00774289">
      <w:pPr>
        <w:ind w:firstLine="0"/>
        <w:pPrChange w:id="95" w:author="nhamct" w:date="2022-04-20T13:53:00Z">
          <w:pPr>
            <w:pStyle w:val="Heading3"/>
          </w:pPr>
        </w:pPrChange>
      </w:pPr>
      <w:r>
        <w:t>Bird Eats Bug thực hiện tích hợp với</w:t>
      </w:r>
      <w:ins w:id="96" w:author="nhamct" w:date="2022-04-20T13:53:00Z">
        <w:r w:rsidR="00774289">
          <w:t>:</w:t>
        </w:r>
      </w:ins>
    </w:p>
    <w:p w14:paraId="365E415D" w14:textId="5FF7E802" w:rsidR="006615AC" w:rsidRDefault="006615AC" w:rsidP="00A22C7A">
      <w:pPr>
        <w:pStyle w:val="ListParagraph"/>
        <w:numPr>
          <w:ilvl w:val="0"/>
          <w:numId w:val="25"/>
        </w:numPr>
      </w:pPr>
      <w:r>
        <w:t>Jira</w:t>
      </w:r>
    </w:p>
    <w:p w14:paraId="448C7CF4" w14:textId="57649B6D" w:rsidR="006615AC" w:rsidRDefault="006615AC" w:rsidP="00A22C7A">
      <w:pPr>
        <w:pStyle w:val="ListParagraph"/>
        <w:numPr>
          <w:ilvl w:val="0"/>
          <w:numId w:val="25"/>
        </w:numPr>
      </w:pPr>
      <w:r>
        <w:t>Github</w:t>
      </w:r>
    </w:p>
    <w:p w14:paraId="49AB89FA" w14:textId="79A95826" w:rsidR="006615AC" w:rsidRDefault="006615AC" w:rsidP="00A22C7A">
      <w:pPr>
        <w:pStyle w:val="ListParagraph"/>
        <w:numPr>
          <w:ilvl w:val="0"/>
          <w:numId w:val="25"/>
        </w:numPr>
      </w:pPr>
      <w:r>
        <w:t>Slack</w:t>
      </w:r>
    </w:p>
    <w:p w14:paraId="70A7AF2D" w14:textId="0E83092A" w:rsidR="006615AC" w:rsidRDefault="006615AC" w:rsidP="00A22C7A">
      <w:pPr>
        <w:pStyle w:val="ListParagraph"/>
        <w:numPr>
          <w:ilvl w:val="0"/>
          <w:numId w:val="25"/>
        </w:numPr>
      </w:pPr>
      <w:r>
        <w:t>Linear</w:t>
      </w:r>
    </w:p>
    <w:p w14:paraId="54033CB0" w14:textId="766C8BD5" w:rsidR="006615AC" w:rsidRDefault="006615AC" w:rsidP="00A22C7A">
      <w:pPr>
        <w:pStyle w:val="ListParagraph"/>
        <w:numPr>
          <w:ilvl w:val="0"/>
          <w:numId w:val="25"/>
        </w:numPr>
      </w:pPr>
      <w:r>
        <w:t>Trello</w:t>
      </w:r>
    </w:p>
    <w:p w14:paraId="337EAF5E" w14:textId="6D49B9CE" w:rsidR="006615AC" w:rsidRDefault="006615AC" w:rsidP="00A22C7A">
      <w:pPr>
        <w:pStyle w:val="ListParagraph"/>
        <w:numPr>
          <w:ilvl w:val="0"/>
          <w:numId w:val="25"/>
        </w:numPr>
      </w:pPr>
      <w:r>
        <w:t>Email</w:t>
      </w:r>
    </w:p>
    <w:p w14:paraId="4069F70B" w14:textId="1D62FFDB" w:rsidR="001A0497" w:rsidRDefault="001A0497" w:rsidP="001A0497">
      <w:pPr>
        <w:pStyle w:val="Heading3"/>
      </w:pPr>
      <w:r>
        <w:lastRenderedPageBreak/>
        <w:t>Tích hợp với Trello</w:t>
      </w:r>
    </w:p>
    <w:p w14:paraId="79FE2928" w14:textId="003A57A1" w:rsidR="001A0497" w:rsidRDefault="001A0497" w:rsidP="001A0497">
      <w:r>
        <w:rPr>
          <w:noProof/>
        </w:rPr>
        <w:drawing>
          <wp:inline distT="0" distB="0" distL="0" distR="0" wp14:anchorId="127AF077" wp14:editId="097E099D">
            <wp:extent cx="3766293" cy="2011680"/>
            <wp:effectExtent l="0" t="0" r="5715" b="7620"/>
            <wp:docPr id="6" name="Picture 6" descr="https://assets-global.website-files.com/610bb663a35dd3364ddbf08c/6200f958d6812964413b9147_Tre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ts-global.website-files.com/610bb663a35dd3364ddbf08c/6200f958d6812964413b9147_Trello.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68794" cy="2013016"/>
                    </a:xfrm>
                    <a:prstGeom prst="rect">
                      <a:avLst/>
                    </a:prstGeom>
                    <a:noFill/>
                    <a:ln>
                      <a:noFill/>
                    </a:ln>
                  </pic:spPr>
                </pic:pic>
              </a:graphicData>
            </a:graphic>
          </wp:inline>
        </w:drawing>
      </w:r>
    </w:p>
    <w:p w14:paraId="59407D33" w14:textId="4DB2623A" w:rsidR="001A0497" w:rsidRDefault="001A0497" w:rsidP="001A0497">
      <w:r>
        <w:t>Tích hợp với Trello nhanh chóng và dễ dàng theo dõi tiến trình của bất kỳ lỗi nào được báo cáo:</w:t>
      </w:r>
    </w:p>
    <w:p w14:paraId="4F6F1F10" w14:textId="152B3687" w:rsidR="001A0497" w:rsidRDefault="001A0497" w:rsidP="00A22C7A">
      <w:pPr>
        <w:pStyle w:val="ListParagraph"/>
        <w:numPr>
          <w:ilvl w:val="0"/>
          <w:numId w:val="26"/>
        </w:numPr>
      </w:pPr>
      <w:r>
        <w:t>Đi tới cài đặt không gian làm việc và điều hướng đến cài đặt Tích hợp</w:t>
      </w:r>
    </w:p>
    <w:p w14:paraId="35D78CBF" w14:textId="22E41A10" w:rsidR="001A0497" w:rsidRDefault="001A0497" w:rsidP="00A22C7A">
      <w:pPr>
        <w:pStyle w:val="ListParagraph"/>
        <w:numPr>
          <w:ilvl w:val="0"/>
          <w:numId w:val="26"/>
        </w:numPr>
      </w:pPr>
      <w:r>
        <w:t>Bật chuyển đổi Trello</w:t>
      </w:r>
    </w:p>
    <w:p w14:paraId="23C8AE48" w14:textId="234972E8" w:rsidR="001A0497" w:rsidRDefault="001A0497" w:rsidP="00A22C7A">
      <w:pPr>
        <w:pStyle w:val="ListParagraph"/>
        <w:numPr>
          <w:ilvl w:val="0"/>
          <w:numId w:val="26"/>
        </w:numPr>
      </w:pPr>
      <w:r>
        <w:t>Quay lại danh sách phiên và mở phiên mà bạn muốn đăng lên Trello</w:t>
      </w:r>
    </w:p>
    <w:p w14:paraId="53C9F337" w14:textId="67B80C64" w:rsidR="001A0497" w:rsidRDefault="001A0497" w:rsidP="00A22C7A">
      <w:pPr>
        <w:pStyle w:val="ListParagraph"/>
        <w:numPr>
          <w:ilvl w:val="0"/>
          <w:numId w:val="26"/>
        </w:numPr>
      </w:pPr>
      <w:r>
        <w:t>Ở trên cùng bên phải, nhấp vào biểu tượng Trello để mở thẻ Trello tự động điền trước có chưa liên kết báo cáo lỗi, tiêu đề và mô tả</w:t>
      </w:r>
    </w:p>
    <w:p w14:paraId="1AC04F8B" w14:textId="00E9760E" w:rsidR="001A0497" w:rsidRDefault="001A0497" w:rsidP="00A22C7A">
      <w:pPr>
        <w:pStyle w:val="ListParagraph"/>
        <w:numPr>
          <w:ilvl w:val="0"/>
          <w:numId w:val="26"/>
        </w:numPr>
      </w:pPr>
      <w:r>
        <w:t>Nhấp và Đăng nhập để thêm nút thẻ này và hoàn thành tất cả các bước xác thực để kết nối Bird với tài khoản Trello</w:t>
      </w:r>
    </w:p>
    <w:p w14:paraId="24868596" w14:textId="13B06C97" w:rsidR="001A0497" w:rsidRDefault="001A0497" w:rsidP="00A22C7A">
      <w:pPr>
        <w:pStyle w:val="ListParagraph"/>
        <w:numPr>
          <w:ilvl w:val="0"/>
          <w:numId w:val="26"/>
        </w:numPr>
      </w:pPr>
      <w:r>
        <w:t>Chọn bảng mong muốn và nhấp vào nút Gửi tới &lt;tên bảng&gt;</w:t>
      </w:r>
    </w:p>
    <w:p w14:paraId="45CD4186" w14:textId="62DABAF0" w:rsidR="001A0497" w:rsidRPr="001A0497" w:rsidRDefault="001A0497" w:rsidP="00A22C7A">
      <w:pPr>
        <w:pStyle w:val="ListParagraph"/>
        <w:numPr>
          <w:ilvl w:val="0"/>
          <w:numId w:val="26"/>
        </w:numPr>
      </w:pPr>
      <w:r>
        <w:t>Thông báo thành công sẽ hiển thị với một liên kết có thể nhấp để mở thẻ Trello này</w:t>
      </w:r>
    </w:p>
    <w:p w14:paraId="1DB5AF54" w14:textId="171AA450" w:rsidR="002F6B28" w:rsidRDefault="004D46F1" w:rsidP="006615AC">
      <w:pPr>
        <w:pStyle w:val="Heading2"/>
      </w:pPr>
      <w:bookmarkStart w:id="97" w:name="_Toc99761475"/>
      <w:r>
        <w:lastRenderedPageBreak/>
        <w:t>Tìm hiểu và sử dụng</w:t>
      </w:r>
      <w:bookmarkEnd w:id="97"/>
    </w:p>
    <w:p w14:paraId="1278F4EA" w14:textId="6A8E2F48" w:rsidR="006615AC" w:rsidRDefault="0055626F" w:rsidP="006615AC">
      <w:pPr>
        <w:pStyle w:val="Heading3"/>
      </w:pPr>
      <w:r>
        <w:t>Cài đặt, không cần mã hóa</w:t>
      </w:r>
    </w:p>
    <w:p w14:paraId="6BB8CAB3" w14:textId="384CCAAC" w:rsidR="0055626F" w:rsidRDefault="0055626F" w:rsidP="0055626F">
      <w:r>
        <w:rPr>
          <w:noProof/>
        </w:rPr>
        <w:drawing>
          <wp:inline distT="0" distB="0" distL="0" distR="0" wp14:anchorId="0CE9A865" wp14:editId="3683DFDD">
            <wp:extent cx="4591050" cy="2628900"/>
            <wp:effectExtent l="0" t="0" r="0" b="0"/>
            <wp:docPr id="13" name="Picture 13" descr="Chế độ xem DevTools trong phiên Lỗi Bird 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ế độ xem DevTools trong phiên Lỗi Bird Ea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7902" cy="2644276"/>
                    </a:xfrm>
                    <a:prstGeom prst="rect">
                      <a:avLst/>
                    </a:prstGeom>
                    <a:noFill/>
                    <a:ln>
                      <a:noFill/>
                    </a:ln>
                  </pic:spPr>
                </pic:pic>
              </a:graphicData>
            </a:graphic>
          </wp:inline>
        </w:drawing>
      </w:r>
    </w:p>
    <w:p w14:paraId="0A531F56" w14:textId="30936668" w:rsidR="0055626F" w:rsidRDefault="0055626F" w:rsidP="0055626F">
      <w:r>
        <w:t>Cài đặt và ghim Bird vào trình duyệt của bạn để báo cáo bằng một cú nhấp chuột.</w:t>
      </w:r>
    </w:p>
    <w:p w14:paraId="21CC8172" w14:textId="5582A0E0" w:rsidR="0055626F" w:rsidRDefault="0055626F" w:rsidP="0055626F">
      <w:r>
        <w:t>Tự động nắm bắt dữ liệu quan trọng cần để chuẩn đoán và gỡ lỗi nhanh hơn</w:t>
      </w:r>
    </w:p>
    <w:p w14:paraId="0F62988E" w14:textId="2BC70F64" w:rsidR="0055626F" w:rsidRDefault="0055626F" w:rsidP="0055626F">
      <w:pPr>
        <w:pStyle w:val="Heading3"/>
      </w:pPr>
      <w:r>
        <w:t>Báo cáo lỗi</w:t>
      </w:r>
    </w:p>
    <w:p w14:paraId="0EA64580" w14:textId="1814F9A9" w:rsidR="0055626F" w:rsidRDefault="0055626F" w:rsidP="0055626F">
      <w:r>
        <w:rPr>
          <w:noProof/>
        </w:rPr>
        <w:drawing>
          <wp:inline distT="0" distB="0" distL="0" distR="0" wp14:anchorId="6B44D7EA" wp14:editId="0F7E0D78">
            <wp:extent cx="4731602" cy="2575560"/>
            <wp:effectExtent l="0" t="0" r="0" b="0"/>
            <wp:docPr id="15" name="Picture 15" descr="Ví dụ về phiên Bird Eats 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í dụ về phiên Bird Eats Bu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43648" cy="2582117"/>
                    </a:xfrm>
                    <a:prstGeom prst="rect">
                      <a:avLst/>
                    </a:prstGeom>
                    <a:noFill/>
                    <a:ln>
                      <a:noFill/>
                    </a:ln>
                  </pic:spPr>
                </pic:pic>
              </a:graphicData>
            </a:graphic>
          </wp:inline>
        </w:drawing>
      </w:r>
    </w:p>
    <w:p w14:paraId="77BA75B9" w14:textId="401236F6" w:rsidR="0055626F" w:rsidRDefault="0055626F" w:rsidP="0055626F">
      <w:r>
        <w:t>Ghi lại màn hình và tự động bao gồm mọi thứ</w:t>
      </w:r>
    </w:p>
    <w:p w14:paraId="15D35E93" w14:textId="55CFB770" w:rsidR="0055626F" w:rsidRDefault="0055626F" w:rsidP="0055626F">
      <w:pPr>
        <w:pStyle w:val="Heading3"/>
      </w:pPr>
      <w:r>
        <w:lastRenderedPageBreak/>
        <w:t>Xem lỗi để thu thập dữ liệu</w:t>
      </w:r>
    </w:p>
    <w:p w14:paraId="1CBD1510" w14:textId="1415340B" w:rsidR="0055626F" w:rsidRPr="0055626F" w:rsidRDefault="0055626F" w:rsidP="0055626F">
      <w:r w:rsidRPr="0055626F">
        <w:rPr>
          <w:noProof/>
        </w:rPr>
        <w:drawing>
          <wp:inline distT="0" distB="0" distL="0" distR="0" wp14:anchorId="0C7A4AD0" wp14:editId="399ED206">
            <wp:extent cx="5166360" cy="24155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4851" cy="2419510"/>
                    </a:xfrm>
                    <a:prstGeom prst="rect">
                      <a:avLst/>
                    </a:prstGeom>
                  </pic:spPr>
                </pic:pic>
              </a:graphicData>
            </a:graphic>
          </wp:inline>
        </w:drawing>
      </w:r>
    </w:p>
    <w:p w14:paraId="0A3279F8" w14:textId="6C1EF1A9" w:rsidR="0055626F" w:rsidRDefault="0055626F" w:rsidP="0055626F">
      <w:r>
        <w:t>Ghi lại nhật ký công nghệ ngay cả trước khi quay video</w:t>
      </w:r>
    </w:p>
    <w:p w14:paraId="7A29CF0F" w14:textId="19184917" w:rsidR="0055626F" w:rsidRDefault="0055626F" w:rsidP="0055626F">
      <w:r>
        <w:t>Chia sẻ ảnh chụp màm hình về lỗi và lỗi trực quan bằng cách bao gồm nhật ký kỹ thuật đằng sau chúng</w:t>
      </w:r>
    </w:p>
    <w:p w14:paraId="6F0D99C3" w14:textId="6446AAC4" w:rsidR="0055626F" w:rsidRPr="0055626F" w:rsidRDefault="0055626F" w:rsidP="0055626F">
      <w:r>
        <w:t>Bắt các lỗi không thể hiển thị trong giao diện</w:t>
      </w:r>
    </w:p>
    <w:p w14:paraId="103E31D2" w14:textId="77777777" w:rsidR="00021467" w:rsidRDefault="00021467">
      <w:pPr>
        <w:spacing w:before="0" w:after="0" w:line="240" w:lineRule="auto"/>
        <w:ind w:firstLine="0"/>
        <w:jc w:val="left"/>
        <w:rPr>
          <w:ins w:id="98" w:author="nhamct" w:date="2022-04-20T13:56:00Z"/>
          <w:rFonts w:cs="Arial"/>
          <w:b/>
          <w:bCs/>
          <w:caps/>
          <w:kern w:val="32"/>
          <w:sz w:val="28"/>
          <w:szCs w:val="32"/>
        </w:rPr>
      </w:pPr>
      <w:bookmarkStart w:id="99" w:name="_Toc99761476"/>
      <w:ins w:id="100" w:author="nhamct" w:date="2022-04-20T13:56:00Z">
        <w:r>
          <w:br w:type="page"/>
        </w:r>
      </w:ins>
    </w:p>
    <w:p w14:paraId="5E13F2DE" w14:textId="6C1C2ED9" w:rsidR="00153BDA" w:rsidRDefault="004D46F1" w:rsidP="00BC2AA4">
      <w:pPr>
        <w:pStyle w:val="Heading1"/>
      </w:pPr>
      <w:r>
        <w:lastRenderedPageBreak/>
        <w:t>CHƯơNG 4. PHÂN TÍCH HỆ THỐNG</w:t>
      </w:r>
      <w:bookmarkEnd w:id="99"/>
      <w:r w:rsidR="00D207AE" w:rsidRPr="00153BDA">
        <w:t xml:space="preserve"> </w:t>
      </w:r>
    </w:p>
    <w:p w14:paraId="1B78AB0D"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26878E8F" w14:textId="3D0A09D9" w:rsidR="004D46F1" w:rsidRDefault="004D46F1" w:rsidP="004D46F1">
      <w:pPr>
        <w:pStyle w:val="Heading2"/>
        <w:rPr>
          <w:ins w:id="101" w:author="nhamct" w:date="2022-04-20T13:56:00Z"/>
        </w:rPr>
      </w:pPr>
      <w:bookmarkStart w:id="102" w:name="_Toc99761477"/>
      <w:r>
        <w:t>Tổng quan về hệ thống</w:t>
      </w:r>
      <w:bookmarkEnd w:id="102"/>
    </w:p>
    <w:p w14:paraId="48DA4C4B" w14:textId="52467267" w:rsidR="00021467" w:rsidRDefault="00021467" w:rsidP="00021467">
      <w:pPr>
        <w:rPr>
          <w:moveTo w:id="103" w:author="nhamct" w:date="2022-04-20T13:56:00Z"/>
        </w:rPr>
      </w:pPr>
      <w:moveToRangeStart w:id="104" w:author="nhamct" w:date="2022-04-20T13:56:00Z" w:name="move101355433"/>
      <w:moveTo w:id="105" w:author="nhamct" w:date="2022-04-20T13:56:00Z">
        <w:r>
          <w:t xml:space="preserve">Công ty BYS </w:t>
        </w:r>
        <w:del w:id="106" w:author="nhamct" w:date="2022-04-20T13:57:00Z">
          <w:r w:rsidDel="00021467">
            <w:delText xml:space="preserve">thực hiện </w:delText>
          </w:r>
        </w:del>
        <w:r>
          <w:t>xây dựng website Quản lý nhân sự nhằm quản lý tích hợp hồ sơ nhân sự, chấm công, bảng lương, cài đặt hệ thống dễ dàng</w:t>
        </w:r>
      </w:moveTo>
      <w:ins w:id="107" w:author="nhamct" w:date="2022-04-20T13:58:00Z">
        <w:r w:rsidR="001D6844">
          <w:t xml:space="preserve"> (hệ thống này BYS làm để quản lý nội bộ công ty hay làm sản phẩm mang đi bán cho công ty khác?)</w:t>
        </w:r>
      </w:ins>
      <w:moveTo w:id="108" w:author="nhamct" w:date="2022-04-20T13:56:00Z">
        <w:r>
          <w:t>. Thay vì triển khai công tác quản lý nhân sự theo cách thủ công, truyền thống, việc áp dụng hệ thống quản lý nhân sự khoa học theo tiêu chuẩn thống nhất trong doanh nghiệp mang đến một bộ máy nhân sự hiệu quả cao hơn. Thông qua hệ thống này, công tác quản lý nhân sự diên ra nhanh, gọn, rõ ràng. Từ đó bố trí đúng người, đúng công việc, thúc đẩy, khích lệ nhân sự phát hu tối đa năng lực, đảm bảo tính công bằng, minh bạch trong vấn đề giải quyết quyền và lời ích của người lao động. Đồng thời nâng cao năng lực cạnh tranh của doanh nghiệp trên thương trường, tiết kiệm chi phí quản lý nhân sự, thời gian quản lý nhân sự vì hệ thống được lập trình thông minh, tự động cập nhật thông tin.</w:t>
        </w:r>
      </w:moveTo>
    </w:p>
    <w:moveToRangeEnd w:id="104"/>
    <w:p w14:paraId="4528AB64" w14:textId="70675FFC" w:rsidR="00021467" w:rsidRPr="00021467" w:rsidDel="00021467" w:rsidRDefault="00021467" w:rsidP="00021467">
      <w:pPr>
        <w:rPr>
          <w:del w:id="109" w:author="nhamct" w:date="2022-04-20T13:56:00Z"/>
        </w:rPr>
        <w:pPrChange w:id="110" w:author="nhamct" w:date="2022-04-20T13:56:00Z">
          <w:pPr>
            <w:pStyle w:val="Heading2"/>
          </w:pPr>
        </w:pPrChange>
      </w:pPr>
    </w:p>
    <w:p w14:paraId="1CBDA327" w14:textId="5BFE45F0" w:rsidR="0040278B" w:rsidRPr="0040278B" w:rsidRDefault="0040278B" w:rsidP="0040278B">
      <w:r>
        <w:t>Sơ đồ hệ thống HRM</w:t>
      </w:r>
      <w:ins w:id="111" w:author="nhamct" w:date="2022-04-20T13:57:00Z">
        <w:r w:rsidR="00021467">
          <w:t xml:space="preserve"> (đây là sơ đồ gì?)</w:t>
        </w:r>
      </w:ins>
    </w:p>
    <w:p w14:paraId="7F06E099" w14:textId="4ECAAB31" w:rsidR="0040278B" w:rsidRDefault="0040278B" w:rsidP="0040278B">
      <w:r>
        <w:rPr>
          <w:noProof/>
        </w:rPr>
        <w:drawing>
          <wp:inline distT="0" distB="0" distL="0" distR="0" wp14:anchorId="5F111186" wp14:editId="51D64338">
            <wp:extent cx="5306185" cy="3482340"/>
            <wp:effectExtent l="0" t="0" r="889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RM] Sơ đồ hệ thống HR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06832" cy="3482765"/>
                    </a:xfrm>
                    <a:prstGeom prst="rect">
                      <a:avLst/>
                    </a:prstGeom>
                  </pic:spPr>
                </pic:pic>
              </a:graphicData>
            </a:graphic>
          </wp:inline>
        </w:drawing>
      </w:r>
    </w:p>
    <w:p w14:paraId="53E7F0EE" w14:textId="523F19FD" w:rsidR="0040278B" w:rsidDel="00021467" w:rsidRDefault="00266CB2" w:rsidP="0040278B">
      <w:pPr>
        <w:rPr>
          <w:moveFrom w:id="112" w:author="nhamct" w:date="2022-04-20T13:56:00Z"/>
        </w:rPr>
      </w:pPr>
      <w:moveFromRangeStart w:id="113" w:author="nhamct" w:date="2022-04-20T13:56:00Z" w:name="move101355433"/>
      <w:moveFrom w:id="114" w:author="nhamct" w:date="2022-04-20T13:56:00Z">
        <w:r w:rsidDel="00021467">
          <w:lastRenderedPageBreak/>
          <w:t>Công ty BYS thực hiện xây dựng website Quản lý nhân sự nhằm quản lý tích hợp hồ sơ nhân sự, chấm công, bảng lương, cài đặt hệ thống dễ dàng. Thay vì triển khai công tác quản lý nhân sự theo cách thủ công, truyền thống, việc áp dụng hệ thống quản lý nhân sự khoa học theo tiêu chuẩn thống nhất trong doanh nghiệp mang đến một bộ máy nhân sự hiệu quả cao hơn. Thông qua hệ thống này, công tác quản lý nhân sự diên ra nhanh, gọn, rõ ràng. Từ đó bố trí đúng người, đúng công việc, thúc đẩy, khích lệ nhân sự phát hu tối đa năng lực, đảm bảo tính công bằng, minh bạch trong vấn đề giải quyết quyền và lời ích của người lao động. Đồng thời nâng cao năng lực cạnh tranh của doanh nghiệp trên thương trường, tiết kiệm chi phí quản lý nhân sự, thời gian quản lý nhân sự vì hệ thống được lập trình thông minh, tự động cập nhật thông tin.</w:t>
        </w:r>
      </w:moveFrom>
    </w:p>
    <w:moveFromRangeEnd w:id="113"/>
    <w:p w14:paraId="749C0273" w14:textId="10E014F5" w:rsidR="00034743" w:rsidRDefault="00034743" w:rsidP="0040278B">
      <w:r>
        <w:t>Hệ thống được quản lý dưới quyền Admin</w:t>
      </w:r>
      <w:ins w:id="115" w:author="nhamct" w:date="2022-04-20T13:58:00Z">
        <w:r w:rsidR="000B2F16">
          <w:t xml:space="preserve"> (admin là ai ở công ty?)</w:t>
        </w:r>
      </w:ins>
      <w:r>
        <w:t>:</w:t>
      </w:r>
    </w:p>
    <w:p w14:paraId="0B230730" w14:textId="5A22701D" w:rsidR="00C349A1" w:rsidRDefault="00034743" w:rsidP="00A22C7A">
      <w:pPr>
        <w:pStyle w:val="ListParagraph"/>
        <w:numPr>
          <w:ilvl w:val="0"/>
          <w:numId w:val="27"/>
        </w:numPr>
      </w:pPr>
      <w:r>
        <w:t>Chức năng quả</w:t>
      </w:r>
      <w:r w:rsidR="00C349A1">
        <w:t>n lý H</w:t>
      </w:r>
      <w:r>
        <w:t>ồ sơ nhân sự</w:t>
      </w:r>
      <w:r w:rsidR="00C349A1">
        <w:t>: bao gồm các module hồ sơ nhân sự, hợp đồng bảo hiểm, quyết định.</w:t>
      </w:r>
      <w:ins w:id="116" w:author="nhamct" w:date="2022-04-20T13:59:00Z">
        <w:r w:rsidR="00FE493E">
          <w:t xml:space="preserve"> (ở đây chỉ nếu ra có 3 module, sao ở bảng dưới thấy có đến 4?)</w:t>
        </w:r>
      </w:ins>
    </w:p>
    <w:tbl>
      <w:tblPr>
        <w:tblW w:w="0" w:type="dxa"/>
        <w:tblCellMar>
          <w:left w:w="0" w:type="dxa"/>
          <w:right w:w="0" w:type="dxa"/>
        </w:tblCellMar>
        <w:tblLook w:val="04A0" w:firstRow="1" w:lastRow="0" w:firstColumn="1" w:lastColumn="0" w:noHBand="0" w:noVBand="1"/>
      </w:tblPr>
      <w:tblGrid>
        <w:gridCol w:w="468"/>
        <w:gridCol w:w="1275"/>
        <w:gridCol w:w="6745"/>
      </w:tblGrid>
      <w:tr w:rsidR="00C349A1" w:rsidRPr="00C349A1" w14:paraId="3C0C903D" w14:textId="77777777" w:rsidTr="00C349A1">
        <w:trPr>
          <w:trHeight w:val="315"/>
        </w:trPr>
        <w:tc>
          <w:tcPr>
            <w:tcW w:w="0" w:type="auto"/>
            <w:tcBorders>
              <w:top w:val="dotted" w:sz="6" w:space="0" w:color="000000"/>
              <w:left w:val="dotted" w:sz="6" w:space="0" w:color="000000"/>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4C81C473"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STT</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295A43EC"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Module</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06EC8DE7"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Chức năng</w:t>
            </w:r>
          </w:p>
        </w:tc>
      </w:tr>
      <w:tr w:rsidR="00C349A1" w:rsidRPr="00C349A1" w14:paraId="2E618CF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9064C4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w:t>
            </w:r>
          </w:p>
        </w:tc>
        <w:tc>
          <w:tcPr>
            <w:tcW w:w="0" w:type="auto"/>
            <w:vMerge w:val="restart"/>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hideMark/>
          </w:tcPr>
          <w:p w14:paraId="11A90AA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Hồ sơ nhân sự</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D0A476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hồ sơ nhân sự</w:t>
            </w:r>
          </w:p>
        </w:tc>
      </w:tr>
      <w:tr w:rsidR="00C349A1" w:rsidRPr="00C349A1" w14:paraId="0B20EA0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F68A33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C4A282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3F362C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Tìm kiếm hồ sơ nhân sự và lọc theo tiêu chí (Chi nhánh, Phòng ban, Chức vụ, Trạng thái)</w:t>
            </w:r>
          </w:p>
        </w:tc>
      </w:tr>
      <w:tr w:rsidR="00C349A1" w:rsidRPr="00C349A1" w14:paraId="4CCC4DF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8BF96F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90F5BF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D47211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Export danh sách Hồ sơ nhân sự</w:t>
            </w:r>
          </w:p>
        </w:tc>
      </w:tr>
      <w:tr w:rsidR="00C349A1" w:rsidRPr="00C349A1" w14:paraId="0AFB5A5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4D7A67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01A03B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10E41B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Hồ sơ nhân sự</w:t>
            </w:r>
          </w:p>
        </w:tc>
      </w:tr>
      <w:tr w:rsidR="00C349A1" w:rsidRPr="00C349A1" w14:paraId="5F2D041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7C5FED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1CF722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E5A098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 nhân sự</w:t>
            </w:r>
          </w:p>
        </w:tc>
      </w:tr>
      <w:tr w:rsidR="00C349A1" w:rsidRPr="00C349A1" w14:paraId="5FB754D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D03DF0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88FA0C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917C39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sửa/cập nhật thông tin hồ sơ nhân sự</w:t>
            </w:r>
          </w:p>
        </w:tc>
      </w:tr>
      <w:tr w:rsidR="00C349A1" w:rsidRPr="00C349A1" w14:paraId="5C7FF48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73EA5E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96F7B0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4D00C9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Hoàn tất Hồ sơ nhân sự (Duyệt)</w:t>
            </w:r>
          </w:p>
        </w:tc>
      </w:tr>
      <w:tr w:rsidR="00C349A1" w:rsidRPr="00C349A1" w14:paraId="4163090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3D448D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1FC291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1C22DC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công việc (Từ hợp đồng, Điều chuyển, thêm thủ công)</w:t>
            </w:r>
          </w:p>
        </w:tc>
      </w:tr>
      <w:tr w:rsidR="00C349A1" w:rsidRPr="00C349A1" w14:paraId="1A743CD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F5E346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C0C10C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5EB99B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Thêm mới thông tin công việc (trường hợp thêm thủ công)</w:t>
            </w:r>
          </w:p>
        </w:tc>
      </w:tr>
      <w:tr w:rsidR="00C349A1" w:rsidRPr="00C349A1" w14:paraId="3E6BC8F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84F1BF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DF1738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2E8F78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sửa/cập nhật công việc (trường hợp thêm thủ công)</w:t>
            </w:r>
          </w:p>
        </w:tc>
      </w:tr>
      <w:tr w:rsidR="00C349A1" w:rsidRPr="00C349A1" w14:paraId="5FD6DED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809489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73243F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E66FBC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công việc (trường hợp thêm thủ công)</w:t>
            </w:r>
          </w:p>
        </w:tc>
      </w:tr>
      <w:tr w:rsidR="00C349A1" w:rsidRPr="00C349A1" w14:paraId="4BFAC86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12F78C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5395D9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4C8F20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hợp đồng nhân sự</w:t>
            </w:r>
          </w:p>
        </w:tc>
      </w:tr>
      <w:tr w:rsidR="00C349A1" w:rsidRPr="00C349A1" w14:paraId="4B0263F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EE6A53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15CA5E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A55DCB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Thêm mới hợp đồng</w:t>
            </w:r>
          </w:p>
        </w:tc>
      </w:tr>
      <w:tr w:rsidR="00C349A1" w:rsidRPr="00C349A1" w14:paraId="1E2D9C2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5C1561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510910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798061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bảo hiểm của nhân sự</w:t>
            </w:r>
          </w:p>
        </w:tc>
      </w:tr>
      <w:tr w:rsidR="00C349A1" w:rsidRPr="00C349A1" w14:paraId="4F13752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6CD810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4DBCE1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F7E65C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bảo hiểm</w:t>
            </w:r>
          </w:p>
        </w:tc>
      </w:tr>
      <w:tr w:rsidR="00C349A1" w:rsidRPr="00C349A1" w14:paraId="2E8A12E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883698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4738D7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0072E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lương &amp; phụ cấp (tự sinh theo HĐ)</w:t>
            </w:r>
          </w:p>
        </w:tc>
      </w:tr>
      <w:tr w:rsidR="00C349A1" w:rsidRPr="00C349A1" w14:paraId="712A8B0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2040A7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17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011BFC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3F74BF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Thêm mới thông tin Lương &amp; phụ cấp (trường hợp thêm thủ công)</w:t>
            </w:r>
          </w:p>
        </w:tc>
      </w:tr>
      <w:tr w:rsidR="00C349A1" w:rsidRPr="00C349A1" w14:paraId="1C1F27E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823E02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35B584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256EF1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Lương &amp; phụ cấp (trường hợp thêm thủ công)</w:t>
            </w:r>
          </w:p>
        </w:tc>
      </w:tr>
      <w:tr w:rsidR="00C349A1" w:rsidRPr="00C349A1" w14:paraId="4B6E5B3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24A03D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C81F07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FF23F2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Lương &amp; phụ cấp (trường hợp thêm thủ công)</w:t>
            </w:r>
          </w:p>
        </w:tc>
      </w:tr>
      <w:tr w:rsidR="00C349A1" w:rsidRPr="00C349A1" w14:paraId="18CFF65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3AD495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9E3164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7D95CF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quyết định của nhân sự</w:t>
            </w:r>
          </w:p>
        </w:tc>
      </w:tr>
      <w:tr w:rsidR="00C349A1" w:rsidRPr="00C349A1" w14:paraId="173931A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D29A76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2078DF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6DEAA5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lịch sử đóng bảo hiểm của nhân sự</w:t>
            </w:r>
          </w:p>
        </w:tc>
      </w:tr>
      <w:tr w:rsidR="00C349A1" w:rsidRPr="00C349A1" w14:paraId="5E8175A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833BFE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4558C4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0F47D8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trạng thái hồ sơ nhân sự</w:t>
            </w:r>
          </w:p>
        </w:tc>
      </w:tr>
      <w:tr w:rsidR="00C349A1" w:rsidRPr="00C349A1" w14:paraId="76DF237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78C0D1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2DF21B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51E4F9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hồ sơ nhân viên (chưa hoàn tất)</w:t>
            </w:r>
          </w:p>
        </w:tc>
      </w:tr>
      <w:tr w:rsidR="00C349A1" w:rsidRPr="00C349A1" w14:paraId="0EF58ED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960C2D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24</w:t>
            </w:r>
          </w:p>
        </w:tc>
        <w:tc>
          <w:tcPr>
            <w:tcW w:w="0" w:type="auto"/>
            <w:vMerge w:val="restart"/>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hideMark/>
          </w:tcPr>
          <w:p w14:paraId="401F322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Hợp đồng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7D4EF8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hợp đồng</w:t>
            </w:r>
          </w:p>
        </w:tc>
      </w:tr>
      <w:tr w:rsidR="00C349A1" w:rsidRPr="00C349A1" w14:paraId="223DF9B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D76B46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DF4113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745223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hợp đồng theo tiêu chí (Chi nhánh, Phòng ban, Chức vụ, Loại HĐ, Hiệu lực HĐ,Trạng thái)</w:t>
            </w:r>
          </w:p>
        </w:tc>
      </w:tr>
      <w:tr w:rsidR="00C349A1" w:rsidRPr="00C349A1" w14:paraId="073624A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EA1864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5A8E60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B8D4FA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hợp đồng nhân viên</w:t>
            </w:r>
          </w:p>
        </w:tc>
      </w:tr>
      <w:tr w:rsidR="00C349A1" w:rsidRPr="00C349A1" w14:paraId="19A89B9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328996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7918E2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60785E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hợp đồng</w:t>
            </w:r>
          </w:p>
        </w:tc>
      </w:tr>
      <w:tr w:rsidR="00C349A1" w:rsidRPr="00C349A1" w14:paraId="0850B75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4653A2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A73FB1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E75CD4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thông tin hợp đồng</w:t>
            </w:r>
          </w:p>
        </w:tc>
      </w:tr>
      <w:tr w:rsidR="00C349A1" w:rsidRPr="00C349A1" w14:paraId="789A948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B9583F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1F4063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99EB53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Hoàn tất Hợp đồng</w:t>
            </w:r>
          </w:p>
        </w:tc>
      </w:tr>
      <w:tr w:rsidR="00C349A1" w:rsidRPr="00C349A1" w14:paraId="6F23D0E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D4217C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B97017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B1EFED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Hợp đồng (Chưa hoàn tất)</w:t>
            </w:r>
          </w:p>
        </w:tc>
      </w:tr>
      <w:tr w:rsidR="00C349A1" w:rsidRPr="00C349A1" w14:paraId="777208E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C111FE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31</w:t>
            </w:r>
          </w:p>
        </w:tc>
        <w:tc>
          <w:tcPr>
            <w:tcW w:w="0" w:type="auto"/>
            <w:vMerge w:val="restart"/>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hideMark/>
          </w:tcPr>
          <w:p w14:paraId="4802BF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Bảo hiểm</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C73F4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đóng bảo hiểm</w:t>
            </w:r>
          </w:p>
        </w:tc>
      </w:tr>
      <w:tr w:rsidR="00C349A1" w:rsidRPr="00C349A1" w14:paraId="4300320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CCD129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4FD29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B4F0F0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bảo hiểm theo tiêu chí (Thời gian, Chi nhánh, Phòng ban, Chức vụ)</w:t>
            </w:r>
          </w:p>
        </w:tc>
      </w:tr>
      <w:tr w:rsidR="00C349A1" w:rsidRPr="00C349A1" w14:paraId="6CFA08F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98CBA2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6CEEC3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B49100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bảo hiểm</w:t>
            </w:r>
          </w:p>
        </w:tc>
      </w:tr>
      <w:tr w:rsidR="00C349A1" w:rsidRPr="00C349A1" w14:paraId="4C1B717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F37770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DDD118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4F6D37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lịch sử đóng bảo hiểm của nhân sự</w:t>
            </w:r>
          </w:p>
        </w:tc>
      </w:tr>
      <w:tr w:rsidR="00C349A1" w:rsidRPr="00C349A1" w14:paraId="377ABA9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3DDD2E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35</w:t>
            </w:r>
          </w:p>
        </w:tc>
        <w:tc>
          <w:tcPr>
            <w:tcW w:w="0" w:type="auto"/>
            <w:vMerge w:val="restart"/>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hideMark/>
          </w:tcPr>
          <w:p w14:paraId="7FEFCEF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Quyết định</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DE4A42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quyết định</w:t>
            </w:r>
          </w:p>
        </w:tc>
      </w:tr>
      <w:tr w:rsidR="00C349A1" w:rsidRPr="00C349A1" w14:paraId="58322E5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A55432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3FE9C5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9BFA53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quyết định (Từ ngày - đến ngày, loại quyết định, trạng thái)</w:t>
            </w:r>
          </w:p>
        </w:tc>
      </w:tr>
      <w:tr w:rsidR="00C349A1" w:rsidRPr="00C349A1" w14:paraId="6EBF7C0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829512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41BBEF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77A6D4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quyết định (Biến động tăng, Biến động giảm, Điều chuyển)</w:t>
            </w:r>
          </w:p>
        </w:tc>
      </w:tr>
      <w:tr w:rsidR="00C349A1" w:rsidRPr="00C349A1" w14:paraId="3809A31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305478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C96923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773FEF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biến động tăng</w:t>
            </w:r>
          </w:p>
        </w:tc>
      </w:tr>
      <w:tr w:rsidR="00C349A1" w:rsidRPr="00C349A1" w14:paraId="0CFE452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4C2CDA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059264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71EA07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thông tin biến động tăng</w:t>
            </w:r>
          </w:p>
        </w:tc>
      </w:tr>
      <w:tr w:rsidR="00C349A1" w:rsidRPr="00C349A1" w14:paraId="323ECC2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1AEC54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8D3EB4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4F691A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quyết định biến động tăng</w:t>
            </w:r>
          </w:p>
        </w:tc>
      </w:tr>
      <w:tr w:rsidR="00C349A1" w:rsidRPr="00C349A1" w14:paraId="1A20C48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E2A99D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35D4E6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D95E28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biến động tăng</w:t>
            </w:r>
          </w:p>
        </w:tc>
      </w:tr>
      <w:tr w:rsidR="00C349A1" w:rsidRPr="00C349A1" w14:paraId="196D4ED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61FC38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B9C3DF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4025B1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biến động giảm</w:t>
            </w:r>
          </w:p>
        </w:tc>
      </w:tr>
      <w:tr w:rsidR="00C349A1" w:rsidRPr="00C349A1" w14:paraId="527AB11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176145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9F690E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32235E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thông tin biến động giảm</w:t>
            </w:r>
          </w:p>
        </w:tc>
      </w:tr>
      <w:tr w:rsidR="00C349A1" w:rsidRPr="00C349A1" w14:paraId="1A765FE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7E9895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546BD5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5DAEB0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quyết định biến động giảm</w:t>
            </w:r>
          </w:p>
        </w:tc>
      </w:tr>
      <w:tr w:rsidR="00C349A1" w:rsidRPr="00C349A1" w14:paraId="776D868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A48FE6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D5469B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A68897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biến động giảm</w:t>
            </w:r>
          </w:p>
        </w:tc>
      </w:tr>
      <w:tr w:rsidR="00C349A1" w:rsidRPr="00C349A1" w14:paraId="39C96FA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FCF822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6C1BF9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1E06D2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điều chuyển</w:t>
            </w:r>
          </w:p>
        </w:tc>
      </w:tr>
      <w:tr w:rsidR="00C349A1" w:rsidRPr="00C349A1" w14:paraId="1660488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FCE243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251946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EB5FAB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thông tin điều chuyển</w:t>
            </w:r>
          </w:p>
        </w:tc>
      </w:tr>
      <w:tr w:rsidR="00C349A1" w:rsidRPr="00C349A1" w14:paraId="17CE19E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6CA204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34626F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551379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quyết định điều chuyển</w:t>
            </w:r>
          </w:p>
        </w:tc>
      </w:tr>
      <w:tr w:rsidR="00C349A1" w:rsidRPr="00C349A1" w14:paraId="28D6700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8C4BDC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EB0AB9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AB2CFB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điều chuyển</w:t>
            </w:r>
          </w:p>
        </w:tc>
      </w:tr>
    </w:tbl>
    <w:p w14:paraId="4C7C78D2" w14:textId="77777777" w:rsidR="00C349A1" w:rsidRDefault="00C349A1" w:rsidP="00C349A1">
      <w:pPr>
        <w:pStyle w:val="ListParagraph"/>
        <w:ind w:left="1440" w:firstLine="0"/>
      </w:pPr>
    </w:p>
    <w:p w14:paraId="5508E30F" w14:textId="5CA54CB4" w:rsidR="00034743" w:rsidRDefault="00C349A1" w:rsidP="00A22C7A">
      <w:pPr>
        <w:pStyle w:val="ListParagraph"/>
        <w:numPr>
          <w:ilvl w:val="0"/>
          <w:numId w:val="27"/>
        </w:numPr>
      </w:pPr>
      <w:r>
        <w:lastRenderedPageBreak/>
        <w:t>Chấm công: Bao gồm module chấm công, phân ca làm việc, bảng phân ca, quản lý công tác, quản lý tăng ca làm thêm, quản lý nghỉ phép, báo cáo đi muộn về sớm, quản lý phép, quản lý dữ liệu chấm công.</w:t>
      </w:r>
    </w:p>
    <w:tbl>
      <w:tblPr>
        <w:tblW w:w="0" w:type="dxa"/>
        <w:tblCellMar>
          <w:left w:w="0" w:type="dxa"/>
          <w:right w:w="0" w:type="dxa"/>
        </w:tblCellMar>
        <w:tblLook w:val="04A0" w:firstRow="1" w:lastRow="0" w:firstColumn="1" w:lastColumn="0" w:noHBand="0" w:noVBand="1"/>
      </w:tblPr>
      <w:tblGrid>
        <w:gridCol w:w="468"/>
        <w:gridCol w:w="2146"/>
        <w:gridCol w:w="5874"/>
      </w:tblGrid>
      <w:tr w:rsidR="00C349A1" w:rsidRPr="00C349A1" w14:paraId="7A1990C3" w14:textId="77777777" w:rsidTr="00C349A1">
        <w:trPr>
          <w:trHeight w:val="315"/>
        </w:trPr>
        <w:tc>
          <w:tcPr>
            <w:tcW w:w="0" w:type="auto"/>
            <w:tcBorders>
              <w:top w:val="dotted" w:sz="6" w:space="0" w:color="000000"/>
              <w:left w:val="dotted" w:sz="6" w:space="0" w:color="000000"/>
              <w:bottom w:val="dotted" w:sz="6" w:space="0" w:color="000000"/>
              <w:right w:val="dotted" w:sz="6" w:space="0" w:color="000000"/>
            </w:tcBorders>
            <w:shd w:val="clear" w:color="auto" w:fill="9FC5E8"/>
            <w:tcMar>
              <w:top w:w="30" w:type="dxa"/>
              <w:left w:w="45" w:type="dxa"/>
              <w:bottom w:w="30" w:type="dxa"/>
              <w:right w:w="45" w:type="dxa"/>
            </w:tcMar>
            <w:vAlign w:val="bottom"/>
            <w:hideMark/>
          </w:tcPr>
          <w:p w14:paraId="65448F71"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STT</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hideMark/>
          </w:tcPr>
          <w:p w14:paraId="123FC017"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Module</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bottom"/>
            <w:hideMark/>
          </w:tcPr>
          <w:p w14:paraId="32B8E442"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Chức năng</w:t>
            </w:r>
          </w:p>
        </w:tc>
      </w:tr>
      <w:tr w:rsidR="00C349A1" w:rsidRPr="00C349A1" w14:paraId="76B3AA4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1D3926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6CA48C8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Chấm công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7FAEF9D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tháng chấm công theo năm</w:t>
            </w:r>
          </w:p>
        </w:tc>
      </w:tr>
      <w:tr w:rsidR="00C349A1" w:rsidRPr="00C349A1" w14:paraId="7590A88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599869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DCE473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7D8F17C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bảng chấm công</w:t>
            </w:r>
          </w:p>
        </w:tc>
      </w:tr>
      <w:tr w:rsidR="00C349A1" w:rsidRPr="00C349A1" w14:paraId="69EFAA5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99E1E8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206190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4EFA0DC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bảng chấm công theo tiêu chí (Chi nhánh, phòng ban, chức vụ)</w:t>
            </w:r>
          </w:p>
        </w:tc>
      </w:tr>
      <w:tr w:rsidR="00C349A1" w:rsidRPr="00C349A1" w14:paraId="403FE66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A67A38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4F9418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4954409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chấm công của từng nhân viên</w:t>
            </w:r>
          </w:p>
        </w:tc>
      </w:tr>
      <w:tr w:rsidR="00C349A1" w:rsidRPr="00C349A1" w14:paraId="41105BD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E770B0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7EF174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5A5D1C3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chốt vân tay và tính lại công</w:t>
            </w:r>
          </w:p>
        </w:tc>
      </w:tr>
      <w:tr w:rsidR="00C349A1" w:rsidRPr="00C349A1" w14:paraId="2CD3389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BA1577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7A49DA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31412FC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Sửa thông tin chấm công trực tiếp của từng nhân viên</w:t>
            </w:r>
          </w:p>
        </w:tc>
      </w:tr>
      <w:tr w:rsidR="00C349A1" w:rsidRPr="00C349A1" w14:paraId="20FCC09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E2EDB6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6A3395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5EDB5FF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Tính toán lại công cho 1 nhân viên</w:t>
            </w:r>
          </w:p>
        </w:tc>
      </w:tr>
      <w:tr w:rsidR="00C349A1" w:rsidRPr="00C349A1" w14:paraId="44E6BF1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1B7586D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6C20CF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5D774D8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Tính toán lại danh sách chấm công</w:t>
            </w:r>
          </w:p>
        </w:tc>
      </w:tr>
      <w:tr w:rsidR="00C349A1" w:rsidRPr="00C349A1" w14:paraId="08E135E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33D96E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CD38CB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6ACB008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chế độ tính công theo cấu hình</w:t>
            </w:r>
          </w:p>
        </w:tc>
      </w:tr>
      <w:tr w:rsidR="00C349A1" w:rsidRPr="00C349A1" w14:paraId="22391F6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2DCE0F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AF309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11E8921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Chốt đơn</w:t>
            </w:r>
          </w:p>
        </w:tc>
      </w:tr>
      <w:tr w:rsidR="00C349A1" w:rsidRPr="00C349A1" w14:paraId="44CAD0D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04774C6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FB9C60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44EFF6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Chốt bảng chấm công</w:t>
            </w:r>
          </w:p>
        </w:tc>
      </w:tr>
      <w:tr w:rsidR="00C349A1" w:rsidRPr="00C349A1" w14:paraId="4F92D30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3BB4C8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374CC1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22C736E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Export file chấm công</w:t>
            </w:r>
          </w:p>
        </w:tc>
      </w:tr>
      <w:tr w:rsidR="00C349A1" w:rsidRPr="00C349A1" w14:paraId="0DA6362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EB67E7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A1EB40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16EC989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lịch sử cập nhật công</w:t>
            </w:r>
          </w:p>
        </w:tc>
      </w:tr>
      <w:tr w:rsidR="00C349A1" w:rsidRPr="00C349A1" w14:paraId="2E5B98E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C78BF4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14</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7F4ECE5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Phân ca làm việc</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0D4F181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phân ca làm việc</w:t>
            </w:r>
          </w:p>
        </w:tc>
      </w:tr>
      <w:tr w:rsidR="00C349A1" w:rsidRPr="00C349A1" w14:paraId="3AAF211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0B057D0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C9A6EB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B95BE3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phân ca (Theo ngày cố định hoặc lặp lại theo tuần)</w:t>
            </w:r>
          </w:p>
        </w:tc>
      </w:tr>
      <w:tr w:rsidR="00C349A1" w:rsidRPr="00C349A1" w14:paraId="7882395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B964D5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02213D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365F13A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thông tin phân ca</w:t>
            </w:r>
          </w:p>
        </w:tc>
      </w:tr>
      <w:tr w:rsidR="00C349A1" w:rsidRPr="00C349A1" w14:paraId="56ADF82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6DE01D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DF9631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635BE00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thông tin chi tiết phân ca</w:t>
            </w:r>
          </w:p>
        </w:tc>
      </w:tr>
      <w:tr w:rsidR="00C349A1" w:rsidRPr="00C349A1" w14:paraId="2841C55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B15F64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49653F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62017E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chi tiết phân ca</w:t>
            </w:r>
          </w:p>
        </w:tc>
      </w:tr>
      <w:tr w:rsidR="00C349A1" w:rsidRPr="00C349A1" w14:paraId="40AC95D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7E3CA54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79E36C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0BA7D53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phân ca (chưa duyệt)</w:t>
            </w:r>
          </w:p>
        </w:tc>
      </w:tr>
      <w:tr w:rsidR="00C349A1" w:rsidRPr="00C349A1" w14:paraId="1B2EAFC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7FD760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20</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11A4EBD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Bảng phân ca</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EF86B0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bảng phân ca</w:t>
            </w:r>
          </w:p>
        </w:tc>
      </w:tr>
      <w:tr w:rsidR="00C349A1" w:rsidRPr="00C349A1" w14:paraId="3E87E7A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91B379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430A02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687DD60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bảng phân ca theo tiêu chí (tháng, chi nhánh, phòng ban)</w:t>
            </w:r>
          </w:p>
        </w:tc>
      </w:tr>
      <w:tr w:rsidR="00C349A1" w:rsidRPr="00C349A1" w14:paraId="5CA47DF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7ECE3B0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8BC053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021D2E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Export file bảng phân ca </w:t>
            </w:r>
          </w:p>
        </w:tc>
      </w:tr>
      <w:tr w:rsidR="00C349A1" w:rsidRPr="00C349A1" w14:paraId="6E0ACF8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D80965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91450E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B6FE0A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 phân ca của nhân sự</w:t>
            </w:r>
          </w:p>
        </w:tc>
      </w:tr>
      <w:tr w:rsidR="00C349A1" w:rsidRPr="00C349A1" w14:paraId="7393B42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FC8F60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24</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4B92CE4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công tác</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A01011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đơn công tác</w:t>
            </w:r>
          </w:p>
        </w:tc>
      </w:tr>
      <w:tr w:rsidR="00C349A1" w:rsidRPr="00C349A1" w14:paraId="1BEF626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047261F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324B32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21FA572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đơn công tác</w:t>
            </w:r>
          </w:p>
        </w:tc>
      </w:tr>
      <w:tr w:rsidR="00C349A1" w:rsidRPr="00C349A1" w14:paraId="7A076B5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99E78A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F86C4A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0341B4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đơn công tác</w:t>
            </w:r>
          </w:p>
        </w:tc>
      </w:tr>
      <w:tr w:rsidR="00C349A1" w:rsidRPr="00C349A1" w14:paraId="62F7FA6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09AE3F8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CC6E93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5EEBDE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đơn công tác</w:t>
            </w:r>
          </w:p>
        </w:tc>
      </w:tr>
      <w:tr w:rsidR="00C349A1" w:rsidRPr="00C349A1" w14:paraId="2CF2AE5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5E4DC67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8C2970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0C29717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đơn công tác</w:t>
            </w:r>
          </w:p>
        </w:tc>
      </w:tr>
      <w:tr w:rsidR="00C349A1" w:rsidRPr="00C349A1" w14:paraId="7A76E29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7517C7E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C5BCF0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921A2F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đơn công tác</w:t>
            </w:r>
          </w:p>
        </w:tc>
      </w:tr>
      <w:tr w:rsidR="00C349A1" w:rsidRPr="00C349A1" w14:paraId="264EE67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DE0499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30</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60734A3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tăng ca/làm thêm</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41F31A9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đơn tăng ca/làm thêm</w:t>
            </w:r>
          </w:p>
        </w:tc>
      </w:tr>
      <w:tr w:rsidR="00C349A1" w:rsidRPr="00C349A1" w14:paraId="100FAA8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BEB7EF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473154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E05656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đơn tăng ca/làm thêm</w:t>
            </w:r>
          </w:p>
        </w:tc>
      </w:tr>
      <w:tr w:rsidR="00C349A1" w:rsidRPr="00C349A1" w14:paraId="37D10BF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40E114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AB8A90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4939572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đơn tăng ca/làm thêm</w:t>
            </w:r>
          </w:p>
        </w:tc>
      </w:tr>
      <w:tr w:rsidR="00C349A1" w:rsidRPr="00C349A1" w14:paraId="4015BF0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9C507A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6C3745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3535CA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đơn tăng ca/làm thêm</w:t>
            </w:r>
          </w:p>
        </w:tc>
      </w:tr>
      <w:tr w:rsidR="00C349A1" w:rsidRPr="00C349A1" w14:paraId="0A5CBA2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1D4EDD1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583A75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6B8CB5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đơn tăng ca/làm thêm</w:t>
            </w:r>
          </w:p>
        </w:tc>
      </w:tr>
      <w:tr w:rsidR="00C349A1" w:rsidRPr="00C349A1" w14:paraId="36B1CFE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25ED20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AAAFD5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CC5433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đơn tăng ca/làm thêm</w:t>
            </w:r>
          </w:p>
        </w:tc>
      </w:tr>
      <w:tr w:rsidR="00C349A1" w:rsidRPr="00C349A1" w14:paraId="39FDB90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5E80DEA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36</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10EA866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nghỉ phép</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10341B0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đơn xin nghỉ</w:t>
            </w:r>
          </w:p>
        </w:tc>
      </w:tr>
      <w:tr w:rsidR="00C349A1" w:rsidRPr="00C349A1" w14:paraId="5E790AC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55B11BE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689957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6737B07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đơn xin nghỉ</w:t>
            </w:r>
          </w:p>
        </w:tc>
      </w:tr>
      <w:tr w:rsidR="00C349A1" w:rsidRPr="00C349A1" w14:paraId="0E7E832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49FA72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BDC266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27B965A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đơn xin nghỉ</w:t>
            </w:r>
          </w:p>
        </w:tc>
      </w:tr>
      <w:tr w:rsidR="00C349A1" w:rsidRPr="00C349A1" w14:paraId="1BDC8CD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67A38D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9E2BF5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4AD3011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đơn xin nghỉ</w:t>
            </w:r>
          </w:p>
        </w:tc>
      </w:tr>
      <w:tr w:rsidR="00C349A1" w:rsidRPr="00C349A1" w14:paraId="3C4BA0E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7713FFA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542901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759DA83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đơn xin nghỉ</w:t>
            </w:r>
          </w:p>
        </w:tc>
      </w:tr>
      <w:tr w:rsidR="00C349A1" w:rsidRPr="00C349A1" w14:paraId="49D8F05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C694E4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ED041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55C38BD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đơn xin nghỉ</w:t>
            </w:r>
          </w:p>
        </w:tc>
      </w:tr>
      <w:tr w:rsidR="00C349A1" w:rsidRPr="00C349A1" w14:paraId="4982F71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288A0F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42</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6E9393B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Báo cáo đi muộn về sớm</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2E95F27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đi muộn, về sớm</w:t>
            </w:r>
          </w:p>
        </w:tc>
      </w:tr>
      <w:tr w:rsidR="00C349A1" w:rsidRPr="00C349A1" w14:paraId="783FA8C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404D70D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5EDBE6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3CADF29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(tháng)</w:t>
            </w:r>
          </w:p>
        </w:tc>
      </w:tr>
      <w:tr w:rsidR="00C349A1" w:rsidRPr="00C349A1" w14:paraId="4179045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3D3A96B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BB3A10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0534464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chi tiết đi muộn, về sớm</w:t>
            </w:r>
          </w:p>
        </w:tc>
      </w:tr>
      <w:tr w:rsidR="00C349A1" w:rsidRPr="00C349A1" w14:paraId="3B707BB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5AA90CD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45</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hideMark/>
          </w:tcPr>
          <w:p w14:paraId="225EA8F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phép</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2485C8A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phép tồn theo tháng</w:t>
            </w:r>
          </w:p>
        </w:tc>
      </w:tr>
      <w:tr w:rsidR="00C349A1" w:rsidRPr="00C349A1" w14:paraId="12F9DEB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6547511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BFF5E0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0EC7685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theo tháng</w:t>
            </w:r>
          </w:p>
        </w:tc>
      </w:tr>
      <w:tr w:rsidR="00C349A1" w:rsidRPr="00C349A1" w14:paraId="14BAC0A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16E2E76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9D4461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7F91BAD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phép tồn theo năm</w:t>
            </w:r>
          </w:p>
        </w:tc>
      </w:tr>
      <w:tr w:rsidR="00C349A1" w:rsidRPr="00C349A1" w14:paraId="4AE2B7A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5B7E613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A64A04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21656BB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theo năm</w:t>
            </w:r>
          </w:p>
        </w:tc>
      </w:tr>
      <w:tr w:rsidR="00C349A1" w:rsidRPr="00C349A1" w14:paraId="54498C0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76AC6FE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04D38B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bottom"/>
            <w:hideMark/>
          </w:tcPr>
          <w:p w14:paraId="3D85E2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Export file danh sách phép tồn</w:t>
            </w:r>
          </w:p>
        </w:tc>
      </w:tr>
      <w:tr w:rsidR="00C349A1" w:rsidRPr="00C349A1" w14:paraId="2AC50E0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bottom"/>
            <w:hideMark/>
          </w:tcPr>
          <w:p w14:paraId="248DF9F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5BBDB5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bottom"/>
            <w:hideMark/>
          </w:tcPr>
          <w:p w14:paraId="42D970B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nhật/chỉnh sửa phép trực tiếp</w:t>
            </w:r>
          </w:p>
        </w:tc>
      </w:tr>
      <w:tr w:rsidR="00C349A1" w:rsidRPr="00C349A1" w14:paraId="119D69C2"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88A5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A1383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dữ liệu chấm công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5E6A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dữ liệu chấm công</w:t>
            </w:r>
          </w:p>
        </w:tc>
      </w:tr>
      <w:tr w:rsidR="00C349A1" w:rsidRPr="00C349A1" w14:paraId="67F328B9"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F04F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29DD771" w14:textId="77777777" w:rsidR="00C349A1" w:rsidRPr="00C349A1" w:rsidRDefault="00C349A1" w:rsidP="00C349A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EB28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dữ liệu chấm công theo tiêu chí (Từ ngày, đến ngày, máy chấm công, loại)</w:t>
            </w:r>
          </w:p>
        </w:tc>
      </w:tr>
      <w:tr w:rsidR="00C349A1" w:rsidRPr="00C349A1" w14:paraId="2A4D03B0"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E38F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8B596D" w14:textId="77777777" w:rsidR="00C349A1" w:rsidRPr="00C349A1" w:rsidRDefault="00C349A1" w:rsidP="00C349A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2AFB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Import dữ liệu chấm công</w:t>
            </w:r>
          </w:p>
        </w:tc>
      </w:tr>
      <w:tr w:rsidR="00C349A1" w:rsidRPr="00C349A1" w14:paraId="49C6B7FC"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32D7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44D0E1" w14:textId="77777777" w:rsidR="00C349A1" w:rsidRPr="00C349A1" w:rsidRDefault="00C349A1" w:rsidP="00C349A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E119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Export dữ liệu chấm công</w:t>
            </w:r>
          </w:p>
        </w:tc>
      </w:tr>
    </w:tbl>
    <w:p w14:paraId="1E241B41" w14:textId="77777777" w:rsidR="00C349A1" w:rsidRDefault="00C349A1" w:rsidP="00C349A1">
      <w:pPr>
        <w:pStyle w:val="ListParagraph"/>
        <w:ind w:left="1440" w:firstLine="0"/>
      </w:pPr>
    </w:p>
    <w:p w14:paraId="3DB56138" w14:textId="295DA1BF" w:rsidR="00C349A1" w:rsidRDefault="00C349A1" w:rsidP="00A22C7A">
      <w:pPr>
        <w:pStyle w:val="ListParagraph"/>
        <w:numPr>
          <w:ilvl w:val="0"/>
          <w:numId w:val="27"/>
        </w:numPr>
      </w:pPr>
      <w:r>
        <w:t>Bảng lương: Bao gồm module bảng lương, loại bảng lương, từ khóa</w:t>
      </w:r>
      <w:ins w:id="117" w:author="nhamct" w:date="2022-04-20T14:00:00Z">
        <w:r w:rsidR="005D4A70">
          <w:t xml:space="preserve"> (số lượng và tên module không tương ứng với bảng dưới)</w:t>
        </w:r>
      </w:ins>
    </w:p>
    <w:tbl>
      <w:tblPr>
        <w:tblW w:w="0" w:type="dxa"/>
        <w:tblCellMar>
          <w:left w:w="0" w:type="dxa"/>
          <w:right w:w="0" w:type="dxa"/>
        </w:tblCellMar>
        <w:tblLook w:val="04A0" w:firstRow="1" w:lastRow="0" w:firstColumn="1" w:lastColumn="0" w:noHBand="0" w:noVBand="1"/>
      </w:tblPr>
      <w:tblGrid>
        <w:gridCol w:w="468"/>
        <w:gridCol w:w="1245"/>
        <w:gridCol w:w="6775"/>
      </w:tblGrid>
      <w:tr w:rsidR="00C349A1" w:rsidRPr="00C349A1" w14:paraId="55736DE5" w14:textId="77777777" w:rsidTr="00C349A1">
        <w:trPr>
          <w:trHeight w:val="315"/>
        </w:trPr>
        <w:tc>
          <w:tcPr>
            <w:tcW w:w="0" w:type="auto"/>
            <w:tcBorders>
              <w:top w:val="dotted" w:sz="6" w:space="0" w:color="000000"/>
              <w:left w:val="dotted" w:sz="6" w:space="0" w:color="000000"/>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3E96C596"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STT</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3926E7E1"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Module</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249A7B28"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Chức năng</w:t>
            </w:r>
          </w:p>
        </w:tc>
      </w:tr>
      <w:tr w:rsidR="00C349A1" w:rsidRPr="00C349A1" w14:paraId="14DF02C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84BC52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DD756A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Bảng lương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923938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bảng lương</w:t>
            </w:r>
          </w:p>
        </w:tc>
      </w:tr>
      <w:tr w:rsidR="00C349A1" w:rsidRPr="00C349A1" w14:paraId="5B90DBE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A7B2FC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2E43C0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8DEEF5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danh sách (Năm, Chi nhánh, Phòng ban, Trạng thái)</w:t>
            </w:r>
          </w:p>
        </w:tc>
      </w:tr>
      <w:tr w:rsidR="00C349A1" w:rsidRPr="00C349A1" w14:paraId="4445C44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F51446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BBAC7B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78C813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 bảng lương</w:t>
            </w:r>
          </w:p>
        </w:tc>
      </w:tr>
      <w:tr w:rsidR="00C349A1" w:rsidRPr="00C349A1" w14:paraId="6F10850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38741C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6F2C69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ABA105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Bảng lương theo Chi nhánh, Phòng ban</w:t>
            </w:r>
          </w:p>
        </w:tc>
      </w:tr>
      <w:tr w:rsidR="00C349A1" w:rsidRPr="00C349A1" w14:paraId="2104134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7CC780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A262CD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5921A3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Bảng lương theo Chức vụ</w:t>
            </w:r>
          </w:p>
        </w:tc>
      </w:tr>
      <w:tr w:rsidR="00C349A1" w:rsidRPr="00C349A1" w14:paraId="45C9676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4649B8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B06DB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56E5BE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Chốt/Hoàn chốt bảng lương</w:t>
            </w:r>
          </w:p>
        </w:tc>
      </w:tr>
      <w:tr w:rsidR="00C349A1" w:rsidRPr="00C349A1" w14:paraId="501C8D7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A904E6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D1DA96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5F8AD4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Tính toán lại</w:t>
            </w:r>
          </w:p>
        </w:tc>
      </w:tr>
      <w:tr w:rsidR="00C349A1" w:rsidRPr="00C349A1" w14:paraId="377CE8E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26C77D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63EF40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824D14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Sửa cấu hình bảng lương</w:t>
            </w:r>
          </w:p>
        </w:tc>
      </w:tr>
      <w:tr w:rsidR="00C349A1" w:rsidRPr="00C349A1" w14:paraId="674F473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E00DA6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1C6DF5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57291C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Export Bảng lương (Danh sách chi tiết, Danh sách lương theo Chi nhánh &amp; Phòng ban, Danh sách lương theo chức vụ)</w:t>
            </w:r>
          </w:p>
        </w:tc>
      </w:tr>
      <w:tr w:rsidR="00C349A1" w:rsidRPr="00C349A1" w14:paraId="1A0FB04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76C3DE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E90C6B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323A8C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Import thông tin lương</w:t>
            </w:r>
          </w:p>
        </w:tc>
      </w:tr>
      <w:tr w:rsidR="00C349A1" w:rsidRPr="00C349A1" w14:paraId="363DF92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6E9FAD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948F7A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F518A9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Thêm nhân sự vào bảng lương</w:t>
            </w:r>
          </w:p>
        </w:tc>
      </w:tr>
      <w:tr w:rsidR="00C349A1" w:rsidRPr="00C349A1" w14:paraId="34316A8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28B24A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F0A075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EC7707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bảng lương (chỉ xóa được bảng chưa chốt)</w:t>
            </w:r>
          </w:p>
        </w:tc>
      </w:tr>
      <w:tr w:rsidR="00C349A1" w:rsidRPr="00C349A1" w14:paraId="1A3A35F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6CFAD5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83960E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C46911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lịch sử hoạt động của bảng lương</w:t>
            </w:r>
          </w:p>
        </w:tc>
      </w:tr>
      <w:tr w:rsidR="00C349A1" w:rsidRPr="00C349A1" w14:paraId="5CBFD2A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636220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14</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5C4F8D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Loại bảng lương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08BC2E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loại bảng lương</w:t>
            </w:r>
          </w:p>
        </w:tc>
      </w:tr>
      <w:tr w:rsidR="00C349A1" w:rsidRPr="00C349A1" w14:paraId="0CC6EE1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60060B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78B8B2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F66FB6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(Chi nhánh, phòng ban, chức vụ)</w:t>
            </w:r>
          </w:p>
        </w:tc>
      </w:tr>
      <w:tr w:rsidR="00C349A1" w:rsidRPr="00C349A1" w14:paraId="6B40B62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6A8BC2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245F44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0BA6EF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loại bảng lương</w:t>
            </w:r>
          </w:p>
        </w:tc>
      </w:tr>
      <w:tr w:rsidR="00C349A1" w:rsidRPr="00C349A1" w14:paraId="714CA6A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C98D2A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DD54A0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A85925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loại bảng lương</w:t>
            </w:r>
          </w:p>
        </w:tc>
      </w:tr>
      <w:tr w:rsidR="00C349A1" w:rsidRPr="00C349A1" w14:paraId="35CC690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4A2C07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BE870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24FADD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chi tiết loại bảng lương</w:t>
            </w:r>
          </w:p>
        </w:tc>
      </w:tr>
      <w:tr w:rsidR="00C349A1" w:rsidRPr="00C349A1" w14:paraId="20F7926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DE5B7D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0CA707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149A2C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Sao chép loại bảng lương</w:t>
            </w:r>
          </w:p>
        </w:tc>
      </w:tr>
      <w:tr w:rsidR="00C349A1" w:rsidRPr="00C349A1" w14:paraId="70134B7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4B7490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679C82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900002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loại bảng lương</w:t>
            </w:r>
          </w:p>
        </w:tc>
      </w:tr>
      <w:tr w:rsidR="00C349A1" w:rsidRPr="00C349A1" w14:paraId="79BE37D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F42BF8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BAEAA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3C9A4A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Bảng lương từ loại bảng lương có sẵn</w:t>
            </w:r>
          </w:p>
        </w:tc>
      </w:tr>
      <w:tr w:rsidR="00C349A1" w:rsidRPr="00C349A1" w14:paraId="2E0849F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17019A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22</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494F58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Từ khóa</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19B4DE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từ khóa</w:t>
            </w:r>
          </w:p>
        </w:tc>
      </w:tr>
      <w:tr w:rsidR="00C349A1" w:rsidRPr="00C349A1" w14:paraId="5A62A217"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09972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23</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F80BD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Tạm ứng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EAB65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tạm ứng</w:t>
            </w:r>
          </w:p>
        </w:tc>
      </w:tr>
      <w:tr w:rsidR="00C349A1" w:rsidRPr="00C349A1" w14:paraId="733811E4"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12ED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24</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9DAEF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34E058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chứng từ tạm ứng</w:t>
            </w:r>
          </w:p>
        </w:tc>
      </w:tr>
      <w:tr w:rsidR="00C349A1" w:rsidRPr="00C349A1" w14:paraId="2C193F72"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135AF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25</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9517B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0BA74A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chứng từ Tạm ứng cho 1 hoặc nhiều nhân viên</w:t>
            </w:r>
          </w:p>
        </w:tc>
      </w:tr>
      <w:tr w:rsidR="00C349A1" w:rsidRPr="00C349A1" w14:paraId="023DB660"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A3D50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26</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30348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35AECD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chi tiết tạm ứng</w:t>
            </w:r>
          </w:p>
        </w:tc>
      </w:tr>
      <w:tr w:rsidR="00C349A1" w:rsidRPr="00C349A1" w14:paraId="29C54265"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8A3D7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27</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65E29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DB2A73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Duyệt/Từ chối duyệt chứng từ Tạm ứng</w:t>
            </w:r>
          </w:p>
        </w:tc>
      </w:tr>
      <w:tr w:rsidR="00C349A1" w:rsidRPr="00C349A1" w14:paraId="5E88E3AF"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90E1A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28</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42C952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631E2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chứng từ chưa duyệt</w:t>
            </w:r>
          </w:p>
        </w:tc>
      </w:tr>
      <w:tr w:rsidR="00C349A1" w:rsidRPr="00C349A1" w14:paraId="1E1F394C"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9393D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29</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9C05E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Hoàn ứng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9A9A5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chứng từ hoàn ứng</w:t>
            </w:r>
          </w:p>
        </w:tc>
      </w:tr>
      <w:tr w:rsidR="00C349A1" w:rsidRPr="00C349A1" w14:paraId="291931C8"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E5D59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30</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240493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46904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hoàn ứng</w:t>
            </w:r>
          </w:p>
        </w:tc>
      </w:tr>
      <w:tr w:rsidR="00C349A1" w:rsidRPr="00C349A1" w14:paraId="6A8B7E71"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979E8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31</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A93E7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4CF2A0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chứng từ hoàn ứng</w:t>
            </w:r>
          </w:p>
        </w:tc>
      </w:tr>
      <w:tr w:rsidR="00C349A1" w:rsidRPr="00C349A1" w14:paraId="354CABD3"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7EAE9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32</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FC7BC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2609A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chi tiết hoàn ứng</w:t>
            </w:r>
          </w:p>
        </w:tc>
      </w:tr>
      <w:tr w:rsidR="00C349A1" w:rsidRPr="00C349A1" w14:paraId="4350FC95"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688FE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33</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B663B8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C05BDD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Duyệt chứng từ hoàn ứng</w:t>
            </w:r>
          </w:p>
        </w:tc>
      </w:tr>
      <w:tr w:rsidR="00C349A1" w:rsidRPr="00C349A1" w14:paraId="46154382" w14:textId="77777777" w:rsidTr="00C349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6B64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BC571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F6663F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chứng từ hoàn ứng</w:t>
            </w:r>
          </w:p>
        </w:tc>
      </w:tr>
    </w:tbl>
    <w:p w14:paraId="367B4A8F" w14:textId="77777777" w:rsidR="00C349A1" w:rsidRDefault="00C349A1" w:rsidP="00C349A1">
      <w:pPr>
        <w:pStyle w:val="ListParagraph"/>
        <w:ind w:left="1440" w:firstLine="0"/>
      </w:pPr>
    </w:p>
    <w:p w14:paraId="03506D63" w14:textId="4CC2F102" w:rsidR="00C349A1" w:rsidRDefault="00C349A1" w:rsidP="00A22C7A">
      <w:pPr>
        <w:pStyle w:val="ListParagraph"/>
        <w:numPr>
          <w:ilvl w:val="0"/>
          <w:numId w:val="27"/>
        </w:numPr>
      </w:pPr>
      <w:r>
        <w:t>Cấu hình – Cài đặt: Bao gồm module cài đặt hệ thống, cài đặt hồ sơ nhân sự, cài đặt chấm công, cài đặt bảng lương.</w:t>
      </w:r>
    </w:p>
    <w:tbl>
      <w:tblPr>
        <w:tblW w:w="0" w:type="dxa"/>
        <w:tblCellMar>
          <w:left w:w="0" w:type="dxa"/>
          <w:right w:w="0" w:type="dxa"/>
        </w:tblCellMar>
        <w:tblLook w:val="04A0" w:firstRow="1" w:lastRow="0" w:firstColumn="1" w:lastColumn="0" w:noHBand="0" w:noVBand="1"/>
      </w:tblPr>
      <w:tblGrid>
        <w:gridCol w:w="468"/>
        <w:gridCol w:w="1235"/>
        <w:gridCol w:w="1264"/>
        <w:gridCol w:w="5521"/>
      </w:tblGrid>
      <w:tr w:rsidR="00C349A1" w:rsidRPr="00C349A1" w14:paraId="7194A22D" w14:textId="77777777" w:rsidTr="00C349A1">
        <w:trPr>
          <w:trHeight w:val="315"/>
        </w:trPr>
        <w:tc>
          <w:tcPr>
            <w:tcW w:w="0" w:type="auto"/>
            <w:tcBorders>
              <w:top w:val="dotted" w:sz="6" w:space="0" w:color="000000"/>
              <w:left w:val="dotted" w:sz="6" w:space="0" w:color="000000"/>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2A73B0C2"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STT</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3350D6C6"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Nhóm Module</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3F4C2AAB"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Module con</w:t>
            </w:r>
          </w:p>
        </w:tc>
        <w:tc>
          <w:tcPr>
            <w:tcW w:w="0" w:type="auto"/>
            <w:tcBorders>
              <w:top w:val="dotted" w:sz="6" w:space="0" w:color="000000"/>
              <w:left w:val="single" w:sz="6" w:space="0" w:color="CCCCCC"/>
              <w:bottom w:val="dotted" w:sz="6" w:space="0" w:color="000000"/>
              <w:right w:val="dotted" w:sz="6" w:space="0" w:color="000000"/>
            </w:tcBorders>
            <w:shd w:val="clear" w:color="auto" w:fill="9FC5E8"/>
            <w:tcMar>
              <w:top w:w="30" w:type="dxa"/>
              <w:left w:w="45" w:type="dxa"/>
              <w:bottom w:w="30" w:type="dxa"/>
              <w:right w:w="45" w:type="dxa"/>
            </w:tcMar>
            <w:vAlign w:val="center"/>
            <w:hideMark/>
          </w:tcPr>
          <w:p w14:paraId="680DB98F" w14:textId="77777777" w:rsidR="00C349A1" w:rsidRPr="00C349A1" w:rsidRDefault="00C349A1" w:rsidP="00C349A1">
            <w:pPr>
              <w:spacing w:before="0" w:after="0" w:line="240" w:lineRule="auto"/>
              <w:ind w:firstLine="0"/>
              <w:jc w:val="left"/>
              <w:rPr>
                <w:rFonts w:ascii="Arial" w:hAnsi="Arial" w:cs="Arial"/>
                <w:b/>
                <w:bCs/>
                <w:sz w:val="20"/>
                <w:szCs w:val="20"/>
              </w:rPr>
            </w:pPr>
            <w:r w:rsidRPr="00C349A1">
              <w:rPr>
                <w:rFonts w:ascii="Arial" w:hAnsi="Arial" w:cs="Arial"/>
                <w:b/>
                <w:bCs/>
                <w:sz w:val="20"/>
                <w:szCs w:val="20"/>
              </w:rPr>
              <w:t>Chức năng</w:t>
            </w:r>
          </w:p>
        </w:tc>
      </w:tr>
      <w:tr w:rsidR="00C349A1" w:rsidRPr="00C349A1" w14:paraId="3BAAF86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E1E828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1</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38210F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hệ thống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FD2B0A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Thông tin công ty</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0D08C8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công ty</w:t>
            </w:r>
          </w:p>
        </w:tc>
      </w:tr>
      <w:tr w:rsidR="00C349A1" w:rsidRPr="00C349A1" w14:paraId="2F71487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9090C9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B35EAE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E809FA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Phòng ban chi nhánh</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779319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phòng ban,chi nhánh</w:t>
            </w:r>
          </w:p>
        </w:tc>
      </w:tr>
      <w:tr w:rsidR="00C349A1" w:rsidRPr="00C349A1" w14:paraId="5AE2B52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7F62E2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A54C8F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1AD58F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23A8A9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phòng ban</w:t>
            </w:r>
          </w:p>
        </w:tc>
      </w:tr>
      <w:tr w:rsidR="00C349A1" w:rsidRPr="00C349A1" w14:paraId="79CF28E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64CF9F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1DDC7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EA0488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60B47D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phòng ban</w:t>
            </w:r>
          </w:p>
        </w:tc>
      </w:tr>
      <w:tr w:rsidR="00C349A1" w:rsidRPr="00C349A1" w14:paraId="52EF811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B60985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3C1B9B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9FDA4F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2ADDC7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phòng ban</w:t>
            </w:r>
          </w:p>
        </w:tc>
      </w:tr>
      <w:tr w:rsidR="00C349A1" w:rsidRPr="00C349A1" w14:paraId="70B1EC0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937601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C6E0FF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5669C9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Tài khoản người dùng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C92396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tài khoản người dùng</w:t>
            </w:r>
          </w:p>
        </w:tc>
      </w:tr>
      <w:tr w:rsidR="00C349A1" w:rsidRPr="00C349A1" w14:paraId="0BD9D05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4B7C14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87F5FD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98CB63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637202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(trạng thái tài khoản)</w:t>
            </w:r>
          </w:p>
        </w:tc>
      </w:tr>
      <w:tr w:rsidR="00C349A1" w:rsidRPr="00C349A1" w14:paraId="7E9EFD1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E1A4E5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3CCE1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1BB9B8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549787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tài khoản người dùng</w:t>
            </w:r>
          </w:p>
        </w:tc>
      </w:tr>
      <w:tr w:rsidR="00C349A1" w:rsidRPr="00C349A1" w14:paraId="5046544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4612ED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F4F620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36F56B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15DA31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tài khoản</w:t>
            </w:r>
          </w:p>
        </w:tc>
      </w:tr>
      <w:tr w:rsidR="00C349A1" w:rsidRPr="00C349A1" w14:paraId="4AE886D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51C77C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02C899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7A6BCA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29FE38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Kích hoạt tài khoản</w:t>
            </w:r>
          </w:p>
        </w:tc>
      </w:tr>
      <w:tr w:rsidR="00C349A1" w:rsidRPr="00C349A1" w14:paraId="74BC18B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58A977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0E09BA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3C001B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80F0EE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Khóa/Mở khóa tài khoản</w:t>
            </w:r>
          </w:p>
        </w:tc>
      </w:tr>
      <w:tr w:rsidR="00C349A1" w:rsidRPr="00C349A1" w14:paraId="62C7E1E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F0E4D6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BC1F3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6056C3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91697B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Đặt lại mật khẩu</w:t>
            </w:r>
          </w:p>
        </w:tc>
      </w:tr>
      <w:tr w:rsidR="00C349A1" w:rsidRPr="00C349A1" w14:paraId="568B733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9318C1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CD84B4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0CC1B5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Nhóm người dùng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1409B1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nhóm người dùng</w:t>
            </w:r>
          </w:p>
        </w:tc>
      </w:tr>
      <w:tr w:rsidR="00C349A1" w:rsidRPr="00C349A1" w14:paraId="5887844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ECFCA2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48A93A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34F5FF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7202DB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nhóm người dùng</w:t>
            </w:r>
          </w:p>
        </w:tc>
      </w:tr>
      <w:tr w:rsidR="00C349A1" w:rsidRPr="00C349A1" w14:paraId="0F785E0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1EB533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BE5402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4D9D3D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3A1564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chi tiết nhóm người dùng</w:t>
            </w:r>
          </w:p>
        </w:tc>
      </w:tr>
      <w:tr w:rsidR="00C349A1" w:rsidRPr="00C349A1" w14:paraId="2E008AD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7BB0F6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E4B91E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42830F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4EA5D0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Chỉnh sửa/ Cập nhật nhóm người dùng</w:t>
            </w:r>
          </w:p>
        </w:tc>
      </w:tr>
      <w:tr w:rsidR="00C349A1" w:rsidRPr="00C349A1" w14:paraId="287CCBB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5DB797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FD0249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F17DA6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1230B7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Phân quyền cho nhóm người dùng</w:t>
            </w:r>
          </w:p>
        </w:tc>
      </w:tr>
      <w:tr w:rsidR="00C349A1" w:rsidRPr="00C349A1" w14:paraId="20A99B0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69F4D3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8624A3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DC5F6E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E9DA40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nhóm người dùng</w:t>
            </w:r>
          </w:p>
        </w:tc>
      </w:tr>
      <w:tr w:rsidR="00C349A1" w:rsidRPr="00C349A1" w14:paraId="4EE5018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5ACF4CC"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19</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737F1C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Hồ sơ nhân sự</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842431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Hồ sơ nhân sự</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113C7C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mã nhân sự</w:t>
            </w:r>
          </w:p>
        </w:tc>
      </w:tr>
      <w:tr w:rsidR="00C349A1" w:rsidRPr="00C349A1" w14:paraId="4F16B3C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277794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C7429E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F77601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chức vụ</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1AE844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chức vụ</w:t>
            </w:r>
          </w:p>
        </w:tc>
      </w:tr>
      <w:tr w:rsidR="00C349A1" w:rsidRPr="00C349A1" w14:paraId="0C4C5D8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4FA99B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CE756C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1F8AF3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C6791A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chức vụ</w:t>
            </w:r>
          </w:p>
        </w:tc>
      </w:tr>
      <w:tr w:rsidR="00C349A1" w:rsidRPr="00C349A1" w14:paraId="007AF2A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8AC1EE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29E26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7E0420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1518C2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chức vụ</w:t>
            </w:r>
          </w:p>
        </w:tc>
      </w:tr>
      <w:tr w:rsidR="00C349A1" w:rsidRPr="00C349A1" w14:paraId="4628626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7BB26B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1C9099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8825D7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C48210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chức vụ</w:t>
            </w:r>
          </w:p>
        </w:tc>
      </w:tr>
      <w:tr w:rsidR="00C349A1" w:rsidRPr="00C349A1" w14:paraId="498366A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654AD0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97DC06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84AFC5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Nơi làm việc</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FC090E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Nơi làm việc</w:t>
            </w:r>
          </w:p>
        </w:tc>
      </w:tr>
      <w:tr w:rsidR="00C349A1" w:rsidRPr="00C349A1" w14:paraId="3BD87C3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105D6D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80F6BC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2A6157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893741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Nơi làm việc</w:t>
            </w:r>
          </w:p>
        </w:tc>
      </w:tr>
      <w:tr w:rsidR="00C349A1" w:rsidRPr="00C349A1" w14:paraId="01AFDDB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B22A4E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B1DC22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FAD687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A8CAC0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Nơi làm việc</w:t>
            </w:r>
          </w:p>
        </w:tc>
      </w:tr>
      <w:tr w:rsidR="00C349A1" w:rsidRPr="00C349A1" w14:paraId="198322D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2D8604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1F3997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952F76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4EEA9C8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Xóa Nơi làm việc </w:t>
            </w:r>
          </w:p>
        </w:tc>
      </w:tr>
      <w:tr w:rsidR="00C349A1" w:rsidRPr="00C349A1" w14:paraId="47252C6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6DD208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C357CE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B05D46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Hợp đồng lao động</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9B1701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mã hợp đồng</w:t>
            </w:r>
          </w:p>
        </w:tc>
      </w:tr>
      <w:tr w:rsidR="00C349A1" w:rsidRPr="00C349A1" w14:paraId="01046BB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825E27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29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06D775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287764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Loại hợp đồng lao động</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1D26F4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Loại hợp đồng lao động</w:t>
            </w:r>
          </w:p>
        </w:tc>
      </w:tr>
      <w:tr w:rsidR="00C349A1" w:rsidRPr="00C349A1" w14:paraId="4E833A6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1A5DCD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31546B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247A14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103168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Loại hợp đồng lao động</w:t>
            </w:r>
          </w:p>
        </w:tc>
      </w:tr>
      <w:tr w:rsidR="00C349A1" w:rsidRPr="00C349A1" w14:paraId="39125BA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B64CF6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5753C3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D93103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DE22E2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Loại hợp đồng lao động</w:t>
            </w:r>
          </w:p>
        </w:tc>
      </w:tr>
      <w:tr w:rsidR="00C349A1" w:rsidRPr="00C349A1" w14:paraId="6140A29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053C1D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83FD4E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3D6A70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CD2E24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Loại hợp đồng lao động</w:t>
            </w:r>
          </w:p>
        </w:tc>
      </w:tr>
      <w:tr w:rsidR="00C349A1" w:rsidRPr="00C349A1" w14:paraId="71F781A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7AAC6B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D96FD8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488043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Các loại phụ cấp </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116C7B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Xem danh sách Các loại phụ cấp </w:t>
            </w:r>
          </w:p>
        </w:tc>
      </w:tr>
      <w:tr w:rsidR="00C349A1" w:rsidRPr="00C349A1" w14:paraId="0A7F0B2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F34DD6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A1E58B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93E22F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4FD070A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Tạo mới Các loại phụ cấp </w:t>
            </w:r>
          </w:p>
        </w:tc>
      </w:tr>
      <w:tr w:rsidR="00C349A1" w:rsidRPr="00C349A1" w14:paraId="36ED0B3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6DC293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35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7251BF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5AE7A1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18DC5E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Cập nhật Các loại phụ cấp </w:t>
            </w:r>
          </w:p>
        </w:tc>
      </w:tr>
      <w:tr w:rsidR="00C349A1" w:rsidRPr="00C349A1" w14:paraId="2CDC0C3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ED381C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326F4A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884957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3165E3A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Xóa Các loại phụ cấp </w:t>
            </w:r>
          </w:p>
        </w:tc>
      </w:tr>
      <w:tr w:rsidR="00C349A1" w:rsidRPr="00C349A1" w14:paraId="1889D2B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0CE2FF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112EC3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DFD2A3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Bậc lương</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4493BD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Bậc lương</w:t>
            </w:r>
          </w:p>
        </w:tc>
      </w:tr>
      <w:tr w:rsidR="00C349A1" w:rsidRPr="00C349A1" w14:paraId="31A5470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A64A87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2A0BB9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B499D8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22DC9D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Bậc lương</w:t>
            </w:r>
          </w:p>
        </w:tc>
      </w:tr>
      <w:tr w:rsidR="00C349A1" w:rsidRPr="00C349A1" w14:paraId="1F7FE33B"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CA3809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39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787DFB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29D58C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9647F9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Bậc lương</w:t>
            </w:r>
          </w:p>
        </w:tc>
      </w:tr>
      <w:tr w:rsidR="00C349A1" w:rsidRPr="00C349A1" w14:paraId="189F0B5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83D0F6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984820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B7D862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98FB1A5"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Bậc lương</w:t>
            </w:r>
          </w:p>
        </w:tc>
      </w:tr>
      <w:tr w:rsidR="00C349A1" w:rsidRPr="00C349A1" w14:paraId="0EFA386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882E0F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FFC83A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5543C9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Ngạch lương</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1BA473C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Ngạch lương</w:t>
            </w:r>
          </w:p>
        </w:tc>
      </w:tr>
      <w:tr w:rsidR="00C349A1" w:rsidRPr="00C349A1" w14:paraId="51B49CD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052166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832C24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546C4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7CB6A2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Ngạch lương</w:t>
            </w:r>
          </w:p>
        </w:tc>
      </w:tr>
      <w:tr w:rsidR="00C349A1" w:rsidRPr="00C349A1" w14:paraId="66D6EF3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8F16DA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107493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F90EF1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463127F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Ngạch lương</w:t>
            </w:r>
          </w:p>
        </w:tc>
      </w:tr>
      <w:tr w:rsidR="00C349A1" w:rsidRPr="00C349A1" w14:paraId="2A0F100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EA3968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4D27D7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A239EC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38E6D9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Ngạch lương</w:t>
            </w:r>
          </w:p>
        </w:tc>
      </w:tr>
      <w:tr w:rsidR="00C349A1" w:rsidRPr="00C349A1" w14:paraId="19311A6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EE68BA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D8928F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1F6542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bảo hiểm</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4206C7F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tỷ lệ bảo hiểm</w:t>
            </w:r>
          </w:p>
        </w:tc>
      </w:tr>
      <w:tr w:rsidR="00C349A1" w:rsidRPr="00C349A1" w14:paraId="5B660B4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BCDCD1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1409FC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73E5B4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Hình thức khen thưởng</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E407F7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Hình thức khen thưởng</w:t>
            </w:r>
          </w:p>
        </w:tc>
      </w:tr>
      <w:tr w:rsidR="00C349A1" w:rsidRPr="00C349A1" w14:paraId="0C4A48E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4CBC54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85D671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2483C0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8331F7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Hình thức khen thưởng</w:t>
            </w:r>
          </w:p>
        </w:tc>
      </w:tr>
      <w:tr w:rsidR="00C349A1" w:rsidRPr="00C349A1" w14:paraId="4CC524E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8DAD23B"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DBFE9E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67C9C1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57D8E3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Hình thức khen thưởng</w:t>
            </w:r>
          </w:p>
        </w:tc>
      </w:tr>
      <w:tr w:rsidR="00C349A1" w:rsidRPr="00C349A1" w14:paraId="60F09A5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2266F3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49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7865A8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84B4E3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5C05ADF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Hình thức khen thưởng</w:t>
            </w:r>
          </w:p>
        </w:tc>
      </w:tr>
      <w:tr w:rsidR="00C349A1" w:rsidRPr="00C349A1" w14:paraId="0CF1C15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95E479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0EC232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E0C44D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Hình thức kỷ luật</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37BA9BA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Hình thức kỷ luật</w:t>
            </w:r>
          </w:p>
        </w:tc>
      </w:tr>
      <w:tr w:rsidR="00C349A1" w:rsidRPr="00C349A1" w14:paraId="459D37E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193DE0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0B8C8A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BF72F1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74D5B56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Hình thức kỷ luật</w:t>
            </w:r>
          </w:p>
        </w:tc>
      </w:tr>
      <w:tr w:rsidR="00C349A1" w:rsidRPr="00C349A1" w14:paraId="1968162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B75E8E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5743C1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732CA6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028A944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Hình thức kỷ luật</w:t>
            </w:r>
          </w:p>
        </w:tc>
      </w:tr>
      <w:tr w:rsidR="00C349A1" w:rsidRPr="00C349A1" w14:paraId="75A410E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4925C6C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946D7F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DD90B1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4A8BF0D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Hình thức kỷ luật</w:t>
            </w:r>
          </w:p>
        </w:tc>
      </w:tr>
      <w:tr w:rsidR="00C349A1" w:rsidRPr="00C349A1" w14:paraId="0DBD5574"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2290D6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54</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BF373E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chấm công</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5B1E55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chấm công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4B9249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Tải tool kết nối máy chấm công</w:t>
            </w:r>
          </w:p>
        </w:tc>
      </w:tr>
      <w:tr w:rsidR="00C349A1" w:rsidRPr="00C349A1" w14:paraId="68701B4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383F724"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8ACFC2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F52BA2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3BCAE1B"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chung</w:t>
            </w:r>
          </w:p>
        </w:tc>
      </w:tr>
      <w:tr w:rsidR="00C349A1" w:rsidRPr="00C349A1" w14:paraId="6848274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FD321A0"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1BDBEC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74BE4D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3596766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khác</w:t>
            </w:r>
          </w:p>
        </w:tc>
      </w:tr>
      <w:tr w:rsidR="00C349A1" w:rsidRPr="00C349A1" w14:paraId="7E38FCC7"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3189A6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1E91F3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75E5B3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Công thức chấm công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9DF151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Thêm mới công thức</w:t>
            </w:r>
          </w:p>
        </w:tc>
      </w:tr>
      <w:tr w:rsidR="00C349A1" w:rsidRPr="00C349A1" w14:paraId="3B86494D"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B464E0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32B9C5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B19619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7C1A93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Kiểm tra công thức chấm công</w:t>
            </w:r>
          </w:p>
        </w:tc>
      </w:tr>
      <w:tr w:rsidR="00C349A1" w:rsidRPr="00C349A1" w14:paraId="7275F71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9B6D50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59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617676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AE5B50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95F922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ca</w:t>
            </w:r>
          </w:p>
        </w:tc>
      </w:tr>
      <w:tr w:rsidR="00C349A1" w:rsidRPr="00C349A1" w14:paraId="1F87452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2953E4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2829BE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7A4E28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B92886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ngày</w:t>
            </w:r>
          </w:p>
        </w:tc>
      </w:tr>
      <w:tr w:rsidR="00C349A1" w:rsidRPr="00C349A1" w14:paraId="5898651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3741D4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893937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08D2D4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30F9A1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đơn tháng</w:t>
            </w:r>
          </w:p>
        </w:tc>
      </w:tr>
      <w:tr w:rsidR="00C349A1" w:rsidRPr="00C349A1" w14:paraId="0F4DF10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96BD8C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9695DC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A3FA0A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6037FE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đơn làm thêm</w:t>
            </w:r>
          </w:p>
        </w:tc>
      </w:tr>
      <w:tr w:rsidR="00C349A1" w:rsidRPr="00C349A1" w14:paraId="23E09B6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C251B1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68C66D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3523621"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3F3326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đơn công tác</w:t>
            </w:r>
          </w:p>
        </w:tc>
      </w:tr>
      <w:tr w:rsidR="00C349A1" w:rsidRPr="00C349A1" w14:paraId="115815F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AB6283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932330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5DBFEF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3D018E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đơn vắng mặt</w:t>
            </w:r>
          </w:p>
        </w:tc>
      </w:tr>
      <w:tr w:rsidR="00C349A1" w:rsidRPr="00C349A1" w14:paraId="00B266F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7B5023B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C76DBA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6D65EA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8FB031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từ khóa bảng chốt vân tay</w:t>
            </w:r>
          </w:p>
        </w:tc>
      </w:tr>
      <w:tr w:rsidR="00C349A1" w:rsidRPr="00C349A1" w14:paraId="2D64DD0A"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724005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B2F07A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645F12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ca làm việc</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442452E"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ca làm việc</w:t>
            </w:r>
          </w:p>
        </w:tc>
      </w:tr>
      <w:tr w:rsidR="00C349A1" w:rsidRPr="00C349A1" w14:paraId="39798912"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1808EB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BEEEFC6"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8713FB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BA73A6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ca làm việc</w:t>
            </w:r>
          </w:p>
        </w:tc>
      </w:tr>
      <w:tr w:rsidR="00C349A1" w:rsidRPr="00C349A1" w14:paraId="66ADA43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68C3BB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CDC0D4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0F684A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C4B0FE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w:t>
            </w:r>
          </w:p>
        </w:tc>
      </w:tr>
      <w:tr w:rsidR="00C349A1" w:rsidRPr="00C349A1" w14:paraId="6401624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E82FFFF"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69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2A39DD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9EA665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065FF57"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ca làm việc</w:t>
            </w:r>
          </w:p>
        </w:tc>
      </w:tr>
      <w:tr w:rsidR="00C349A1" w:rsidRPr="00C349A1" w14:paraId="454BEF9C"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423338E"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lastRenderedPageBreak/>
              <w:t>70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57D8B9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C60810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D4403A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ca làm việc</w:t>
            </w:r>
          </w:p>
        </w:tc>
      </w:tr>
      <w:tr w:rsidR="00C349A1" w:rsidRPr="00C349A1" w14:paraId="38D813D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D340F6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13F0908"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A4A370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nghỉ phép</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5C2CAC3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cài đặt nghỉ phép</w:t>
            </w:r>
          </w:p>
        </w:tc>
      </w:tr>
      <w:tr w:rsidR="00C349A1" w:rsidRPr="00C349A1" w14:paraId="6AE6AD8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47F33F1"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EF88DE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068993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7CB3CC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cài đặt nghỉ phép</w:t>
            </w:r>
          </w:p>
        </w:tc>
      </w:tr>
      <w:tr w:rsidR="00C349A1" w:rsidRPr="00C349A1" w14:paraId="697111D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E9BDFB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73</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CE2815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889BFB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78D0E79"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 cài đặt nghỉ phép</w:t>
            </w:r>
          </w:p>
        </w:tc>
      </w:tr>
      <w:tr w:rsidR="00C349A1" w:rsidRPr="00C349A1" w14:paraId="312981C6"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1C770A7"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B398BF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79BA44C9"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9EDC19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cài đặt nghỉ phép</w:t>
            </w:r>
          </w:p>
        </w:tc>
      </w:tr>
      <w:tr w:rsidR="00C349A1" w:rsidRPr="00C349A1" w14:paraId="02DC6BE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0644566"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75</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1C723E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FBA656A"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141F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cài đặt nghỉ phép</w:t>
            </w:r>
          </w:p>
        </w:tc>
      </w:tr>
      <w:tr w:rsidR="00C349A1" w:rsidRPr="00C349A1" w14:paraId="257F4050"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5D239E22"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76</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A7660C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A6CC99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Quản lý ngày nghỉ</w:t>
            </w: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6A7F0211"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ngày nghỉ</w:t>
            </w:r>
          </w:p>
        </w:tc>
      </w:tr>
      <w:tr w:rsidR="00C349A1" w:rsidRPr="00C349A1" w14:paraId="1A722D6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DD2F36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77</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0CFEAE4"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3730313"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E49A600"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Lọc danh sách (trạng thái)</w:t>
            </w:r>
          </w:p>
        </w:tc>
      </w:tr>
      <w:tr w:rsidR="00C349A1" w:rsidRPr="00C349A1" w14:paraId="4D9EE97E"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943EB4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78</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2DA60B77"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61293B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1B8E7BC"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Tạo mới ngày nghỉ</w:t>
            </w:r>
          </w:p>
        </w:tc>
      </w:tr>
      <w:tr w:rsidR="00C349A1" w:rsidRPr="00C349A1" w14:paraId="62A23DF3"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64706A93"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79</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7B58782"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1A1C549B"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BE671A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thông tin chi tiết ngày nghỉ</w:t>
            </w:r>
          </w:p>
        </w:tc>
      </w:tr>
      <w:tr w:rsidR="00C349A1" w:rsidRPr="00C349A1" w14:paraId="250AF491"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052F74EA"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80</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8A4DC2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379D640F"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shd w:val="clear" w:color="auto" w:fill="FFFFFF"/>
            <w:tcMar>
              <w:top w:w="30" w:type="dxa"/>
              <w:left w:w="45" w:type="dxa"/>
              <w:bottom w:w="30" w:type="dxa"/>
              <w:right w:w="45" w:type="dxa"/>
            </w:tcMar>
            <w:vAlign w:val="center"/>
            <w:hideMark/>
          </w:tcPr>
          <w:p w14:paraId="2C146246"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Xóa thông tin ngày nghỉ</w:t>
            </w:r>
          </w:p>
        </w:tc>
      </w:tr>
      <w:tr w:rsidR="00C349A1" w:rsidRPr="00C349A1" w14:paraId="25257DC5"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055300D"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81</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4F21203D"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44DEA2DF"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Lý do xin nghỉ</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C1B0F44"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Xem danh sách lý do xin nghỉ</w:t>
            </w:r>
          </w:p>
        </w:tc>
      </w:tr>
      <w:tr w:rsidR="00C349A1" w:rsidRPr="00C349A1" w14:paraId="41F00B68"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2A56AEC8"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82</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A7BFBAE"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617337EC"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1C35404A"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lý do xin nghỉ</w:t>
            </w:r>
          </w:p>
        </w:tc>
      </w:tr>
      <w:tr w:rsidR="00C349A1" w:rsidRPr="00C349A1" w14:paraId="0C50C4DF"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30F27B49"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83</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61706593"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 xml:space="preserve">Cài đặt bảng lương </w:t>
            </w:r>
          </w:p>
        </w:tc>
        <w:tc>
          <w:tcPr>
            <w:tcW w:w="0" w:type="auto"/>
            <w:vMerge w:val="restart"/>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2FF5B23D"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Cài đặt bảng lương</w:t>
            </w: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7FC38EF8"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Thông tin chung (Thời gian được phép hoàn chốt bảng lương, Cá nhân được xem phiếu lương khi chưa chốt bảng lương, Áp dụng quy trình duyệt vào bảng lương)</w:t>
            </w:r>
          </w:p>
        </w:tc>
      </w:tr>
      <w:tr w:rsidR="00C349A1" w:rsidRPr="00C349A1" w14:paraId="515BBCA9" w14:textId="77777777" w:rsidTr="00C349A1">
        <w:trPr>
          <w:trHeight w:val="315"/>
        </w:trPr>
        <w:tc>
          <w:tcPr>
            <w:tcW w:w="0" w:type="auto"/>
            <w:tcBorders>
              <w:top w:val="single" w:sz="6" w:space="0" w:color="CCCCCC"/>
              <w:left w:val="dotted" w:sz="6" w:space="0" w:color="000000"/>
              <w:bottom w:val="dotted" w:sz="6" w:space="0" w:color="000000"/>
              <w:right w:val="dotted" w:sz="6" w:space="0" w:color="000000"/>
            </w:tcBorders>
            <w:tcMar>
              <w:top w:w="30" w:type="dxa"/>
              <w:left w:w="45" w:type="dxa"/>
              <w:bottom w:w="30" w:type="dxa"/>
              <w:right w:w="45" w:type="dxa"/>
            </w:tcMar>
            <w:vAlign w:val="center"/>
            <w:hideMark/>
          </w:tcPr>
          <w:p w14:paraId="119D4D65" w14:textId="77777777" w:rsidR="00C349A1" w:rsidRPr="00C349A1" w:rsidRDefault="00C349A1" w:rsidP="00C349A1">
            <w:pPr>
              <w:spacing w:before="0" w:after="0" w:line="240" w:lineRule="auto"/>
              <w:ind w:firstLine="0"/>
              <w:jc w:val="center"/>
              <w:rPr>
                <w:rFonts w:ascii="Arial" w:hAnsi="Arial" w:cs="Arial"/>
                <w:sz w:val="20"/>
                <w:szCs w:val="20"/>
              </w:rPr>
            </w:pPr>
            <w:r w:rsidRPr="00C349A1">
              <w:rPr>
                <w:rFonts w:ascii="Arial" w:hAnsi="Arial" w:cs="Arial"/>
                <w:sz w:val="20"/>
                <w:szCs w:val="20"/>
              </w:rPr>
              <w:t>84</w:t>
            </w: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5AAEDFE0"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vMerge/>
            <w:tcBorders>
              <w:top w:val="single" w:sz="6" w:space="0" w:color="CCCCCC"/>
              <w:left w:val="single" w:sz="6" w:space="0" w:color="CCCCCC"/>
              <w:bottom w:val="dotted" w:sz="6" w:space="0" w:color="000000"/>
              <w:right w:val="dotted" w:sz="6" w:space="0" w:color="000000"/>
            </w:tcBorders>
            <w:vAlign w:val="center"/>
            <w:hideMark/>
          </w:tcPr>
          <w:p w14:paraId="01CF7975" w14:textId="77777777" w:rsidR="00C349A1" w:rsidRPr="00C349A1" w:rsidRDefault="00C349A1" w:rsidP="00C349A1">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dotted" w:sz="6" w:space="0" w:color="000000"/>
              <w:right w:val="dotted" w:sz="6" w:space="0" w:color="000000"/>
            </w:tcBorders>
            <w:tcMar>
              <w:top w:w="30" w:type="dxa"/>
              <w:left w:w="45" w:type="dxa"/>
              <w:bottom w:w="30" w:type="dxa"/>
              <w:right w:w="45" w:type="dxa"/>
            </w:tcMar>
            <w:vAlign w:val="center"/>
            <w:hideMark/>
          </w:tcPr>
          <w:p w14:paraId="0F733242" w14:textId="77777777" w:rsidR="00C349A1" w:rsidRPr="00C349A1" w:rsidRDefault="00C349A1" w:rsidP="00C349A1">
            <w:pPr>
              <w:spacing w:before="0" w:after="0" w:line="240" w:lineRule="auto"/>
              <w:ind w:firstLine="0"/>
              <w:jc w:val="left"/>
              <w:rPr>
                <w:rFonts w:ascii="Arial" w:hAnsi="Arial" w:cs="Arial"/>
                <w:sz w:val="20"/>
                <w:szCs w:val="20"/>
              </w:rPr>
            </w:pPr>
            <w:r w:rsidRPr="00C349A1">
              <w:rPr>
                <w:rFonts w:ascii="Arial" w:hAnsi="Arial" w:cs="Arial"/>
                <w:sz w:val="20"/>
                <w:szCs w:val="20"/>
              </w:rPr>
              <w:t>Cập nhật thông tin cài đặt bảng lương</w:t>
            </w:r>
          </w:p>
        </w:tc>
      </w:tr>
    </w:tbl>
    <w:p w14:paraId="07A74E16" w14:textId="5928AB68" w:rsidR="00C349A1" w:rsidRPr="0040278B" w:rsidRDefault="005D4A70" w:rsidP="00C349A1">
      <w:ins w:id="118" w:author="nhamct" w:date="2022-04-20T14:01:00Z">
        <w:r>
          <w:t>Hệ thống này quá lớn. Em kiểm th</w:t>
        </w:r>
        <w:r w:rsidR="00637F97">
          <w:t>ử</w:t>
        </w:r>
        <w:bookmarkStart w:id="119" w:name="_GoBack"/>
        <w:bookmarkEnd w:id="119"/>
        <w:r>
          <w:t xml:space="preserve"> phần nào của hệ thống?</w:t>
        </w:r>
      </w:ins>
    </w:p>
    <w:p w14:paraId="1EC3ED44" w14:textId="3843DF56" w:rsidR="00F84111" w:rsidRDefault="004D46F1" w:rsidP="004D46F1">
      <w:pPr>
        <w:pStyle w:val="Heading2"/>
      </w:pPr>
      <w:bookmarkStart w:id="120" w:name="_Toc99761478"/>
      <w:r>
        <w:t>Phân tích yêu cầu</w:t>
      </w:r>
      <w:bookmarkEnd w:id="120"/>
    </w:p>
    <w:p w14:paraId="1EDBC7F3" w14:textId="70FBE580" w:rsidR="00586954" w:rsidRPr="00586954" w:rsidRDefault="00586954" w:rsidP="00586954">
      <w:r>
        <w:t>Dưới đây là những chức năng được thực hiện và phân tích kiểm thử</w:t>
      </w:r>
      <w:r w:rsidR="0092022D">
        <w:t xml:space="preserve"> trong đề tài</w:t>
      </w:r>
      <w:r>
        <w:t>:</w:t>
      </w:r>
    </w:p>
    <w:p w14:paraId="235A0E38" w14:textId="39F70190" w:rsidR="00A0637C" w:rsidRDefault="00A0637C" w:rsidP="00A0637C">
      <w:pPr>
        <w:pStyle w:val="Heading3"/>
      </w:pPr>
      <w:r>
        <w:t>Chức năng “Quản lý hồ sơ nhân sự”:</w:t>
      </w:r>
    </w:p>
    <w:p w14:paraId="5403D0B2" w14:textId="06E85E9D" w:rsidR="00A0637C" w:rsidRPr="0092022D" w:rsidRDefault="00A0637C" w:rsidP="00A0637C">
      <w:pPr>
        <w:rPr>
          <w:b/>
        </w:rPr>
      </w:pPr>
      <w:r w:rsidRPr="0092022D">
        <w:rPr>
          <w:b/>
        </w:rPr>
        <w:t>4.2.1.1. Module Hồ sơ nhân sự:</w:t>
      </w:r>
    </w:p>
    <w:p w14:paraId="68FD4877" w14:textId="010EB01D" w:rsidR="00586954" w:rsidRPr="0092022D" w:rsidRDefault="00A0637C" w:rsidP="008066C2">
      <w:pPr>
        <w:rPr>
          <w:b/>
        </w:rPr>
      </w:pPr>
      <w:r w:rsidRPr="0092022D">
        <w:rPr>
          <w:b/>
        </w:rPr>
        <w:t xml:space="preserve">a. </w:t>
      </w:r>
      <w:r w:rsidR="00586954" w:rsidRPr="0092022D">
        <w:rPr>
          <w:b/>
        </w:rPr>
        <w:t>Chức năng Xem hồ sơ nhân sự:</w:t>
      </w:r>
    </w:p>
    <w:p w14:paraId="2B86F365" w14:textId="311ADB60" w:rsidR="008066C2" w:rsidRDefault="008066C2" w:rsidP="008066C2">
      <w:r w:rsidRPr="008066C2">
        <w:rPr>
          <w:noProof/>
        </w:rPr>
        <w:lastRenderedPageBreak/>
        <w:drawing>
          <wp:inline distT="0" distB="0" distL="0" distR="0" wp14:anchorId="6144719B" wp14:editId="175C3925">
            <wp:extent cx="5400040" cy="28022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802255"/>
                    </a:xfrm>
                    <a:prstGeom prst="rect">
                      <a:avLst/>
                    </a:prstGeom>
                  </pic:spPr>
                </pic:pic>
              </a:graphicData>
            </a:graphic>
          </wp:inline>
        </w:drawing>
      </w:r>
    </w:p>
    <w:p w14:paraId="6E5EC5DE" w14:textId="12D0FEE6" w:rsidR="008066C2" w:rsidRDefault="008066C2" w:rsidP="00A22C7A">
      <w:pPr>
        <w:pStyle w:val="ListParagraph"/>
        <w:numPr>
          <w:ilvl w:val="0"/>
          <w:numId w:val="28"/>
        </w:numPr>
      </w:pPr>
      <w:r w:rsidRPr="00897103">
        <w:rPr>
          <w:b/>
        </w:rPr>
        <w:t>Tác nhân:</w:t>
      </w:r>
      <w:r>
        <w:t xml:space="preserve"> Admin</w:t>
      </w:r>
    </w:p>
    <w:p w14:paraId="76CF84F5" w14:textId="15D7CE08" w:rsidR="008066C2" w:rsidRDefault="008066C2" w:rsidP="00A22C7A">
      <w:pPr>
        <w:pStyle w:val="ListParagraph"/>
        <w:numPr>
          <w:ilvl w:val="0"/>
          <w:numId w:val="28"/>
        </w:numPr>
      </w:pPr>
      <w:r w:rsidRPr="00897103">
        <w:rPr>
          <w:b/>
        </w:rPr>
        <w:t>Mô tả:</w:t>
      </w:r>
      <w:r>
        <w:t xml:space="preserve"> </w:t>
      </w:r>
      <w:r w:rsidR="003B1E03">
        <w:t>Tại trang chủ vào Hồ sơ nhân sự, hiển thị Danh sách hồ sơ nhân sự</w:t>
      </w:r>
    </w:p>
    <w:p w14:paraId="4327554E" w14:textId="71028A2B" w:rsidR="00897103" w:rsidRPr="00897103" w:rsidRDefault="003B1E03" w:rsidP="00A22C7A">
      <w:pPr>
        <w:pStyle w:val="ListParagraph"/>
        <w:numPr>
          <w:ilvl w:val="0"/>
          <w:numId w:val="28"/>
        </w:numPr>
        <w:rPr>
          <w:b/>
        </w:rPr>
      </w:pPr>
      <w:r w:rsidRPr="00897103">
        <w:rPr>
          <w:b/>
        </w:rPr>
        <w:t xml:space="preserve">Yêu cầu: </w:t>
      </w:r>
    </w:p>
    <w:tbl>
      <w:tblPr>
        <w:tblW w:w="8223" w:type="dxa"/>
        <w:tblInd w:w="805" w:type="dxa"/>
        <w:tblLook w:val="04A0" w:firstRow="1" w:lastRow="0" w:firstColumn="1" w:lastColumn="0" w:noHBand="0" w:noVBand="1"/>
      </w:tblPr>
      <w:tblGrid>
        <w:gridCol w:w="2970"/>
        <w:gridCol w:w="5253"/>
      </w:tblGrid>
      <w:tr w:rsidR="00897103" w:rsidRPr="00897103" w14:paraId="51AFB581" w14:textId="77777777" w:rsidTr="00897103">
        <w:trPr>
          <w:trHeight w:val="438"/>
        </w:trPr>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006E65" w14:textId="77777777" w:rsidR="00897103" w:rsidRPr="00897103" w:rsidRDefault="00897103" w:rsidP="00897103">
            <w:pPr>
              <w:spacing w:before="0" w:after="0" w:line="240" w:lineRule="auto"/>
              <w:ind w:firstLine="0"/>
              <w:jc w:val="left"/>
              <w:rPr>
                <w:rFonts w:ascii="Calibri" w:hAnsi="Calibri" w:cs="Calibri"/>
                <w:color w:val="000000"/>
                <w:sz w:val="22"/>
                <w:szCs w:val="22"/>
              </w:rPr>
            </w:pPr>
            <w:r w:rsidRPr="00897103">
              <w:rPr>
                <w:rFonts w:ascii="Calibri" w:hAnsi="Calibri" w:cs="Calibri"/>
                <w:color w:val="000000"/>
                <w:sz w:val="22"/>
                <w:szCs w:val="22"/>
              </w:rPr>
              <w:t>Nhấn vào Hồ sơ nhân sự</w:t>
            </w:r>
          </w:p>
        </w:tc>
        <w:tc>
          <w:tcPr>
            <w:tcW w:w="5253" w:type="dxa"/>
            <w:tcBorders>
              <w:top w:val="single" w:sz="4" w:space="0" w:color="auto"/>
              <w:left w:val="nil"/>
              <w:bottom w:val="single" w:sz="4" w:space="0" w:color="auto"/>
              <w:right w:val="single" w:sz="4" w:space="0" w:color="auto"/>
            </w:tcBorders>
            <w:shd w:val="clear" w:color="auto" w:fill="auto"/>
            <w:noWrap/>
            <w:vAlign w:val="bottom"/>
            <w:hideMark/>
          </w:tcPr>
          <w:p w14:paraId="46980975" w14:textId="77777777" w:rsidR="00897103" w:rsidRPr="00897103" w:rsidRDefault="00897103" w:rsidP="00897103">
            <w:pPr>
              <w:spacing w:before="0" w:after="0" w:line="240" w:lineRule="auto"/>
              <w:ind w:firstLine="0"/>
              <w:jc w:val="left"/>
              <w:rPr>
                <w:rFonts w:ascii="Calibri" w:hAnsi="Calibri" w:cs="Calibri"/>
                <w:color w:val="000000"/>
                <w:sz w:val="22"/>
                <w:szCs w:val="22"/>
              </w:rPr>
            </w:pPr>
            <w:r w:rsidRPr="00897103">
              <w:rPr>
                <w:rFonts w:ascii="Calibri" w:hAnsi="Calibri" w:cs="Calibri"/>
                <w:color w:val="000000"/>
                <w:sz w:val="22"/>
                <w:szCs w:val="22"/>
              </w:rPr>
              <w:t>Hiển thi Danh sách Hồ sơ nhân sự</w:t>
            </w:r>
          </w:p>
        </w:tc>
      </w:tr>
    </w:tbl>
    <w:p w14:paraId="1D46E8C5" w14:textId="18C21540" w:rsidR="00897103" w:rsidRPr="0092022D" w:rsidRDefault="00897103" w:rsidP="008066C2">
      <w:pPr>
        <w:rPr>
          <w:b/>
        </w:rPr>
      </w:pPr>
      <w:r w:rsidRPr="0092022D">
        <w:rPr>
          <w:b/>
        </w:rPr>
        <w:t xml:space="preserve">b. Chức năng Tạo mới hồ sơ nhân sự: </w:t>
      </w:r>
    </w:p>
    <w:p w14:paraId="105FE824" w14:textId="54E72387" w:rsidR="003B1E03" w:rsidRDefault="00897103" w:rsidP="008066C2">
      <w:r w:rsidRPr="00897103">
        <w:rPr>
          <w:noProof/>
        </w:rPr>
        <w:drawing>
          <wp:inline distT="0" distB="0" distL="0" distR="0" wp14:anchorId="1A772A28" wp14:editId="3C0EA8D7">
            <wp:extent cx="5400040" cy="27730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73045"/>
                    </a:xfrm>
                    <a:prstGeom prst="rect">
                      <a:avLst/>
                    </a:prstGeom>
                  </pic:spPr>
                </pic:pic>
              </a:graphicData>
            </a:graphic>
          </wp:inline>
        </w:drawing>
      </w:r>
    </w:p>
    <w:p w14:paraId="424AD9AB" w14:textId="33D72FBD" w:rsidR="00897103" w:rsidRDefault="00897103" w:rsidP="00A22C7A">
      <w:pPr>
        <w:pStyle w:val="ListParagraph"/>
        <w:numPr>
          <w:ilvl w:val="0"/>
          <w:numId w:val="29"/>
        </w:numPr>
      </w:pPr>
      <w:r w:rsidRPr="00897103">
        <w:rPr>
          <w:b/>
        </w:rPr>
        <w:t>Tác nhân:</w:t>
      </w:r>
      <w:r>
        <w:t xml:space="preserve"> Admin</w:t>
      </w:r>
    </w:p>
    <w:p w14:paraId="614F2DAA" w14:textId="3BA980A4" w:rsidR="00897103" w:rsidRDefault="00897103" w:rsidP="00A22C7A">
      <w:pPr>
        <w:pStyle w:val="ListParagraph"/>
        <w:numPr>
          <w:ilvl w:val="0"/>
          <w:numId w:val="29"/>
        </w:numPr>
      </w:pPr>
      <w:r w:rsidRPr="00897103">
        <w:rPr>
          <w:b/>
        </w:rPr>
        <w:t>Mô tả:</w:t>
      </w:r>
      <w:r>
        <w:t xml:space="preserve"> Tại trang Danh sách hồ sơ nhân sự, nhấn Tạo mới, nhập thông tin các trường </w:t>
      </w:r>
    </w:p>
    <w:p w14:paraId="35123CB9" w14:textId="031A93F7" w:rsidR="00667C4D" w:rsidRDefault="00897103" w:rsidP="00A22C7A">
      <w:pPr>
        <w:pStyle w:val="ListParagraph"/>
        <w:numPr>
          <w:ilvl w:val="0"/>
          <w:numId w:val="29"/>
        </w:numPr>
        <w:rPr>
          <w:b/>
        </w:rPr>
      </w:pPr>
      <w:r w:rsidRPr="00897103">
        <w:rPr>
          <w:b/>
        </w:rPr>
        <w:t>Yêu cầu:</w:t>
      </w:r>
    </w:p>
    <w:tbl>
      <w:tblPr>
        <w:tblW w:w="9038" w:type="dxa"/>
        <w:tblLook w:val="04A0" w:firstRow="1" w:lastRow="0" w:firstColumn="1" w:lastColumn="0" w:noHBand="0" w:noVBand="1"/>
      </w:tblPr>
      <w:tblGrid>
        <w:gridCol w:w="3353"/>
        <w:gridCol w:w="5685"/>
      </w:tblGrid>
      <w:tr w:rsidR="00667C4D" w:rsidRPr="00667C4D" w14:paraId="2FED8D03" w14:textId="77777777" w:rsidTr="00667C4D">
        <w:trPr>
          <w:trHeight w:val="332"/>
        </w:trPr>
        <w:tc>
          <w:tcPr>
            <w:tcW w:w="33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07153"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lastRenderedPageBreak/>
              <w:t>Trường mã chấm công</w:t>
            </w:r>
          </w:p>
        </w:tc>
        <w:tc>
          <w:tcPr>
            <w:tcW w:w="5685" w:type="dxa"/>
            <w:tcBorders>
              <w:top w:val="single" w:sz="4" w:space="0" w:color="auto"/>
              <w:left w:val="nil"/>
              <w:bottom w:val="single" w:sz="4" w:space="0" w:color="auto"/>
              <w:right w:val="single" w:sz="4" w:space="0" w:color="auto"/>
            </w:tcBorders>
            <w:shd w:val="clear" w:color="auto" w:fill="auto"/>
            <w:noWrap/>
            <w:vAlign w:val="bottom"/>
            <w:hideMark/>
          </w:tcPr>
          <w:p w14:paraId="0A887497"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mã chấm công của nhân sự không được trùng lặp</w:t>
            </w:r>
          </w:p>
        </w:tc>
      </w:tr>
      <w:tr w:rsidR="00667C4D" w:rsidRPr="00667C4D" w14:paraId="0428753A" w14:textId="77777777" w:rsidTr="00667C4D">
        <w:trPr>
          <w:trHeight w:val="665"/>
        </w:trPr>
        <w:tc>
          <w:tcPr>
            <w:tcW w:w="3353" w:type="dxa"/>
            <w:tcBorders>
              <w:top w:val="nil"/>
              <w:left w:val="single" w:sz="4" w:space="0" w:color="auto"/>
              <w:bottom w:val="single" w:sz="4" w:space="0" w:color="auto"/>
              <w:right w:val="single" w:sz="4" w:space="0" w:color="auto"/>
            </w:tcBorders>
            <w:shd w:val="clear" w:color="auto" w:fill="auto"/>
            <w:noWrap/>
            <w:vAlign w:val="bottom"/>
            <w:hideMark/>
          </w:tcPr>
          <w:p w14:paraId="474782DB"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họ và tên</w:t>
            </w:r>
          </w:p>
        </w:tc>
        <w:tc>
          <w:tcPr>
            <w:tcW w:w="5685" w:type="dxa"/>
            <w:tcBorders>
              <w:top w:val="nil"/>
              <w:left w:val="nil"/>
              <w:bottom w:val="single" w:sz="4" w:space="0" w:color="auto"/>
              <w:right w:val="single" w:sz="4" w:space="0" w:color="auto"/>
            </w:tcBorders>
            <w:shd w:val="clear" w:color="auto" w:fill="auto"/>
            <w:vAlign w:val="bottom"/>
            <w:hideMark/>
          </w:tcPr>
          <w:p w14:paraId="1D73F270"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bắt buộc</w:t>
            </w:r>
            <w:r w:rsidRPr="00667C4D">
              <w:rPr>
                <w:rFonts w:ascii="Calibri" w:hAnsi="Calibri" w:cs="Calibri"/>
                <w:color w:val="000000"/>
                <w:sz w:val="22"/>
                <w:szCs w:val="22"/>
              </w:rPr>
              <w:br/>
              <w:t>Chỉ được phép nhập chữ</w:t>
            </w:r>
          </w:p>
        </w:tc>
      </w:tr>
      <w:tr w:rsidR="00667C4D" w:rsidRPr="00667C4D" w14:paraId="3E51032D" w14:textId="77777777" w:rsidTr="00667C4D">
        <w:trPr>
          <w:trHeight w:val="665"/>
        </w:trPr>
        <w:tc>
          <w:tcPr>
            <w:tcW w:w="3353" w:type="dxa"/>
            <w:tcBorders>
              <w:top w:val="nil"/>
              <w:left w:val="single" w:sz="4" w:space="0" w:color="auto"/>
              <w:bottom w:val="single" w:sz="4" w:space="0" w:color="auto"/>
              <w:right w:val="single" w:sz="4" w:space="0" w:color="auto"/>
            </w:tcBorders>
            <w:shd w:val="clear" w:color="auto" w:fill="auto"/>
            <w:noWrap/>
            <w:vAlign w:val="bottom"/>
            <w:hideMark/>
          </w:tcPr>
          <w:p w14:paraId="1F25F0F0"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Ngày sinh</w:t>
            </w:r>
          </w:p>
        </w:tc>
        <w:tc>
          <w:tcPr>
            <w:tcW w:w="5685" w:type="dxa"/>
            <w:tcBorders>
              <w:top w:val="nil"/>
              <w:left w:val="nil"/>
              <w:bottom w:val="single" w:sz="4" w:space="0" w:color="auto"/>
              <w:right w:val="single" w:sz="4" w:space="0" w:color="auto"/>
            </w:tcBorders>
            <w:shd w:val="clear" w:color="auto" w:fill="auto"/>
            <w:vAlign w:val="bottom"/>
            <w:hideMark/>
          </w:tcPr>
          <w:p w14:paraId="0D98E9E1"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bắt buộc</w:t>
            </w:r>
            <w:r w:rsidRPr="00667C4D">
              <w:rPr>
                <w:rFonts w:ascii="Calibri" w:hAnsi="Calibri" w:cs="Calibri"/>
                <w:color w:val="000000"/>
                <w:sz w:val="22"/>
                <w:szCs w:val="22"/>
              </w:rPr>
              <w:br/>
              <w:t>Điền theo fortmat dd/mm/yyyy</w:t>
            </w:r>
          </w:p>
        </w:tc>
      </w:tr>
      <w:tr w:rsidR="00667C4D" w:rsidRPr="00667C4D" w14:paraId="15E40165" w14:textId="77777777" w:rsidTr="00667C4D">
        <w:trPr>
          <w:trHeight w:val="332"/>
        </w:trPr>
        <w:tc>
          <w:tcPr>
            <w:tcW w:w="3353" w:type="dxa"/>
            <w:tcBorders>
              <w:top w:val="nil"/>
              <w:left w:val="single" w:sz="4" w:space="0" w:color="auto"/>
              <w:bottom w:val="single" w:sz="4" w:space="0" w:color="auto"/>
              <w:right w:val="single" w:sz="4" w:space="0" w:color="auto"/>
            </w:tcBorders>
            <w:shd w:val="clear" w:color="auto" w:fill="auto"/>
            <w:noWrap/>
            <w:vAlign w:val="bottom"/>
            <w:hideMark/>
          </w:tcPr>
          <w:p w14:paraId="44F3B628"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Giới tính</w:t>
            </w:r>
          </w:p>
        </w:tc>
        <w:tc>
          <w:tcPr>
            <w:tcW w:w="5685" w:type="dxa"/>
            <w:tcBorders>
              <w:top w:val="nil"/>
              <w:left w:val="nil"/>
              <w:bottom w:val="single" w:sz="4" w:space="0" w:color="auto"/>
              <w:right w:val="single" w:sz="4" w:space="0" w:color="auto"/>
            </w:tcBorders>
            <w:shd w:val="clear" w:color="auto" w:fill="auto"/>
            <w:noWrap/>
            <w:vAlign w:val="bottom"/>
            <w:hideMark/>
          </w:tcPr>
          <w:p w14:paraId="549FEA15"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bắt buộc</w:t>
            </w:r>
          </w:p>
        </w:tc>
      </w:tr>
      <w:tr w:rsidR="00667C4D" w:rsidRPr="00667C4D" w14:paraId="3762B2BE" w14:textId="77777777" w:rsidTr="00667C4D">
        <w:trPr>
          <w:trHeight w:val="665"/>
        </w:trPr>
        <w:tc>
          <w:tcPr>
            <w:tcW w:w="3353" w:type="dxa"/>
            <w:tcBorders>
              <w:top w:val="nil"/>
              <w:left w:val="single" w:sz="4" w:space="0" w:color="auto"/>
              <w:bottom w:val="single" w:sz="4" w:space="0" w:color="auto"/>
              <w:right w:val="single" w:sz="4" w:space="0" w:color="auto"/>
            </w:tcBorders>
            <w:shd w:val="clear" w:color="auto" w:fill="auto"/>
            <w:noWrap/>
            <w:vAlign w:val="bottom"/>
            <w:hideMark/>
          </w:tcPr>
          <w:p w14:paraId="67164A65"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CMT/Căn cước/Hộ chiếu</w:t>
            </w:r>
          </w:p>
        </w:tc>
        <w:tc>
          <w:tcPr>
            <w:tcW w:w="5685" w:type="dxa"/>
            <w:tcBorders>
              <w:top w:val="nil"/>
              <w:left w:val="nil"/>
              <w:bottom w:val="single" w:sz="4" w:space="0" w:color="auto"/>
              <w:right w:val="single" w:sz="4" w:space="0" w:color="auto"/>
            </w:tcBorders>
            <w:shd w:val="clear" w:color="auto" w:fill="auto"/>
            <w:vAlign w:val="bottom"/>
            <w:hideMark/>
          </w:tcPr>
          <w:p w14:paraId="5D30E233"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Trường bắt buộc</w:t>
            </w:r>
            <w:r w:rsidRPr="00667C4D">
              <w:rPr>
                <w:rFonts w:ascii="Calibri" w:hAnsi="Calibri" w:cs="Calibri"/>
                <w:color w:val="000000"/>
                <w:sz w:val="22"/>
                <w:szCs w:val="22"/>
              </w:rPr>
              <w:br/>
              <w:t>Chỉ được phép nhập số</w:t>
            </w:r>
          </w:p>
        </w:tc>
      </w:tr>
      <w:tr w:rsidR="00667C4D" w:rsidRPr="00667C4D" w14:paraId="788BECCF" w14:textId="77777777" w:rsidTr="00667C4D">
        <w:trPr>
          <w:trHeight w:val="998"/>
        </w:trPr>
        <w:tc>
          <w:tcPr>
            <w:tcW w:w="3353" w:type="dxa"/>
            <w:tcBorders>
              <w:top w:val="nil"/>
              <w:left w:val="single" w:sz="4" w:space="0" w:color="auto"/>
              <w:bottom w:val="single" w:sz="4" w:space="0" w:color="auto"/>
              <w:right w:val="single" w:sz="4" w:space="0" w:color="auto"/>
            </w:tcBorders>
            <w:shd w:val="clear" w:color="auto" w:fill="auto"/>
            <w:noWrap/>
            <w:vAlign w:val="bottom"/>
            <w:hideMark/>
          </w:tcPr>
          <w:p w14:paraId="606FF24C"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 xml:space="preserve">Trường ngày vào làm </w:t>
            </w:r>
          </w:p>
        </w:tc>
        <w:tc>
          <w:tcPr>
            <w:tcW w:w="5685" w:type="dxa"/>
            <w:tcBorders>
              <w:top w:val="nil"/>
              <w:left w:val="nil"/>
              <w:bottom w:val="single" w:sz="4" w:space="0" w:color="auto"/>
              <w:right w:val="single" w:sz="4" w:space="0" w:color="auto"/>
            </w:tcBorders>
            <w:shd w:val="clear" w:color="auto" w:fill="auto"/>
            <w:vAlign w:val="bottom"/>
            <w:hideMark/>
          </w:tcPr>
          <w:p w14:paraId="41AF2E31" w14:textId="77777777" w:rsidR="00667C4D" w:rsidRPr="00667C4D" w:rsidRDefault="00667C4D" w:rsidP="00667C4D">
            <w:pPr>
              <w:spacing w:before="0" w:after="0" w:line="240" w:lineRule="auto"/>
              <w:ind w:firstLine="0"/>
              <w:jc w:val="left"/>
              <w:rPr>
                <w:rFonts w:ascii="Calibri" w:hAnsi="Calibri" w:cs="Calibri"/>
                <w:color w:val="000000"/>
                <w:sz w:val="22"/>
                <w:szCs w:val="22"/>
              </w:rPr>
            </w:pPr>
            <w:r w:rsidRPr="00667C4D">
              <w:rPr>
                <w:rFonts w:ascii="Calibri" w:hAnsi="Calibri" w:cs="Calibri"/>
                <w:color w:val="000000"/>
                <w:sz w:val="22"/>
                <w:szCs w:val="22"/>
              </w:rPr>
              <w:t>Ngày vào làm nhỏ hơn ngày vào làm chính thức</w:t>
            </w:r>
            <w:r w:rsidRPr="00667C4D">
              <w:rPr>
                <w:rFonts w:ascii="Calibri" w:hAnsi="Calibri" w:cs="Calibri"/>
                <w:color w:val="000000"/>
                <w:sz w:val="22"/>
                <w:szCs w:val="22"/>
              </w:rPr>
              <w:br/>
              <w:t>Điền theo format dd/mm/yyyy</w:t>
            </w:r>
          </w:p>
        </w:tc>
      </w:tr>
    </w:tbl>
    <w:p w14:paraId="11CD5A37" w14:textId="329A180A" w:rsidR="0092022D" w:rsidRDefault="0092022D" w:rsidP="005E4AAF">
      <w:pPr>
        <w:rPr>
          <w:b/>
        </w:rPr>
      </w:pPr>
      <w:bookmarkStart w:id="121" w:name="_Toc342760222"/>
      <w:bookmarkEnd w:id="2"/>
      <w:bookmarkEnd w:id="3"/>
      <w:bookmarkEnd w:id="4"/>
      <w:bookmarkEnd w:id="5"/>
    </w:p>
    <w:p w14:paraId="5C98FC6A" w14:textId="53E93671" w:rsidR="0092022D" w:rsidRDefault="0092022D">
      <w:pPr>
        <w:spacing w:before="0" w:after="0" w:line="240" w:lineRule="auto"/>
        <w:ind w:firstLine="0"/>
        <w:jc w:val="left"/>
        <w:rPr>
          <w:b/>
        </w:rPr>
      </w:pPr>
      <w:r>
        <w:rPr>
          <w:b/>
        </w:rPr>
        <w:t xml:space="preserve">c. Chức năng </w:t>
      </w:r>
      <w:r>
        <w:rPr>
          <w:b/>
        </w:rPr>
        <w:br w:type="page"/>
      </w:r>
    </w:p>
    <w:p w14:paraId="0C83AD40" w14:textId="77777777" w:rsidR="00231BD1" w:rsidRDefault="00231BD1" w:rsidP="005E4AAF"/>
    <w:p w14:paraId="0E0ABA76" w14:textId="77777777" w:rsidR="00A12AF6" w:rsidRPr="00A12AF6" w:rsidRDefault="00196643" w:rsidP="00BC2AA4">
      <w:pPr>
        <w:pStyle w:val="Heading1"/>
      </w:pPr>
      <w:bookmarkStart w:id="122" w:name="_Toc99761479"/>
      <w:r w:rsidRPr="00A12AF6">
        <w:t>KẾT LUẬN VÀ HƯỚNG PHÁT TRIỂN</w:t>
      </w:r>
      <w:bookmarkEnd w:id="122"/>
    </w:p>
    <w:p w14:paraId="4E2C522A" w14:textId="77777777" w:rsidR="00156148" w:rsidRDefault="001012B2" w:rsidP="00CB4E66">
      <w:bookmarkStart w:id="123" w:name="OLE_LINK15"/>
      <w:bookmarkStart w:id="124" w:name="OLE_LINK16"/>
      <w:r>
        <w:t xml:space="preserve">Đề tài đã thực hiện được </w:t>
      </w:r>
      <w:r w:rsidR="00156148">
        <w:t>…</w:t>
      </w:r>
    </w:p>
    <w:bookmarkEnd w:id="123"/>
    <w:bookmarkEnd w:id="124"/>
    <w:p w14:paraId="4E677099" w14:textId="77777777" w:rsidR="00183230" w:rsidRDefault="00183230">
      <w:pPr>
        <w:spacing w:before="0" w:line="240" w:lineRule="auto"/>
        <w:ind w:firstLine="0"/>
        <w:jc w:val="left"/>
        <w:rPr>
          <w:b/>
          <w:bCs/>
          <w:caps/>
          <w:kern w:val="32"/>
          <w:szCs w:val="32"/>
        </w:rPr>
      </w:pPr>
      <w:r>
        <w:br w:type="page"/>
      </w:r>
    </w:p>
    <w:p w14:paraId="71577E29" w14:textId="77E55D6A" w:rsidR="000726E0" w:rsidRPr="00701F40" w:rsidRDefault="000726E0" w:rsidP="00BC2AA4">
      <w:pPr>
        <w:pStyle w:val="Heading1"/>
      </w:pPr>
      <w:bookmarkStart w:id="125" w:name="_Toc99761480"/>
      <w:r w:rsidRPr="00701F40">
        <w:lastRenderedPageBreak/>
        <w:t>TÀI LIỆU THAM KHẢO</w:t>
      </w:r>
      <w:bookmarkEnd w:id="121"/>
      <w:bookmarkEnd w:id="125"/>
    </w:p>
    <w:p w14:paraId="2B7EA843" w14:textId="77777777" w:rsidR="00E96F6B" w:rsidRPr="00E96F6B" w:rsidRDefault="00280539" w:rsidP="00E96F6B">
      <w:pPr>
        <w:pStyle w:val="EndNoteBibliography"/>
        <w:spacing w:after="0"/>
        <w:ind w:left="720" w:hanging="720"/>
      </w:pPr>
      <w:r>
        <w:fldChar w:fldCharType="begin"/>
      </w:r>
      <w:r>
        <w:instrText xml:space="preserve"> ADDIN EN.REFLIST </w:instrText>
      </w:r>
      <w:r>
        <w:fldChar w:fldCharType="separate"/>
      </w:r>
      <w:r w:rsidR="00E96F6B" w:rsidRPr="00E96F6B">
        <w:t>1.</w:t>
      </w:r>
      <w:r w:rsidR="00E96F6B" w:rsidRPr="00E96F6B">
        <w:tab/>
        <w:t xml:space="preserve">Phan, D.-V., et al., </w:t>
      </w:r>
      <w:r w:rsidR="00E96F6B" w:rsidRPr="00E96F6B">
        <w:rPr>
          <w:i/>
        </w:rPr>
        <w:t>Liver cancer prediction in a viral hepatitis cohort: A deep learning approach.</w:t>
      </w:r>
      <w:r w:rsidR="00E96F6B" w:rsidRPr="00E96F6B">
        <w:t xml:space="preserve"> International Journal of Cancer, 2020. </w:t>
      </w:r>
      <w:r w:rsidR="00E96F6B" w:rsidRPr="00E96F6B">
        <w:rPr>
          <w:b/>
        </w:rPr>
        <w:t>147</w:t>
      </w:r>
      <w:r w:rsidR="00E96F6B" w:rsidRPr="00E96F6B">
        <w:t>(10): p. 2871-2878.</w:t>
      </w:r>
    </w:p>
    <w:p w14:paraId="1E3062CB" w14:textId="77777777" w:rsidR="00E96F6B" w:rsidRPr="00E96F6B" w:rsidRDefault="00E96F6B" w:rsidP="00E96F6B">
      <w:pPr>
        <w:pStyle w:val="EndNoteBibliography"/>
        <w:ind w:left="720" w:hanging="720"/>
      </w:pPr>
      <w:r w:rsidRPr="00E96F6B">
        <w:t>2.</w:t>
      </w:r>
      <w:r w:rsidRPr="00E96F6B">
        <w:tab/>
        <w:t xml:space="preserve">Phan, D.V., et al., </w:t>
      </w:r>
      <w:r w:rsidRPr="00E96F6B">
        <w:rPr>
          <w:i/>
        </w:rPr>
        <w:t>Deep learning approaches for sleep disorder prediction in an asthma cohort.</w:t>
      </w:r>
      <w:r w:rsidRPr="00E96F6B">
        <w:t xml:space="preserve"> J Asthma, 2020: p. 1-9.</w:t>
      </w:r>
    </w:p>
    <w:p w14:paraId="3C2FC88E" w14:textId="506651EA" w:rsidR="00E43E9F" w:rsidRPr="00701F40" w:rsidRDefault="00280539" w:rsidP="00E43E9F">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BC2AA4">
      <w:pPr>
        <w:pStyle w:val="Heading1"/>
      </w:pPr>
      <w:bookmarkStart w:id="126" w:name="_Toc99761481"/>
      <w:r w:rsidRPr="00E43E9F">
        <w:lastRenderedPageBreak/>
        <w:t>PHỤ LỤC</w:t>
      </w:r>
      <w:bookmarkEnd w:id="126"/>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49A60" w14:textId="77777777" w:rsidR="0062714B" w:rsidRDefault="0062714B" w:rsidP="00352F46">
      <w:r>
        <w:separator/>
      </w:r>
    </w:p>
    <w:p w14:paraId="1273402D" w14:textId="77777777" w:rsidR="0062714B" w:rsidRDefault="0062714B" w:rsidP="00352F46"/>
    <w:p w14:paraId="6A71B604" w14:textId="77777777" w:rsidR="0062714B" w:rsidRDefault="0062714B" w:rsidP="00C50F39"/>
    <w:p w14:paraId="2760B615" w14:textId="77777777" w:rsidR="0062714B" w:rsidRDefault="0062714B"/>
  </w:endnote>
  <w:endnote w:type="continuationSeparator" w:id="0">
    <w:p w14:paraId="6AED1813" w14:textId="77777777" w:rsidR="0062714B" w:rsidRDefault="0062714B" w:rsidP="00352F46">
      <w:r>
        <w:continuationSeparator/>
      </w:r>
    </w:p>
    <w:p w14:paraId="24C17DA0" w14:textId="77777777" w:rsidR="0062714B" w:rsidRDefault="0062714B" w:rsidP="00352F46"/>
    <w:p w14:paraId="2DFD2C2E" w14:textId="77777777" w:rsidR="0062714B" w:rsidRDefault="0062714B" w:rsidP="00C50F39"/>
    <w:p w14:paraId="6494BE5F" w14:textId="77777777" w:rsidR="0062714B" w:rsidRDefault="0062714B"/>
  </w:endnote>
  <w:endnote w:id="1">
    <w:p w14:paraId="4694805A" w14:textId="6883C377" w:rsidR="001D6844" w:rsidRDefault="001D6844">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1D6844" w:rsidRPr="00871C48" w:rsidRDefault="001D6844">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1C4D4E" w:rsidR="001D6844" w:rsidRDefault="001D6844">
        <w:pPr>
          <w:pStyle w:val="Footer"/>
          <w:jc w:val="right"/>
        </w:pPr>
        <w:r>
          <w:fldChar w:fldCharType="begin"/>
        </w:r>
        <w:r>
          <w:instrText xml:space="preserve"> PAGE   \* MERGEFORMAT </w:instrText>
        </w:r>
        <w:r>
          <w:fldChar w:fldCharType="separate"/>
        </w:r>
        <w:r>
          <w:rPr>
            <w:noProof/>
          </w:rPr>
          <w:t>28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E0C4FF" w14:textId="77777777" w:rsidR="0062714B" w:rsidRDefault="0062714B" w:rsidP="00352F46">
      <w:r>
        <w:separator/>
      </w:r>
    </w:p>
  </w:footnote>
  <w:footnote w:type="continuationSeparator" w:id="0">
    <w:p w14:paraId="3FBC01B9" w14:textId="77777777" w:rsidR="0062714B" w:rsidRDefault="0062714B" w:rsidP="00352F46">
      <w:r>
        <w:continuationSeparator/>
      </w:r>
    </w:p>
    <w:p w14:paraId="2A9AEE66" w14:textId="77777777" w:rsidR="0062714B" w:rsidRDefault="0062714B" w:rsidP="00352F46"/>
    <w:p w14:paraId="14B890E1" w14:textId="77777777" w:rsidR="0062714B" w:rsidRDefault="0062714B" w:rsidP="00C50F39"/>
    <w:p w14:paraId="079AC8B4" w14:textId="77777777" w:rsidR="0062714B" w:rsidRDefault="006271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1D6844" w:rsidRDefault="001D6844">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1D6844" w:rsidRDefault="001D6844">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1D6844" w:rsidRDefault="001D6844">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1D6844" w:rsidRDefault="001D6844">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1D6844" w:rsidRDefault="001D6844">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44DEA"/>
    <w:multiLevelType w:val="hybridMultilevel"/>
    <w:tmpl w:val="CEECA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3F144A"/>
    <w:multiLevelType w:val="hybridMultilevel"/>
    <w:tmpl w:val="289EA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0F475824"/>
    <w:multiLevelType w:val="hybridMultilevel"/>
    <w:tmpl w:val="28D83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5"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436F2B"/>
    <w:multiLevelType w:val="hybridMultilevel"/>
    <w:tmpl w:val="E4DC5A08"/>
    <w:lvl w:ilvl="0" w:tplc="6F8CBD68">
      <w:start w:val="1"/>
      <w:numFmt w:val="decimal"/>
      <w:lvlText w:val="%1."/>
      <w:lvlJc w:val="left"/>
      <w:pPr>
        <w:ind w:left="72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7"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8" w15:restartNumberingAfterBreak="0">
    <w:nsid w:val="276341CD"/>
    <w:multiLevelType w:val="hybridMultilevel"/>
    <w:tmpl w:val="A2E4A6C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0C45F8"/>
    <w:multiLevelType w:val="hybridMultilevel"/>
    <w:tmpl w:val="D6B46C04"/>
    <w:lvl w:ilvl="0" w:tplc="9C560BC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F6F7D21"/>
    <w:multiLevelType w:val="hybridMultilevel"/>
    <w:tmpl w:val="81644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342477C5"/>
    <w:multiLevelType w:val="hybridMultilevel"/>
    <w:tmpl w:val="3942FF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E21638"/>
    <w:multiLevelType w:val="hybridMultilevel"/>
    <w:tmpl w:val="22A0A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5A14A0"/>
    <w:multiLevelType w:val="hybridMultilevel"/>
    <w:tmpl w:val="D8385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CC7143"/>
    <w:multiLevelType w:val="multilevel"/>
    <w:tmpl w:val="7E866238"/>
    <w:lvl w:ilvl="0">
      <w:start w:val="1"/>
      <w:numFmt w:val="decimal"/>
      <w:suff w:val="space"/>
      <w:lvlText w:val="CHƯƠNG %1."/>
      <w:lvlJc w:val="left"/>
      <w:pPr>
        <w:ind w:left="4824" w:hanging="144"/>
      </w:pPr>
      <w:rPr>
        <w:rFonts w:ascii="Times New Roman" w:hAnsi="Times New Roman" w:hint="default"/>
        <w:b/>
        <w:i w:val="0"/>
        <w:sz w:val="26"/>
        <w:szCs w:val="26"/>
      </w:rPr>
    </w:lvl>
    <w:lvl w:ilvl="1">
      <w:start w:val="1"/>
      <w:numFmt w:val="decimal"/>
      <w:pStyle w:val="Heading2"/>
      <w:lvlText w:val="%1.%2."/>
      <w:lvlJc w:val="left"/>
      <w:pPr>
        <w:tabs>
          <w:tab w:val="num" w:pos="410"/>
        </w:tabs>
        <w:ind w:left="410" w:hanging="576"/>
      </w:pPr>
      <w:rPr>
        <w:rFonts w:ascii="Times New Roman" w:hAnsi="Times New Roman" w:hint="default"/>
        <w:b/>
        <w:i w:val="0"/>
        <w:sz w:val="26"/>
        <w:szCs w:val="26"/>
      </w:rPr>
    </w:lvl>
    <w:lvl w:ilvl="2">
      <w:start w:val="1"/>
      <w:numFmt w:val="decimal"/>
      <w:pStyle w:val="Heading3"/>
      <w:lvlText w:val="%1.%2.%3."/>
      <w:lvlJc w:val="left"/>
      <w:pPr>
        <w:tabs>
          <w:tab w:val="num" w:pos="270"/>
        </w:tabs>
        <w:ind w:left="270" w:hanging="720"/>
      </w:pPr>
      <w:rPr>
        <w:rFonts w:ascii="Times New Roman" w:hAnsi="Times New Roman" w:hint="default"/>
        <w:b/>
        <w:i w:val="0"/>
        <w:sz w:val="26"/>
        <w:szCs w:val="26"/>
      </w:rPr>
    </w:lvl>
    <w:lvl w:ilvl="3">
      <w:start w:val="1"/>
      <w:numFmt w:val="lowerLetter"/>
      <w:pStyle w:val="Heading4"/>
      <w:lvlText w:val="%4) "/>
      <w:lvlJc w:val="left"/>
      <w:pPr>
        <w:tabs>
          <w:tab w:val="num" w:pos="982"/>
        </w:tabs>
        <w:ind w:left="982" w:hanging="864"/>
      </w:pPr>
      <w:rPr>
        <w:rFonts w:ascii="Times New Roman" w:hAnsi="Times New Roman" w:hint="default"/>
        <w:b/>
        <w:i w:val="0"/>
        <w:sz w:val="26"/>
        <w:szCs w:val="26"/>
      </w:rPr>
    </w:lvl>
    <w:lvl w:ilvl="4">
      <w:start w:val="1"/>
      <w:numFmt w:val="lowerLetter"/>
      <w:pStyle w:val="Heading5"/>
      <w:lvlText w:val="%5."/>
      <w:lvlJc w:val="left"/>
      <w:pPr>
        <w:tabs>
          <w:tab w:val="num" w:pos="558"/>
        </w:tabs>
        <w:ind w:left="558" w:hanging="1008"/>
      </w:pPr>
      <w:rPr>
        <w:rFonts w:hint="default"/>
      </w:rPr>
    </w:lvl>
    <w:lvl w:ilvl="5">
      <w:start w:val="1"/>
      <w:numFmt w:val="decimal"/>
      <w:pStyle w:val="Heading6"/>
      <w:lvlText w:val="%1.%2.%3.%4.%5.%6"/>
      <w:lvlJc w:val="left"/>
      <w:pPr>
        <w:tabs>
          <w:tab w:val="num" w:pos="702"/>
        </w:tabs>
        <w:ind w:left="702" w:hanging="1152"/>
      </w:pPr>
      <w:rPr>
        <w:rFonts w:hint="default"/>
      </w:rPr>
    </w:lvl>
    <w:lvl w:ilvl="6">
      <w:start w:val="1"/>
      <w:numFmt w:val="decimal"/>
      <w:pStyle w:val="Heading7"/>
      <w:lvlText w:val="%1.%2.%3.%4.%5.%6.%7"/>
      <w:lvlJc w:val="left"/>
      <w:pPr>
        <w:tabs>
          <w:tab w:val="num" w:pos="846"/>
        </w:tabs>
        <w:ind w:left="846" w:hanging="1296"/>
      </w:pPr>
      <w:rPr>
        <w:rFonts w:hint="default"/>
      </w:rPr>
    </w:lvl>
    <w:lvl w:ilvl="7">
      <w:start w:val="1"/>
      <w:numFmt w:val="decimal"/>
      <w:pStyle w:val="Heading8"/>
      <w:lvlText w:val="%1.%2.%3.%4.%5.%6.%7.%8"/>
      <w:lvlJc w:val="left"/>
      <w:pPr>
        <w:tabs>
          <w:tab w:val="num" w:pos="990"/>
        </w:tabs>
        <w:ind w:left="990" w:hanging="1440"/>
      </w:pPr>
      <w:rPr>
        <w:rFonts w:hint="default"/>
      </w:rPr>
    </w:lvl>
    <w:lvl w:ilvl="8">
      <w:start w:val="1"/>
      <w:numFmt w:val="decimal"/>
      <w:pStyle w:val="Heading9"/>
      <w:lvlText w:val="%1.%2.%3.%4.%5.%6.%7.%8.%9"/>
      <w:lvlJc w:val="left"/>
      <w:pPr>
        <w:tabs>
          <w:tab w:val="num" w:pos="1134"/>
        </w:tabs>
        <w:ind w:left="1134" w:hanging="1584"/>
      </w:pPr>
      <w:rPr>
        <w:rFonts w:hint="default"/>
      </w:rPr>
    </w:lvl>
  </w:abstractNum>
  <w:abstractNum w:abstractNumId="16"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7"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8" w15:restartNumberingAfterBreak="0">
    <w:nsid w:val="532C0CFD"/>
    <w:multiLevelType w:val="hybridMultilevel"/>
    <w:tmpl w:val="71740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8C0B98"/>
    <w:multiLevelType w:val="hybridMultilevel"/>
    <w:tmpl w:val="EABCB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67753DB3"/>
    <w:multiLevelType w:val="hybridMultilevel"/>
    <w:tmpl w:val="7C1E2F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3" w15:restartNumberingAfterBreak="0">
    <w:nsid w:val="6C013972"/>
    <w:multiLevelType w:val="hybridMultilevel"/>
    <w:tmpl w:val="39501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EBE303E"/>
    <w:multiLevelType w:val="hybridMultilevel"/>
    <w:tmpl w:val="0E706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7"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15"/>
  </w:num>
  <w:num w:numId="2">
    <w:abstractNumId w:val="2"/>
  </w:num>
  <w:num w:numId="3">
    <w:abstractNumId w:val="4"/>
  </w:num>
  <w:num w:numId="4">
    <w:abstractNumId w:val="26"/>
  </w:num>
  <w:num w:numId="5">
    <w:abstractNumId w:val="16"/>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27"/>
  </w:num>
  <w:num w:numId="7">
    <w:abstractNumId w:val="11"/>
  </w:num>
  <w:num w:numId="8">
    <w:abstractNumId w:val="7"/>
  </w:num>
  <w:num w:numId="9">
    <w:abstractNumId w:val="5"/>
  </w:num>
  <w:num w:numId="10">
    <w:abstractNumId w:val="17"/>
  </w:num>
  <w:num w:numId="11">
    <w:abstractNumId w:val="22"/>
  </w:num>
  <w:num w:numId="12">
    <w:abstractNumId w:val="25"/>
  </w:num>
  <w:num w:numId="13">
    <w:abstractNumId w:val="1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12"/>
  </w:num>
  <w:num w:numId="17">
    <w:abstractNumId w:val="19"/>
  </w:num>
  <w:num w:numId="18">
    <w:abstractNumId w:val="1"/>
  </w:num>
  <w:num w:numId="19">
    <w:abstractNumId w:val="3"/>
  </w:num>
  <w:num w:numId="20">
    <w:abstractNumId w:val="9"/>
  </w:num>
  <w:num w:numId="21">
    <w:abstractNumId w:val="23"/>
  </w:num>
  <w:num w:numId="22">
    <w:abstractNumId w:val="13"/>
  </w:num>
  <w:num w:numId="23">
    <w:abstractNumId w:val="10"/>
  </w:num>
  <w:num w:numId="24">
    <w:abstractNumId w:val="0"/>
  </w:num>
  <w:num w:numId="25">
    <w:abstractNumId w:val="21"/>
  </w:num>
  <w:num w:numId="26">
    <w:abstractNumId w:val="14"/>
  </w:num>
  <w:num w:numId="27">
    <w:abstractNumId w:val="8"/>
  </w:num>
  <w:num w:numId="28">
    <w:abstractNumId w:val="18"/>
  </w:num>
  <w:num w:numId="29">
    <w:abstractNumId w:val="2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amct">
    <w15:presenceInfo w15:providerId="Windows Live" w15:userId="d51571f3bf418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4B4B"/>
    <w:rsid w:val="00015033"/>
    <w:rsid w:val="00015DEA"/>
    <w:rsid w:val="000169DF"/>
    <w:rsid w:val="00016D35"/>
    <w:rsid w:val="000172C8"/>
    <w:rsid w:val="00017493"/>
    <w:rsid w:val="00017664"/>
    <w:rsid w:val="000176C2"/>
    <w:rsid w:val="00017A20"/>
    <w:rsid w:val="0002011F"/>
    <w:rsid w:val="000207BF"/>
    <w:rsid w:val="00021467"/>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4743"/>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523"/>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2F16"/>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2B"/>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16D9"/>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497"/>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844"/>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4ACE"/>
    <w:rsid w:val="001F5270"/>
    <w:rsid w:val="001F5B55"/>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CB2"/>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306"/>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AE3"/>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29F"/>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3EE4"/>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47A2E"/>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7B1"/>
    <w:rsid w:val="003A3B27"/>
    <w:rsid w:val="003A40C6"/>
    <w:rsid w:val="003A4D8C"/>
    <w:rsid w:val="003A542D"/>
    <w:rsid w:val="003A5F3C"/>
    <w:rsid w:val="003A6459"/>
    <w:rsid w:val="003A681F"/>
    <w:rsid w:val="003A74A2"/>
    <w:rsid w:val="003B0008"/>
    <w:rsid w:val="003B0255"/>
    <w:rsid w:val="003B0764"/>
    <w:rsid w:val="003B07B2"/>
    <w:rsid w:val="003B10EE"/>
    <w:rsid w:val="003B1146"/>
    <w:rsid w:val="003B127E"/>
    <w:rsid w:val="003B15BF"/>
    <w:rsid w:val="003B1E03"/>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3B"/>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278B"/>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152"/>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5346"/>
    <w:rsid w:val="004264FE"/>
    <w:rsid w:val="00426923"/>
    <w:rsid w:val="0042700F"/>
    <w:rsid w:val="00427AF4"/>
    <w:rsid w:val="0043029F"/>
    <w:rsid w:val="00430732"/>
    <w:rsid w:val="00430E5B"/>
    <w:rsid w:val="00431668"/>
    <w:rsid w:val="004319D4"/>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1CA"/>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73F"/>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6EE"/>
    <w:rsid w:val="004C3A2C"/>
    <w:rsid w:val="004C420A"/>
    <w:rsid w:val="004C5B7D"/>
    <w:rsid w:val="004C5F2B"/>
    <w:rsid w:val="004C6FE4"/>
    <w:rsid w:val="004C7BEF"/>
    <w:rsid w:val="004D0B26"/>
    <w:rsid w:val="004D16A6"/>
    <w:rsid w:val="004D1FE1"/>
    <w:rsid w:val="004D2023"/>
    <w:rsid w:val="004D2F90"/>
    <w:rsid w:val="004D3DCD"/>
    <w:rsid w:val="004D46F1"/>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1EDF"/>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26F"/>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6954"/>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C7F28"/>
    <w:rsid w:val="005D00F2"/>
    <w:rsid w:val="005D2168"/>
    <w:rsid w:val="005D235F"/>
    <w:rsid w:val="005D2532"/>
    <w:rsid w:val="005D2BD8"/>
    <w:rsid w:val="005D2BEC"/>
    <w:rsid w:val="005D3780"/>
    <w:rsid w:val="005D38B7"/>
    <w:rsid w:val="005D4A70"/>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14B"/>
    <w:rsid w:val="006275BC"/>
    <w:rsid w:val="00627E1D"/>
    <w:rsid w:val="0063123E"/>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4A"/>
    <w:rsid w:val="00636369"/>
    <w:rsid w:val="00636949"/>
    <w:rsid w:val="00636AD9"/>
    <w:rsid w:val="00636C06"/>
    <w:rsid w:val="00636CE5"/>
    <w:rsid w:val="00636DC6"/>
    <w:rsid w:val="00637160"/>
    <w:rsid w:val="006371AE"/>
    <w:rsid w:val="0063731A"/>
    <w:rsid w:val="00637F97"/>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5AC"/>
    <w:rsid w:val="00661601"/>
    <w:rsid w:val="00663A2A"/>
    <w:rsid w:val="0066449D"/>
    <w:rsid w:val="006644B7"/>
    <w:rsid w:val="00664CFD"/>
    <w:rsid w:val="00666315"/>
    <w:rsid w:val="00667B26"/>
    <w:rsid w:val="00667C4D"/>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AB6"/>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3803"/>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484B"/>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39C"/>
    <w:rsid w:val="00706F6A"/>
    <w:rsid w:val="00707801"/>
    <w:rsid w:val="00707CB9"/>
    <w:rsid w:val="00710650"/>
    <w:rsid w:val="00710E68"/>
    <w:rsid w:val="007115CA"/>
    <w:rsid w:val="00711675"/>
    <w:rsid w:val="00711682"/>
    <w:rsid w:val="0071215F"/>
    <w:rsid w:val="007121B1"/>
    <w:rsid w:val="007121C2"/>
    <w:rsid w:val="00712BFF"/>
    <w:rsid w:val="00712CEA"/>
    <w:rsid w:val="00713755"/>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6E9"/>
    <w:rsid w:val="0072388C"/>
    <w:rsid w:val="00723FB1"/>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39DC"/>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289"/>
    <w:rsid w:val="007748AB"/>
    <w:rsid w:val="00775754"/>
    <w:rsid w:val="007759BE"/>
    <w:rsid w:val="00775BBB"/>
    <w:rsid w:val="007765D4"/>
    <w:rsid w:val="00776B85"/>
    <w:rsid w:val="00777620"/>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0770"/>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0D6"/>
    <w:rsid w:val="00804174"/>
    <w:rsid w:val="00804183"/>
    <w:rsid w:val="00804397"/>
    <w:rsid w:val="0080595A"/>
    <w:rsid w:val="00805A72"/>
    <w:rsid w:val="008063D2"/>
    <w:rsid w:val="008063E7"/>
    <w:rsid w:val="0080658C"/>
    <w:rsid w:val="00806680"/>
    <w:rsid w:val="008066C2"/>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72C"/>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103"/>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8DF"/>
    <w:rsid w:val="008B2C4B"/>
    <w:rsid w:val="008B4469"/>
    <w:rsid w:val="008B4631"/>
    <w:rsid w:val="008B5021"/>
    <w:rsid w:val="008B5127"/>
    <w:rsid w:val="008B5147"/>
    <w:rsid w:val="008B53A7"/>
    <w:rsid w:val="008B5BA5"/>
    <w:rsid w:val="008B64DF"/>
    <w:rsid w:val="008B6658"/>
    <w:rsid w:val="008B6A30"/>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B6"/>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022D"/>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8C7"/>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30ED"/>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178"/>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637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C7A"/>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336"/>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AA4"/>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6CAE"/>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065FD"/>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9A1"/>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1760"/>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336"/>
    <w:rsid w:val="00C87680"/>
    <w:rsid w:val="00C90985"/>
    <w:rsid w:val="00C90ACD"/>
    <w:rsid w:val="00C91CB4"/>
    <w:rsid w:val="00C91E5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49C"/>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306"/>
    <w:rsid w:val="00CE65E9"/>
    <w:rsid w:val="00CE67A3"/>
    <w:rsid w:val="00CE6975"/>
    <w:rsid w:val="00CE6D98"/>
    <w:rsid w:val="00CE7393"/>
    <w:rsid w:val="00CE785F"/>
    <w:rsid w:val="00CF0C96"/>
    <w:rsid w:val="00CF1444"/>
    <w:rsid w:val="00CF1628"/>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145"/>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603"/>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4A92"/>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A62"/>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DF7E35"/>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BB0"/>
    <w:rsid w:val="00E07CED"/>
    <w:rsid w:val="00E103A0"/>
    <w:rsid w:val="00E1041C"/>
    <w:rsid w:val="00E10751"/>
    <w:rsid w:val="00E107BD"/>
    <w:rsid w:val="00E10820"/>
    <w:rsid w:val="00E11765"/>
    <w:rsid w:val="00E11B8D"/>
    <w:rsid w:val="00E123BA"/>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53E"/>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4F4"/>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7749D"/>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07CF"/>
    <w:rsid w:val="00EA145C"/>
    <w:rsid w:val="00EA1D1B"/>
    <w:rsid w:val="00EA1FDB"/>
    <w:rsid w:val="00EA244A"/>
    <w:rsid w:val="00EA2E65"/>
    <w:rsid w:val="00EA2EB3"/>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5C5"/>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95D"/>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085"/>
    <w:rsid w:val="00F942C8"/>
    <w:rsid w:val="00F95480"/>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93E"/>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BC2AA4"/>
    <w:pPr>
      <w:keepNext/>
      <w:spacing w:before="240" w:after="120"/>
      <w:ind w:left="720" w:firstLine="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4D46F1"/>
    <w:pPr>
      <w:keepNext/>
      <w:numPr>
        <w:ilvl w:val="1"/>
        <w:numId w:val="1"/>
      </w:numPr>
      <w:spacing w:before="240" w:after="120"/>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4D46F1"/>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BC2AA4"/>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tabs>
        <w:tab w:val="center" w:pos="4536"/>
      </w:tabs>
      <w:spacing w:before="480" w:after="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Style5">
    <w:name w:val="Style5"/>
    <w:basedOn w:val="Normal"/>
    <w:link w:val="Style5Char"/>
    <w:qFormat/>
    <w:rsid w:val="00C065FD"/>
  </w:style>
  <w:style w:type="character" w:customStyle="1" w:styleId="Style5Char">
    <w:name w:val="Style5 Char"/>
    <w:basedOn w:val="DefaultParagraphFont"/>
    <w:link w:val="Style5"/>
    <w:rsid w:val="00C065F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9538112">
      <w:bodyDiv w:val="1"/>
      <w:marLeft w:val="0"/>
      <w:marRight w:val="0"/>
      <w:marTop w:val="0"/>
      <w:marBottom w:val="0"/>
      <w:divBdr>
        <w:top w:val="none" w:sz="0" w:space="0" w:color="auto"/>
        <w:left w:val="none" w:sz="0" w:space="0" w:color="auto"/>
        <w:bottom w:val="none" w:sz="0" w:space="0" w:color="auto"/>
        <w:right w:val="none" w:sz="0" w:space="0" w:color="auto"/>
      </w:divBdr>
    </w:div>
    <w:div w:id="271012246">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449571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46129982">
      <w:bodyDiv w:val="1"/>
      <w:marLeft w:val="0"/>
      <w:marRight w:val="0"/>
      <w:marTop w:val="0"/>
      <w:marBottom w:val="0"/>
      <w:divBdr>
        <w:top w:val="none" w:sz="0" w:space="0" w:color="auto"/>
        <w:left w:val="none" w:sz="0" w:space="0" w:color="auto"/>
        <w:bottom w:val="none" w:sz="0" w:space="0" w:color="auto"/>
        <w:right w:val="none" w:sz="0" w:space="0" w:color="auto"/>
      </w:divBdr>
      <w:divsChild>
        <w:div w:id="106854535">
          <w:marLeft w:val="0"/>
          <w:marRight w:val="0"/>
          <w:marTop w:val="0"/>
          <w:marBottom w:val="0"/>
          <w:divBdr>
            <w:top w:val="none" w:sz="0" w:space="0" w:color="auto"/>
            <w:left w:val="none" w:sz="0" w:space="0" w:color="auto"/>
            <w:bottom w:val="none" w:sz="0" w:space="0" w:color="auto"/>
            <w:right w:val="none" w:sz="0" w:space="0" w:color="auto"/>
          </w:divBdr>
        </w:div>
        <w:div w:id="2132554523">
          <w:marLeft w:val="0"/>
          <w:marRight w:val="0"/>
          <w:marTop w:val="0"/>
          <w:marBottom w:val="0"/>
          <w:divBdr>
            <w:top w:val="none" w:sz="0" w:space="0" w:color="auto"/>
            <w:left w:val="none" w:sz="0" w:space="0" w:color="auto"/>
            <w:bottom w:val="none" w:sz="0" w:space="0" w:color="auto"/>
            <w:right w:val="none" w:sz="0" w:space="0" w:color="auto"/>
          </w:divBdr>
        </w:div>
        <w:div w:id="797145037">
          <w:marLeft w:val="0"/>
          <w:marRight w:val="0"/>
          <w:marTop w:val="0"/>
          <w:marBottom w:val="0"/>
          <w:divBdr>
            <w:top w:val="none" w:sz="0" w:space="0" w:color="auto"/>
            <w:left w:val="none" w:sz="0" w:space="0" w:color="auto"/>
            <w:bottom w:val="none" w:sz="0" w:space="0" w:color="auto"/>
            <w:right w:val="none" w:sz="0" w:space="0" w:color="auto"/>
          </w:divBdr>
        </w:div>
        <w:div w:id="378820310">
          <w:marLeft w:val="0"/>
          <w:marRight w:val="0"/>
          <w:marTop w:val="0"/>
          <w:marBottom w:val="0"/>
          <w:divBdr>
            <w:top w:val="none" w:sz="0" w:space="0" w:color="auto"/>
            <w:left w:val="none" w:sz="0" w:space="0" w:color="auto"/>
            <w:bottom w:val="none" w:sz="0" w:space="0" w:color="auto"/>
            <w:right w:val="none" w:sz="0" w:space="0" w:color="auto"/>
          </w:divBdr>
        </w:div>
        <w:div w:id="1881748876">
          <w:marLeft w:val="0"/>
          <w:marRight w:val="0"/>
          <w:marTop w:val="0"/>
          <w:marBottom w:val="0"/>
          <w:divBdr>
            <w:top w:val="none" w:sz="0" w:space="0" w:color="auto"/>
            <w:left w:val="none" w:sz="0" w:space="0" w:color="auto"/>
            <w:bottom w:val="none" w:sz="0" w:space="0" w:color="auto"/>
            <w:right w:val="none" w:sz="0" w:space="0" w:color="auto"/>
          </w:divBdr>
        </w:div>
        <w:div w:id="1676112606">
          <w:marLeft w:val="0"/>
          <w:marRight w:val="0"/>
          <w:marTop w:val="0"/>
          <w:marBottom w:val="0"/>
          <w:divBdr>
            <w:top w:val="none" w:sz="0" w:space="0" w:color="auto"/>
            <w:left w:val="none" w:sz="0" w:space="0" w:color="auto"/>
            <w:bottom w:val="none" w:sz="0" w:space="0" w:color="auto"/>
            <w:right w:val="none" w:sz="0" w:space="0" w:color="auto"/>
          </w:divBdr>
        </w:div>
        <w:div w:id="1199510091">
          <w:marLeft w:val="0"/>
          <w:marRight w:val="0"/>
          <w:marTop w:val="0"/>
          <w:marBottom w:val="0"/>
          <w:divBdr>
            <w:top w:val="none" w:sz="0" w:space="0" w:color="auto"/>
            <w:left w:val="none" w:sz="0" w:space="0" w:color="auto"/>
            <w:bottom w:val="none" w:sz="0" w:space="0" w:color="auto"/>
            <w:right w:val="none" w:sz="0" w:space="0" w:color="auto"/>
          </w:divBdr>
        </w:div>
        <w:div w:id="1134369384">
          <w:marLeft w:val="0"/>
          <w:marRight w:val="0"/>
          <w:marTop w:val="0"/>
          <w:marBottom w:val="0"/>
          <w:divBdr>
            <w:top w:val="none" w:sz="0" w:space="0" w:color="auto"/>
            <w:left w:val="none" w:sz="0" w:space="0" w:color="auto"/>
            <w:bottom w:val="none" w:sz="0" w:space="0" w:color="auto"/>
            <w:right w:val="none" w:sz="0" w:space="0" w:color="auto"/>
          </w:divBdr>
        </w:div>
      </w:divsChild>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678967234">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3828467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1920021">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4504704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836353">
      <w:bodyDiv w:val="1"/>
      <w:marLeft w:val="0"/>
      <w:marRight w:val="0"/>
      <w:marTop w:val="0"/>
      <w:marBottom w:val="0"/>
      <w:divBdr>
        <w:top w:val="none" w:sz="0" w:space="0" w:color="auto"/>
        <w:left w:val="none" w:sz="0" w:space="0" w:color="auto"/>
        <w:bottom w:val="none" w:sz="0" w:space="0" w:color="auto"/>
        <w:right w:val="none" w:sz="0" w:space="0" w:color="auto"/>
      </w:divBdr>
      <w:divsChild>
        <w:div w:id="1482035826">
          <w:marLeft w:val="0"/>
          <w:marRight w:val="0"/>
          <w:marTop w:val="0"/>
          <w:marBottom w:val="0"/>
          <w:divBdr>
            <w:top w:val="none" w:sz="0" w:space="0" w:color="auto"/>
            <w:left w:val="none" w:sz="0" w:space="0" w:color="auto"/>
            <w:bottom w:val="none" w:sz="0" w:space="0" w:color="auto"/>
            <w:right w:val="none" w:sz="0" w:space="0" w:color="auto"/>
          </w:divBdr>
        </w:div>
        <w:div w:id="833495552">
          <w:marLeft w:val="0"/>
          <w:marRight w:val="0"/>
          <w:marTop w:val="0"/>
          <w:marBottom w:val="0"/>
          <w:divBdr>
            <w:top w:val="none" w:sz="0" w:space="0" w:color="auto"/>
            <w:left w:val="none" w:sz="0" w:space="0" w:color="auto"/>
            <w:bottom w:val="none" w:sz="0" w:space="0" w:color="auto"/>
            <w:right w:val="none" w:sz="0" w:space="0" w:color="auto"/>
          </w:divBdr>
        </w:div>
        <w:div w:id="1647399061">
          <w:marLeft w:val="0"/>
          <w:marRight w:val="0"/>
          <w:marTop w:val="0"/>
          <w:marBottom w:val="0"/>
          <w:divBdr>
            <w:top w:val="none" w:sz="0" w:space="0" w:color="auto"/>
            <w:left w:val="none" w:sz="0" w:space="0" w:color="auto"/>
            <w:bottom w:val="none" w:sz="0" w:space="0" w:color="auto"/>
            <w:right w:val="none" w:sz="0" w:space="0" w:color="auto"/>
          </w:divBdr>
        </w:div>
        <w:div w:id="176700899">
          <w:marLeft w:val="0"/>
          <w:marRight w:val="0"/>
          <w:marTop w:val="0"/>
          <w:marBottom w:val="0"/>
          <w:divBdr>
            <w:top w:val="none" w:sz="0" w:space="0" w:color="auto"/>
            <w:left w:val="none" w:sz="0" w:space="0" w:color="auto"/>
            <w:bottom w:val="none" w:sz="0" w:space="0" w:color="auto"/>
            <w:right w:val="none" w:sz="0" w:space="0" w:color="auto"/>
          </w:divBdr>
        </w:div>
      </w:divsChild>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60327104">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37112355">
      <w:bodyDiv w:val="1"/>
      <w:marLeft w:val="0"/>
      <w:marRight w:val="0"/>
      <w:marTop w:val="0"/>
      <w:marBottom w:val="0"/>
      <w:divBdr>
        <w:top w:val="none" w:sz="0" w:space="0" w:color="auto"/>
        <w:left w:val="none" w:sz="0" w:space="0" w:color="auto"/>
        <w:bottom w:val="none" w:sz="0" w:space="0" w:color="auto"/>
        <w:right w:val="none" w:sz="0" w:space="0" w:color="auto"/>
      </w:divBdr>
      <w:divsChild>
        <w:div w:id="1120875752">
          <w:marLeft w:val="0"/>
          <w:marRight w:val="0"/>
          <w:marTop w:val="0"/>
          <w:marBottom w:val="0"/>
          <w:divBdr>
            <w:top w:val="none" w:sz="0" w:space="0" w:color="auto"/>
            <w:left w:val="none" w:sz="0" w:space="0" w:color="auto"/>
            <w:bottom w:val="none" w:sz="0" w:space="0" w:color="auto"/>
            <w:right w:val="none" w:sz="0" w:space="0" w:color="auto"/>
          </w:divBdr>
        </w:div>
        <w:div w:id="1359967410">
          <w:marLeft w:val="0"/>
          <w:marRight w:val="0"/>
          <w:marTop w:val="0"/>
          <w:marBottom w:val="0"/>
          <w:divBdr>
            <w:top w:val="none" w:sz="0" w:space="0" w:color="auto"/>
            <w:left w:val="none" w:sz="0" w:space="0" w:color="auto"/>
            <w:bottom w:val="none" w:sz="0" w:space="0" w:color="auto"/>
            <w:right w:val="none" w:sz="0" w:space="0" w:color="auto"/>
          </w:divBdr>
        </w:div>
        <w:div w:id="1763331915">
          <w:marLeft w:val="0"/>
          <w:marRight w:val="0"/>
          <w:marTop w:val="0"/>
          <w:marBottom w:val="0"/>
          <w:divBdr>
            <w:top w:val="none" w:sz="0" w:space="0" w:color="auto"/>
            <w:left w:val="none" w:sz="0" w:space="0" w:color="auto"/>
            <w:bottom w:val="none" w:sz="0" w:space="0" w:color="auto"/>
            <w:right w:val="none" w:sz="0" w:space="0" w:color="auto"/>
          </w:divBdr>
        </w:div>
        <w:div w:id="2126850755">
          <w:marLeft w:val="0"/>
          <w:marRight w:val="0"/>
          <w:marTop w:val="0"/>
          <w:marBottom w:val="0"/>
          <w:divBdr>
            <w:top w:val="none" w:sz="0" w:space="0" w:color="auto"/>
            <w:left w:val="none" w:sz="0" w:space="0" w:color="auto"/>
            <w:bottom w:val="none" w:sz="0" w:space="0" w:color="auto"/>
            <w:right w:val="none" w:sz="0" w:space="0" w:color="auto"/>
          </w:divBdr>
        </w:div>
        <w:div w:id="488833385">
          <w:marLeft w:val="0"/>
          <w:marRight w:val="0"/>
          <w:marTop w:val="0"/>
          <w:marBottom w:val="0"/>
          <w:divBdr>
            <w:top w:val="none" w:sz="0" w:space="0" w:color="auto"/>
            <w:left w:val="none" w:sz="0" w:space="0" w:color="auto"/>
            <w:bottom w:val="none" w:sz="0" w:space="0" w:color="auto"/>
            <w:right w:val="none" w:sz="0" w:space="0" w:color="auto"/>
          </w:divBdr>
        </w:div>
        <w:div w:id="562179081">
          <w:marLeft w:val="0"/>
          <w:marRight w:val="0"/>
          <w:marTop w:val="0"/>
          <w:marBottom w:val="0"/>
          <w:divBdr>
            <w:top w:val="none" w:sz="0" w:space="0" w:color="auto"/>
            <w:left w:val="none" w:sz="0" w:space="0" w:color="auto"/>
            <w:bottom w:val="none" w:sz="0" w:space="0" w:color="auto"/>
            <w:right w:val="none" w:sz="0" w:space="0" w:color="auto"/>
          </w:divBdr>
        </w:div>
        <w:div w:id="1505054899">
          <w:marLeft w:val="0"/>
          <w:marRight w:val="0"/>
          <w:marTop w:val="0"/>
          <w:marBottom w:val="0"/>
          <w:divBdr>
            <w:top w:val="none" w:sz="0" w:space="0" w:color="auto"/>
            <w:left w:val="none" w:sz="0" w:space="0" w:color="auto"/>
            <w:bottom w:val="none" w:sz="0" w:space="0" w:color="auto"/>
            <w:right w:val="none" w:sz="0" w:space="0" w:color="auto"/>
          </w:divBdr>
        </w:div>
        <w:div w:id="156071648">
          <w:marLeft w:val="0"/>
          <w:marRight w:val="0"/>
          <w:marTop w:val="0"/>
          <w:marBottom w:val="0"/>
          <w:divBdr>
            <w:top w:val="none" w:sz="0" w:space="0" w:color="auto"/>
            <w:left w:val="none" w:sz="0" w:space="0" w:color="auto"/>
            <w:bottom w:val="none" w:sz="0" w:space="0" w:color="auto"/>
            <w:right w:val="none" w:sz="0" w:space="0" w:color="auto"/>
          </w:divBdr>
        </w:div>
        <w:div w:id="738023145">
          <w:marLeft w:val="0"/>
          <w:marRight w:val="0"/>
          <w:marTop w:val="0"/>
          <w:marBottom w:val="0"/>
          <w:divBdr>
            <w:top w:val="none" w:sz="0" w:space="0" w:color="auto"/>
            <w:left w:val="none" w:sz="0" w:space="0" w:color="auto"/>
            <w:bottom w:val="none" w:sz="0" w:space="0" w:color="auto"/>
            <w:right w:val="none" w:sz="0" w:space="0" w:color="auto"/>
          </w:divBdr>
        </w:div>
        <w:div w:id="1099566739">
          <w:marLeft w:val="0"/>
          <w:marRight w:val="0"/>
          <w:marTop w:val="0"/>
          <w:marBottom w:val="0"/>
          <w:divBdr>
            <w:top w:val="none" w:sz="0" w:space="0" w:color="auto"/>
            <w:left w:val="none" w:sz="0" w:space="0" w:color="auto"/>
            <w:bottom w:val="none" w:sz="0" w:space="0" w:color="auto"/>
            <w:right w:val="none" w:sz="0" w:space="0" w:color="auto"/>
          </w:divBdr>
        </w:div>
        <w:div w:id="734815420">
          <w:marLeft w:val="0"/>
          <w:marRight w:val="0"/>
          <w:marTop w:val="0"/>
          <w:marBottom w:val="0"/>
          <w:divBdr>
            <w:top w:val="none" w:sz="0" w:space="0" w:color="auto"/>
            <w:left w:val="none" w:sz="0" w:space="0" w:color="auto"/>
            <w:bottom w:val="none" w:sz="0" w:space="0" w:color="auto"/>
            <w:right w:val="none" w:sz="0" w:space="0" w:color="auto"/>
          </w:divBdr>
        </w:div>
        <w:div w:id="849418371">
          <w:marLeft w:val="0"/>
          <w:marRight w:val="0"/>
          <w:marTop w:val="0"/>
          <w:marBottom w:val="0"/>
          <w:divBdr>
            <w:top w:val="none" w:sz="0" w:space="0" w:color="auto"/>
            <w:left w:val="none" w:sz="0" w:space="0" w:color="auto"/>
            <w:bottom w:val="none" w:sz="0" w:space="0" w:color="auto"/>
            <w:right w:val="none" w:sz="0" w:space="0" w:color="auto"/>
          </w:divBdr>
        </w:div>
        <w:div w:id="1964849851">
          <w:marLeft w:val="0"/>
          <w:marRight w:val="0"/>
          <w:marTop w:val="0"/>
          <w:marBottom w:val="0"/>
          <w:divBdr>
            <w:top w:val="none" w:sz="0" w:space="0" w:color="auto"/>
            <w:left w:val="none" w:sz="0" w:space="0" w:color="auto"/>
            <w:bottom w:val="none" w:sz="0" w:space="0" w:color="auto"/>
            <w:right w:val="none" w:sz="0" w:space="0" w:color="auto"/>
          </w:divBdr>
        </w:div>
        <w:div w:id="846745975">
          <w:marLeft w:val="0"/>
          <w:marRight w:val="0"/>
          <w:marTop w:val="0"/>
          <w:marBottom w:val="0"/>
          <w:divBdr>
            <w:top w:val="none" w:sz="0" w:space="0" w:color="auto"/>
            <w:left w:val="none" w:sz="0" w:space="0" w:color="auto"/>
            <w:bottom w:val="none" w:sz="0" w:space="0" w:color="auto"/>
            <w:right w:val="none" w:sz="0" w:space="0" w:color="auto"/>
          </w:divBdr>
        </w:div>
        <w:div w:id="1363893734">
          <w:marLeft w:val="0"/>
          <w:marRight w:val="0"/>
          <w:marTop w:val="0"/>
          <w:marBottom w:val="0"/>
          <w:divBdr>
            <w:top w:val="none" w:sz="0" w:space="0" w:color="auto"/>
            <w:left w:val="none" w:sz="0" w:space="0" w:color="auto"/>
            <w:bottom w:val="none" w:sz="0" w:space="0" w:color="auto"/>
            <w:right w:val="none" w:sz="0" w:space="0" w:color="auto"/>
          </w:divBdr>
        </w:div>
        <w:div w:id="1752847665">
          <w:marLeft w:val="0"/>
          <w:marRight w:val="0"/>
          <w:marTop w:val="0"/>
          <w:marBottom w:val="0"/>
          <w:divBdr>
            <w:top w:val="none" w:sz="0" w:space="0" w:color="auto"/>
            <w:left w:val="none" w:sz="0" w:space="0" w:color="auto"/>
            <w:bottom w:val="none" w:sz="0" w:space="0" w:color="auto"/>
            <w:right w:val="none" w:sz="0" w:space="0" w:color="auto"/>
          </w:divBdr>
        </w:div>
        <w:div w:id="1456172794">
          <w:marLeft w:val="0"/>
          <w:marRight w:val="0"/>
          <w:marTop w:val="0"/>
          <w:marBottom w:val="0"/>
          <w:divBdr>
            <w:top w:val="none" w:sz="0" w:space="0" w:color="auto"/>
            <w:left w:val="none" w:sz="0" w:space="0" w:color="auto"/>
            <w:bottom w:val="none" w:sz="0" w:space="0" w:color="auto"/>
            <w:right w:val="none" w:sz="0" w:space="0" w:color="auto"/>
          </w:divBdr>
        </w:div>
        <w:div w:id="319118410">
          <w:marLeft w:val="0"/>
          <w:marRight w:val="0"/>
          <w:marTop w:val="0"/>
          <w:marBottom w:val="0"/>
          <w:divBdr>
            <w:top w:val="none" w:sz="0" w:space="0" w:color="auto"/>
            <w:left w:val="none" w:sz="0" w:space="0" w:color="auto"/>
            <w:bottom w:val="none" w:sz="0" w:space="0" w:color="auto"/>
            <w:right w:val="none" w:sz="0" w:space="0" w:color="auto"/>
          </w:divBdr>
        </w:div>
        <w:div w:id="781340203">
          <w:marLeft w:val="0"/>
          <w:marRight w:val="0"/>
          <w:marTop w:val="0"/>
          <w:marBottom w:val="0"/>
          <w:divBdr>
            <w:top w:val="none" w:sz="0" w:space="0" w:color="auto"/>
            <w:left w:val="none" w:sz="0" w:space="0" w:color="auto"/>
            <w:bottom w:val="none" w:sz="0" w:space="0" w:color="auto"/>
            <w:right w:val="none" w:sz="0" w:space="0" w:color="auto"/>
          </w:divBdr>
        </w:div>
        <w:div w:id="1951742423">
          <w:marLeft w:val="0"/>
          <w:marRight w:val="0"/>
          <w:marTop w:val="0"/>
          <w:marBottom w:val="0"/>
          <w:divBdr>
            <w:top w:val="none" w:sz="0" w:space="0" w:color="auto"/>
            <w:left w:val="none" w:sz="0" w:space="0" w:color="auto"/>
            <w:bottom w:val="none" w:sz="0" w:space="0" w:color="auto"/>
            <w:right w:val="none" w:sz="0" w:space="0" w:color="auto"/>
          </w:divBdr>
        </w:div>
        <w:div w:id="1948150925">
          <w:marLeft w:val="0"/>
          <w:marRight w:val="0"/>
          <w:marTop w:val="0"/>
          <w:marBottom w:val="0"/>
          <w:divBdr>
            <w:top w:val="none" w:sz="0" w:space="0" w:color="auto"/>
            <w:left w:val="none" w:sz="0" w:space="0" w:color="auto"/>
            <w:bottom w:val="none" w:sz="0" w:space="0" w:color="auto"/>
            <w:right w:val="none" w:sz="0" w:space="0" w:color="auto"/>
          </w:divBdr>
        </w:div>
        <w:div w:id="109865267">
          <w:marLeft w:val="0"/>
          <w:marRight w:val="0"/>
          <w:marTop w:val="0"/>
          <w:marBottom w:val="0"/>
          <w:divBdr>
            <w:top w:val="none" w:sz="0" w:space="0" w:color="auto"/>
            <w:left w:val="none" w:sz="0" w:space="0" w:color="auto"/>
            <w:bottom w:val="none" w:sz="0" w:space="0" w:color="auto"/>
            <w:right w:val="none" w:sz="0" w:space="0" w:color="auto"/>
          </w:divBdr>
        </w:div>
      </w:divsChild>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22835745">
      <w:bodyDiv w:val="1"/>
      <w:marLeft w:val="0"/>
      <w:marRight w:val="0"/>
      <w:marTop w:val="0"/>
      <w:marBottom w:val="0"/>
      <w:divBdr>
        <w:top w:val="none" w:sz="0" w:space="0" w:color="auto"/>
        <w:left w:val="none" w:sz="0" w:space="0" w:color="auto"/>
        <w:bottom w:val="none" w:sz="0" w:space="0" w:color="auto"/>
        <w:right w:val="none" w:sz="0" w:space="0" w:color="auto"/>
      </w:divBdr>
      <w:divsChild>
        <w:div w:id="1130325624">
          <w:marLeft w:val="0"/>
          <w:marRight w:val="0"/>
          <w:marTop w:val="0"/>
          <w:marBottom w:val="0"/>
          <w:divBdr>
            <w:top w:val="none" w:sz="0" w:space="0" w:color="auto"/>
            <w:left w:val="none" w:sz="0" w:space="0" w:color="auto"/>
            <w:bottom w:val="none" w:sz="0" w:space="0" w:color="auto"/>
            <w:right w:val="none" w:sz="0" w:space="0" w:color="auto"/>
          </w:divBdr>
        </w:div>
        <w:div w:id="1118182995">
          <w:marLeft w:val="0"/>
          <w:marRight w:val="0"/>
          <w:marTop w:val="0"/>
          <w:marBottom w:val="0"/>
          <w:divBdr>
            <w:top w:val="none" w:sz="0" w:space="0" w:color="auto"/>
            <w:left w:val="none" w:sz="0" w:space="0" w:color="auto"/>
            <w:bottom w:val="none" w:sz="0" w:space="0" w:color="auto"/>
            <w:right w:val="none" w:sz="0" w:space="0" w:color="auto"/>
          </w:divBdr>
        </w:div>
        <w:div w:id="1432362316">
          <w:marLeft w:val="0"/>
          <w:marRight w:val="0"/>
          <w:marTop w:val="0"/>
          <w:marBottom w:val="0"/>
          <w:divBdr>
            <w:top w:val="none" w:sz="0" w:space="0" w:color="auto"/>
            <w:left w:val="none" w:sz="0" w:space="0" w:color="auto"/>
            <w:bottom w:val="none" w:sz="0" w:space="0" w:color="auto"/>
            <w:right w:val="none" w:sz="0" w:space="0" w:color="auto"/>
          </w:divBdr>
        </w:div>
        <w:div w:id="1904217081">
          <w:marLeft w:val="0"/>
          <w:marRight w:val="0"/>
          <w:marTop w:val="0"/>
          <w:marBottom w:val="0"/>
          <w:divBdr>
            <w:top w:val="none" w:sz="0" w:space="0" w:color="auto"/>
            <w:left w:val="none" w:sz="0" w:space="0" w:color="auto"/>
            <w:bottom w:val="none" w:sz="0" w:space="0" w:color="auto"/>
            <w:right w:val="none" w:sz="0" w:space="0" w:color="auto"/>
          </w:divBdr>
        </w:div>
      </w:divsChild>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003269382">
      <w:bodyDiv w:val="1"/>
      <w:marLeft w:val="0"/>
      <w:marRight w:val="0"/>
      <w:marTop w:val="0"/>
      <w:marBottom w:val="0"/>
      <w:divBdr>
        <w:top w:val="none" w:sz="0" w:space="0" w:color="auto"/>
        <w:left w:val="none" w:sz="0" w:space="0" w:color="auto"/>
        <w:bottom w:val="none" w:sz="0" w:space="0" w:color="auto"/>
        <w:right w:val="none" w:sz="0" w:space="0" w:color="auto"/>
      </w:divBdr>
    </w:div>
    <w:div w:id="2022928660">
      <w:bodyDiv w:val="1"/>
      <w:marLeft w:val="0"/>
      <w:marRight w:val="0"/>
      <w:marTop w:val="0"/>
      <w:marBottom w:val="0"/>
      <w:divBdr>
        <w:top w:val="none" w:sz="0" w:space="0" w:color="auto"/>
        <w:left w:val="none" w:sz="0" w:space="0" w:color="auto"/>
        <w:bottom w:val="none" w:sz="0" w:space="0" w:color="auto"/>
        <w:right w:val="none" w:sz="0" w:space="0" w:color="auto"/>
      </w:divBdr>
    </w:div>
    <w:div w:id="2030595082">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25615095">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A407F637-08D4-4BAE-8425-8378E7593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2513</TotalTime>
  <Pages>45</Pages>
  <Words>5864</Words>
  <Characters>33430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39216</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49</cp:revision>
  <cp:lastPrinted>2021-06-02T14:00:00Z</cp:lastPrinted>
  <dcterms:created xsi:type="dcterms:W3CDTF">2022-03-16T08:11:00Z</dcterms:created>
  <dcterms:modified xsi:type="dcterms:W3CDTF">2022-04-20T07:01:00Z</dcterms:modified>
</cp:coreProperties>
</file>