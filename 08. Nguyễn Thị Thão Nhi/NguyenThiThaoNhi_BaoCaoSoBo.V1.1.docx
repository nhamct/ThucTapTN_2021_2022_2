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30B5" w:rsidRPr="004B30B5" w:rsidRDefault="004B30B5" w:rsidP="003C441C">
      <w:pPr>
        <w:tabs>
          <w:tab w:val="left" w:pos="2490"/>
        </w:tabs>
        <w:spacing w:line="240" w:lineRule="auto"/>
        <w:ind w:left="674" w:firstLine="2445"/>
        <w:rPr>
          <w:rFonts w:ascii="Times New Roman" w:hAnsi="Times New Roman" w:cs="Times New Roman"/>
          <w:b/>
          <w:sz w:val="32"/>
          <w:szCs w:val="32"/>
        </w:rPr>
      </w:pPr>
      <w:r w:rsidRPr="004B30B5">
        <w:rPr>
          <w:rFonts w:ascii="Times New Roman" w:hAnsi="Times New Roman" w:cs="Times New Roman"/>
          <w:noProof/>
          <w:sz w:val="32"/>
          <w:szCs w:val="32"/>
          <w:lang w:val="vi-VN" w:eastAsia="vi-VN"/>
        </w:rPr>
        <w:drawing>
          <wp:anchor distT="0" distB="0" distL="114300" distR="114300" simplePos="0" relativeHeight="251659264" behindDoc="1" locked="0" layoutInCell="1" allowOverlap="1" wp14:anchorId="1711E7BD" wp14:editId="24F3F6E8">
            <wp:simplePos x="0" y="0"/>
            <wp:positionH relativeFrom="margin">
              <wp:align>center</wp:align>
            </wp:positionH>
            <wp:positionV relativeFrom="paragraph">
              <wp:posOffset>-328295</wp:posOffset>
            </wp:positionV>
            <wp:extent cx="6287770" cy="8750300"/>
            <wp:effectExtent l="19050" t="19050" r="17780" b="127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7770" cy="875030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4B30B5">
        <w:rPr>
          <w:rFonts w:ascii="Times New Roman" w:hAnsi="Times New Roman" w:cs="Times New Roman"/>
          <w:b/>
          <w:sz w:val="32"/>
          <w:szCs w:val="32"/>
        </w:rPr>
        <w:t>ĐẠI HỌC ĐÀ NẴNG</w:t>
      </w:r>
    </w:p>
    <w:p w:rsidR="004B30B5" w:rsidRPr="004B30B5" w:rsidRDefault="004B30B5" w:rsidP="003C441C">
      <w:pPr>
        <w:tabs>
          <w:tab w:val="left" w:pos="2410"/>
        </w:tabs>
        <w:spacing w:line="240" w:lineRule="auto"/>
        <w:jc w:val="center"/>
        <w:rPr>
          <w:rFonts w:ascii="Times New Roman" w:hAnsi="Times New Roman" w:cs="Times New Roman"/>
          <w:b/>
          <w:bCs/>
          <w:sz w:val="32"/>
          <w:szCs w:val="32"/>
        </w:rPr>
      </w:pPr>
      <w:r w:rsidRPr="004B30B5">
        <w:rPr>
          <w:rFonts w:ascii="Times New Roman" w:hAnsi="Times New Roman" w:cs="Times New Roman"/>
          <w:b/>
          <w:bCs/>
          <w:sz w:val="32"/>
          <w:szCs w:val="32"/>
        </w:rPr>
        <w:t>TRƯỜNG ĐH KINH TẾ</w:t>
      </w:r>
    </w:p>
    <w:p w:rsidR="004B30B5" w:rsidRPr="004B30B5" w:rsidRDefault="004B30B5" w:rsidP="003C441C">
      <w:pPr>
        <w:tabs>
          <w:tab w:val="center" w:pos="3420"/>
        </w:tabs>
        <w:spacing w:line="240" w:lineRule="auto"/>
        <w:ind w:right="-51"/>
        <w:jc w:val="center"/>
        <w:rPr>
          <w:rFonts w:ascii="Times New Roman" w:hAnsi="Times New Roman" w:cs="Times New Roman"/>
        </w:rPr>
      </w:pPr>
      <w:r w:rsidRPr="004B30B5">
        <w:rPr>
          <w:rFonts w:ascii="Times New Roman" w:hAnsi="Times New Roman" w:cs="Times New Roman"/>
        </w:rPr>
        <w:t>-----</w:t>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sym w:font="Wingdings" w:char="F026"/>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t>-----</w:t>
      </w: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Default="004B30B5" w:rsidP="003C441C">
      <w:pPr>
        <w:tabs>
          <w:tab w:val="center" w:pos="3420"/>
        </w:tabs>
        <w:spacing w:line="240" w:lineRule="auto"/>
        <w:ind w:right="-51"/>
        <w:jc w:val="center"/>
        <w:rPr>
          <w:rFonts w:ascii="Times New Roman" w:hAnsi="Times New Roman" w:cs="Times New Roman"/>
        </w:rPr>
      </w:pPr>
      <w:r w:rsidRPr="004B30B5">
        <w:rPr>
          <w:rFonts w:ascii="Times New Roman" w:hAnsi="Times New Roman" w:cs="Times New Roman"/>
          <w:noProof/>
          <w:lang w:val="vi-VN" w:eastAsia="vi-VN"/>
        </w:rPr>
        <w:drawing>
          <wp:inline distT="0" distB="0" distL="0" distR="0" wp14:anchorId="3E53F36E" wp14:editId="35AE91F0">
            <wp:extent cx="1479550" cy="1435100"/>
            <wp:effectExtent l="0" t="0" r="6350" b="0"/>
            <wp:docPr id="13" name="Picture 1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e the sourc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9550" cy="1435100"/>
                    </a:xfrm>
                    <a:prstGeom prst="rect">
                      <a:avLst/>
                    </a:prstGeom>
                    <a:noFill/>
                    <a:ln>
                      <a:noFill/>
                    </a:ln>
                  </pic:spPr>
                </pic:pic>
              </a:graphicData>
            </a:graphic>
          </wp:inline>
        </w:drawing>
      </w:r>
    </w:p>
    <w:p w:rsid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spacing w:line="240" w:lineRule="auto"/>
        <w:rPr>
          <w:rFonts w:ascii="Times New Roman" w:hAnsi="Times New Roman" w:cs="Times New Roman"/>
          <w:b/>
          <w:sz w:val="30"/>
          <w:szCs w:val="30"/>
        </w:rPr>
      </w:pPr>
    </w:p>
    <w:p w:rsidR="00CD4450" w:rsidRDefault="004B30B5" w:rsidP="003C441C">
      <w:pPr>
        <w:spacing w:line="240" w:lineRule="auto"/>
        <w:jc w:val="center"/>
        <w:rPr>
          <w:rFonts w:ascii="Times New Roman" w:hAnsi="Times New Roman" w:cs="Times New Roman"/>
          <w:b/>
          <w:bCs/>
          <w:color w:val="C55911"/>
          <w:sz w:val="40"/>
          <w:szCs w:val="30"/>
          <w:lang w:val="en-US"/>
        </w:rPr>
      </w:pPr>
      <w:r w:rsidRPr="004B30B5">
        <w:rPr>
          <w:rFonts w:ascii="Times New Roman" w:hAnsi="Times New Roman" w:cs="Times New Roman"/>
          <w:b/>
          <w:bCs/>
          <w:color w:val="C55911"/>
          <w:sz w:val="40"/>
          <w:szCs w:val="30"/>
          <w:lang w:val="en-US"/>
        </w:rPr>
        <w:t xml:space="preserve">BÁO CÁO CHUYÊN ĐỀ </w:t>
      </w:r>
      <w:r w:rsidR="00B31CC0">
        <w:rPr>
          <w:rFonts w:ascii="Times New Roman" w:hAnsi="Times New Roman" w:cs="Times New Roman"/>
          <w:b/>
          <w:bCs/>
          <w:color w:val="C55911"/>
          <w:sz w:val="40"/>
          <w:szCs w:val="30"/>
          <w:lang w:val="en-US"/>
        </w:rPr>
        <w:br/>
      </w:r>
      <w:r w:rsidRPr="004B30B5">
        <w:rPr>
          <w:rFonts w:ascii="Times New Roman" w:hAnsi="Times New Roman" w:cs="Times New Roman"/>
          <w:b/>
          <w:bCs/>
          <w:color w:val="C55911"/>
          <w:sz w:val="40"/>
          <w:szCs w:val="30"/>
          <w:lang w:val="en-US"/>
        </w:rPr>
        <w:t>THỰC TẬP TỐT NGHIỆP</w:t>
      </w:r>
    </w:p>
    <w:p w:rsidR="004B30B5" w:rsidRPr="00CD4450" w:rsidRDefault="004B30B5" w:rsidP="003C441C">
      <w:pPr>
        <w:spacing w:line="240" w:lineRule="auto"/>
        <w:jc w:val="center"/>
        <w:rPr>
          <w:rFonts w:ascii="Times New Roman" w:hAnsi="Times New Roman" w:cs="Times New Roman"/>
          <w:b/>
          <w:bCs/>
          <w:color w:val="000000" w:themeColor="text1"/>
          <w:sz w:val="40"/>
          <w:szCs w:val="30"/>
          <w:lang w:val="en-US"/>
        </w:rPr>
      </w:pPr>
    </w:p>
    <w:p w:rsidR="00E204E3" w:rsidRPr="00CD4450" w:rsidRDefault="00B31CC0" w:rsidP="003C441C">
      <w:pPr>
        <w:spacing w:line="240" w:lineRule="auto"/>
        <w:jc w:val="center"/>
        <w:rPr>
          <w:rFonts w:ascii="Times New Roman" w:hAnsi="Times New Roman" w:cs="Times New Roman"/>
          <w:b/>
          <w:color w:val="000000" w:themeColor="text1"/>
          <w:sz w:val="32"/>
          <w:szCs w:val="32"/>
        </w:rPr>
      </w:pPr>
      <w:r w:rsidRPr="00CD4450">
        <w:rPr>
          <w:rFonts w:ascii="Times New Roman" w:hAnsi="Times New Roman" w:cs="Times New Roman"/>
          <w:b/>
          <w:color w:val="000000" w:themeColor="text1"/>
          <w:sz w:val="32"/>
          <w:szCs w:val="32"/>
          <w:lang w:val="en-US"/>
        </w:rPr>
        <w:t xml:space="preserve">THỰC HIỆN </w:t>
      </w:r>
      <w:r w:rsidR="004B30B5" w:rsidRPr="00CD4450">
        <w:rPr>
          <w:rFonts w:ascii="Times New Roman" w:hAnsi="Times New Roman" w:cs="Times New Roman"/>
          <w:b/>
          <w:color w:val="000000" w:themeColor="text1"/>
          <w:sz w:val="32"/>
          <w:szCs w:val="32"/>
        </w:rPr>
        <w:t xml:space="preserve">KIỂM THỬ CHO HỆ THỐNG </w:t>
      </w:r>
    </w:p>
    <w:p w:rsidR="004B30B5" w:rsidRDefault="00C61B62" w:rsidP="003C441C">
      <w:pPr>
        <w:spacing w:line="240" w:lineRule="auto"/>
        <w:jc w:val="center"/>
        <w:rPr>
          <w:rFonts w:ascii="Times New Roman" w:hAnsi="Times New Roman" w:cs="Times New Roman"/>
          <w:b/>
          <w:color w:val="000000" w:themeColor="text1"/>
          <w:sz w:val="32"/>
          <w:szCs w:val="32"/>
          <w:lang w:val="en-US"/>
        </w:rPr>
      </w:pPr>
      <w:r>
        <w:rPr>
          <w:rFonts w:ascii="Times New Roman" w:hAnsi="Times New Roman" w:cs="Times New Roman"/>
          <w:b/>
          <w:color w:val="000000" w:themeColor="text1"/>
          <w:sz w:val="32"/>
          <w:szCs w:val="32"/>
          <w:lang w:val="en-US"/>
        </w:rPr>
        <w:t>RAKUSAI</w:t>
      </w:r>
    </w:p>
    <w:p w:rsidR="00CD4450" w:rsidRPr="00CD4450" w:rsidRDefault="00CD4450" w:rsidP="003C441C">
      <w:pPr>
        <w:spacing w:line="240" w:lineRule="auto"/>
        <w:jc w:val="center"/>
        <w:rPr>
          <w:rFonts w:ascii="Times New Roman" w:hAnsi="Times New Roman" w:cs="Times New Roman"/>
          <w:b/>
          <w:color w:val="000000" w:themeColor="text1"/>
          <w:sz w:val="32"/>
          <w:szCs w:val="32"/>
        </w:rPr>
      </w:pPr>
    </w:p>
    <w:p w:rsidR="004B30B5" w:rsidRPr="00CD4450" w:rsidRDefault="00CD4450" w:rsidP="003C441C">
      <w:pPr>
        <w:spacing w:line="240" w:lineRule="auto"/>
        <w:jc w:val="center"/>
        <w:rPr>
          <w:rFonts w:ascii="Times New Roman" w:eastAsia="Times New Roman" w:hAnsi="Times New Roman" w:cs="Times New Roman"/>
          <w:b/>
          <w:color w:val="000000" w:themeColor="text1"/>
          <w:sz w:val="28"/>
          <w:szCs w:val="28"/>
        </w:rPr>
      </w:pPr>
      <w:r w:rsidRPr="00CD4450">
        <w:rPr>
          <w:rFonts w:ascii="Times New Roman" w:eastAsia="Times New Roman" w:hAnsi="Times New Roman" w:cs="Times New Roman"/>
          <w:b/>
          <w:color w:val="000000" w:themeColor="text1"/>
          <w:sz w:val="28"/>
          <w:szCs w:val="28"/>
        </w:rPr>
        <w:t>Đơn vị thực tập: Công ty CP GMO-Z.com Runsystem CN Đà Nẵng</w:t>
      </w: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GVHD: Cao Thị Nhâm</w:t>
      </w:r>
    </w:p>
    <w:p w:rsidR="004B30B5" w:rsidRPr="004B30B5" w:rsidRDefault="004B30B5" w:rsidP="003C441C">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SVTH: Nguyễn Thị Thão Nhi</w:t>
      </w:r>
    </w:p>
    <w:p w:rsidR="004B30B5" w:rsidRPr="004B30B5" w:rsidRDefault="004B30B5" w:rsidP="003C441C">
      <w:pPr>
        <w:spacing w:line="240" w:lineRule="auto"/>
        <w:ind w:left="4320"/>
        <w:jc w:val="both"/>
        <w:rPr>
          <w:rFonts w:ascii="Times New Roman" w:eastAsia="Times New Roman" w:hAnsi="Times New Roman" w:cs="Times New Roman"/>
          <w:b/>
          <w:sz w:val="26"/>
          <w:szCs w:val="26"/>
          <w:lang w:val="en-US"/>
        </w:rPr>
      </w:pPr>
      <w:r w:rsidRPr="004B30B5">
        <w:rPr>
          <w:rFonts w:ascii="Times New Roman" w:eastAsia="Times New Roman" w:hAnsi="Times New Roman" w:cs="Times New Roman"/>
          <w:b/>
          <w:sz w:val="26"/>
          <w:szCs w:val="26"/>
          <w:lang w:val="en-US"/>
        </w:rPr>
        <w:t>LỚP: 44K21.2</w:t>
      </w:r>
    </w:p>
    <w:p w:rsidR="004B30B5" w:rsidRPr="004B30B5" w:rsidRDefault="004B30B5" w:rsidP="003C441C">
      <w:pPr>
        <w:spacing w:line="240" w:lineRule="auto"/>
        <w:jc w:val="center"/>
        <w:rPr>
          <w:rFonts w:ascii="Times New Roman" w:hAnsi="Times New Roman" w:cs="Times New Roman"/>
          <w:b/>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4058"/>
        </w:tabs>
        <w:spacing w:line="240" w:lineRule="auto"/>
        <w:jc w:val="center"/>
        <w:rPr>
          <w:rFonts w:ascii="Times New Roman" w:hAnsi="Times New Roman" w:cs="Times New Roman"/>
          <w:i/>
        </w:rPr>
      </w:pPr>
    </w:p>
    <w:p w:rsidR="004B30B5" w:rsidRDefault="004B30B5" w:rsidP="003C441C">
      <w:pPr>
        <w:tabs>
          <w:tab w:val="left" w:pos="4058"/>
        </w:tabs>
        <w:spacing w:line="240" w:lineRule="auto"/>
        <w:jc w:val="center"/>
        <w:rPr>
          <w:rFonts w:ascii="Times New Roman" w:hAnsi="Times New Roman" w:cs="Times New Roman"/>
          <w:i/>
        </w:rPr>
      </w:pPr>
    </w:p>
    <w:p w:rsidR="00F36072" w:rsidRDefault="00F36072" w:rsidP="003C441C">
      <w:pPr>
        <w:tabs>
          <w:tab w:val="left" w:pos="4058"/>
        </w:tabs>
        <w:spacing w:line="240" w:lineRule="auto"/>
        <w:rPr>
          <w:rFonts w:ascii="Times New Roman" w:hAnsi="Times New Roman" w:cs="Times New Roman"/>
          <w:i/>
        </w:rPr>
      </w:pPr>
    </w:p>
    <w:p w:rsidR="004B30B5" w:rsidRPr="00F36072" w:rsidRDefault="004B30B5" w:rsidP="003C441C">
      <w:pPr>
        <w:tabs>
          <w:tab w:val="left" w:pos="4058"/>
        </w:tabs>
        <w:spacing w:line="240" w:lineRule="auto"/>
        <w:jc w:val="center"/>
        <w:rPr>
          <w:rFonts w:ascii="Times New Roman" w:hAnsi="Times New Roman" w:cs="Times New Roman"/>
          <w:sz w:val="24"/>
          <w:szCs w:val="24"/>
        </w:rPr>
      </w:pPr>
      <w:r w:rsidRPr="00F36072">
        <w:rPr>
          <w:rFonts w:ascii="Times New Roman" w:hAnsi="Times New Roman" w:cs="Times New Roman"/>
          <w:i/>
          <w:sz w:val="24"/>
          <w:szCs w:val="24"/>
        </w:rPr>
        <w:t>Đà N</w:t>
      </w:r>
      <w:r w:rsidR="00F36072">
        <w:rPr>
          <w:rFonts w:ascii="Times New Roman" w:hAnsi="Times New Roman" w:cs="Times New Roman"/>
          <w:i/>
          <w:sz w:val="24"/>
          <w:szCs w:val="24"/>
        </w:rPr>
        <w:t>ẵ</w:t>
      </w:r>
      <w:r w:rsidRPr="00F36072">
        <w:rPr>
          <w:rFonts w:ascii="Times New Roman" w:hAnsi="Times New Roman" w:cs="Times New Roman"/>
          <w:i/>
          <w:sz w:val="24"/>
          <w:szCs w:val="24"/>
        </w:rPr>
        <w:t xml:space="preserve">ng, ngày 20 tháng </w:t>
      </w:r>
      <w:r w:rsidRPr="00F36072">
        <w:rPr>
          <w:rFonts w:ascii="Times New Roman" w:hAnsi="Times New Roman" w:cs="Times New Roman"/>
          <w:i/>
          <w:sz w:val="24"/>
          <w:szCs w:val="24"/>
          <w:lang w:val="en-US"/>
        </w:rPr>
        <w:t>2</w:t>
      </w:r>
      <w:r w:rsidRPr="00F36072">
        <w:rPr>
          <w:rFonts w:ascii="Times New Roman" w:hAnsi="Times New Roman" w:cs="Times New Roman"/>
          <w:i/>
          <w:sz w:val="24"/>
          <w:szCs w:val="24"/>
        </w:rPr>
        <w:t xml:space="preserve"> năm 2022</w:t>
      </w:r>
    </w:p>
    <w:p w:rsidR="004B30B5" w:rsidRPr="004B30B5" w:rsidRDefault="004B30B5" w:rsidP="003C441C">
      <w:pPr>
        <w:spacing w:line="240" w:lineRule="auto"/>
        <w:rPr>
          <w:rFonts w:ascii="Times New Roman" w:hAnsi="Times New Roman" w:cs="Times New Roman"/>
        </w:rPr>
      </w:pPr>
    </w:p>
    <w:p w:rsidR="00ED26D1" w:rsidRPr="003C441C" w:rsidRDefault="00ED26D1" w:rsidP="003C441C">
      <w:pPr>
        <w:spacing w:before="120" w:after="60" w:line="240" w:lineRule="auto"/>
        <w:jc w:val="center"/>
        <w:rPr>
          <w:rFonts w:ascii="Times New Roman" w:eastAsia="Times New Roman" w:hAnsi="Times New Roman" w:cs="Times New Roman"/>
          <w:b/>
          <w:sz w:val="26"/>
          <w:szCs w:val="26"/>
        </w:rPr>
      </w:pPr>
      <w:r w:rsidRPr="003C441C">
        <w:rPr>
          <w:rFonts w:ascii="Times New Roman" w:eastAsia="Times New Roman" w:hAnsi="Times New Roman" w:cs="Times New Roman"/>
          <w:b/>
          <w:sz w:val="26"/>
          <w:szCs w:val="26"/>
        </w:rPr>
        <w:t>LỜI CẢM ƠN</w:t>
      </w:r>
    </w:p>
    <w:p w:rsidR="00F36072" w:rsidRPr="003C441C" w:rsidRDefault="00F36072" w:rsidP="003C441C">
      <w:pPr>
        <w:spacing w:before="120" w:after="60" w:line="240" w:lineRule="auto"/>
        <w:ind w:firstLine="720"/>
        <w:jc w:val="both"/>
        <w:rPr>
          <w:rFonts w:ascii="Times New Roman" w:hAnsi="Times New Roman" w:cs="Times New Roman"/>
          <w:sz w:val="26"/>
          <w:szCs w:val="26"/>
          <w:lang w:val="en-US"/>
        </w:rPr>
      </w:pPr>
      <w:r w:rsidRPr="003C441C">
        <w:rPr>
          <w:rFonts w:ascii="Times New Roman" w:hAnsi="Times New Roman" w:cs="Times New Roman"/>
          <w:sz w:val="26"/>
          <w:szCs w:val="26"/>
        </w:rPr>
        <w:lastRenderedPageBreak/>
        <w:t>Để hoàn thành kì thực tập tốt nghiệp trước hết em xin gửi lời cảm ơn đến quý thầy cô trường Đại học Kinh tế - Đại học Đà Nẵng và đặc biệt là thầy cô trong Khoa Thống kê – Tin học</w:t>
      </w:r>
      <w:r w:rsidRPr="003C441C">
        <w:rPr>
          <w:rFonts w:ascii="Times New Roman" w:hAnsi="Times New Roman" w:cs="Times New Roman"/>
          <w:sz w:val="26"/>
          <w:szCs w:val="26"/>
          <w:lang w:val="en-US"/>
        </w:rPr>
        <w:t>.</w:t>
      </w:r>
    </w:p>
    <w:p w:rsidR="00F36072" w:rsidRPr="003C441C" w:rsidRDefault="00F36072" w:rsidP="003C441C">
      <w:pPr>
        <w:spacing w:before="120" w:after="60" w:line="240" w:lineRule="auto"/>
        <w:ind w:firstLine="720"/>
        <w:jc w:val="both"/>
        <w:rPr>
          <w:rFonts w:ascii="Times New Roman" w:eastAsia="Times New Roman" w:hAnsi="Times New Roman" w:cs="Times New Roman"/>
          <w:b/>
          <w:sz w:val="26"/>
          <w:szCs w:val="26"/>
          <w:lang w:val="en-US"/>
        </w:rPr>
      </w:pPr>
      <w:r w:rsidRPr="003C441C">
        <w:rPr>
          <w:rFonts w:ascii="Times New Roman" w:hAnsi="Times New Roman" w:cs="Times New Roman"/>
          <w:sz w:val="26"/>
          <w:szCs w:val="26"/>
        </w:rPr>
        <w:t>Em xin gửi lời cảm ơn chân thành đến GVHD là cô Cao Thị Nhâm – Giảng viên Khoa Thống kê – Tin học, Trường Đại học Kinh tế - Đại học Đà Nẵng đã nhiệt tình hướng dẫn em hoàn thành tốt báo cáo thực tập</w:t>
      </w:r>
      <w:r w:rsidRPr="003C441C">
        <w:rPr>
          <w:rFonts w:ascii="Times New Roman" w:hAnsi="Times New Roman" w:cs="Times New Roman"/>
          <w:sz w:val="26"/>
          <w:szCs w:val="26"/>
          <w:lang w:val="en-US"/>
        </w:rPr>
        <w:t>.</w:t>
      </w:r>
    </w:p>
    <w:p w:rsidR="00F36072" w:rsidRPr="003C441C" w:rsidRDefault="00F36072" w:rsidP="003C441C">
      <w:pPr>
        <w:spacing w:before="120" w:after="60" w:line="240" w:lineRule="auto"/>
        <w:ind w:firstLine="720"/>
        <w:jc w:val="both"/>
        <w:rPr>
          <w:rFonts w:ascii="Times New Roman" w:hAnsi="Times New Roman" w:cs="Times New Roman"/>
          <w:sz w:val="26"/>
          <w:szCs w:val="26"/>
        </w:rPr>
      </w:pPr>
      <w:r w:rsidRPr="003C441C">
        <w:rPr>
          <w:rFonts w:ascii="Times New Roman" w:hAnsi="Times New Roman" w:cs="Times New Roman"/>
          <w:sz w:val="26"/>
          <w:szCs w:val="26"/>
        </w:rPr>
        <w:t xml:space="preserve">Cuối cùng em xin gửi lời cảm ơn sâu sắc đến Ban lãnh đọa Công ty </w:t>
      </w:r>
      <w:r w:rsidRPr="003C441C">
        <w:rPr>
          <w:rFonts w:ascii="Times New Roman" w:hAnsi="Times New Roman" w:cs="Times New Roman"/>
          <w:sz w:val="26"/>
          <w:szCs w:val="26"/>
          <w:lang w:val="en-US"/>
        </w:rPr>
        <w:t xml:space="preserve">GMO Z.com Runsystem </w:t>
      </w:r>
      <w:r w:rsidRPr="003C441C">
        <w:rPr>
          <w:rFonts w:ascii="Times New Roman" w:hAnsi="Times New Roman" w:cs="Times New Roman"/>
          <w:sz w:val="26"/>
          <w:szCs w:val="26"/>
        </w:rPr>
        <w:t xml:space="preserve">đã tạo điều kiện cho em được trãi nghiệm kì thực tập tại doanh nghiệp. </w:t>
      </w:r>
    </w:p>
    <w:p w:rsidR="00ED26D1" w:rsidRPr="00D77877" w:rsidRDefault="00F36072" w:rsidP="003C441C">
      <w:pPr>
        <w:spacing w:before="120" w:after="60" w:line="240" w:lineRule="auto"/>
        <w:rPr>
          <w:rFonts w:ascii="Times New Roman" w:hAnsi="Times New Roman" w:cs="Times New Roman"/>
          <w:sz w:val="26"/>
          <w:szCs w:val="26"/>
        </w:rPr>
      </w:pPr>
      <w:r w:rsidRPr="003C441C">
        <w:rPr>
          <w:rFonts w:ascii="Times New Roman" w:hAnsi="Times New Roman" w:cs="Times New Roman"/>
          <w:sz w:val="26"/>
          <w:szCs w:val="26"/>
        </w:rPr>
        <w:t>Một lần nữa em xin chân thành cảm ơn!</w:t>
      </w:r>
      <w:r w:rsidRPr="00F36072">
        <w:rPr>
          <w:rFonts w:ascii="Times New Roman" w:hAnsi="Times New Roman" w:cs="Times New Roman"/>
          <w:sz w:val="24"/>
          <w:szCs w:val="24"/>
        </w:rPr>
        <w:t xml:space="preserve"> </w:t>
      </w:r>
      <w:r w:rsidR="00ED26D1" w:rsidRPr="00D77877">
        <w:rPr>
          <w:rFonts w:ascii="Times New Roman" w:hAnsi="Times New Roman" w:cs="Times New Roman"/>
          <w:sz w:val="26"/>
          <w:szCs w:val="26"/>
        </w:rPr>
        <w:br w:type="page"/>
      </w:r>
    </w:p>
    <w:p w:rsidR="00ED26D1" w:rsidRPr="00D77877" w:rsidRDefault="00ED26D1" w:rsidP="003C441C">
      <w:pPr>
        <w:spacing w:before="120" w:after="60" w:line="24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lastRenderedPageBreak/>
        <w:t>LỜI CAM ĐOAN</w:t>
      </w:r>
    </w:p>
    <w:p w:rsidR="001D2906" w:rsidRPr="00D77877" w:rsidRDefault="001D2906" w:rsidP="003C441C">
      <w:pPr>
        <w:spacing w:before="120" w:after="60" w:line="240" w:lineRule="auto"/>
        <w:rPr>
          <w:rFonts w:ascii="Times New Roman" w:eastAsia="Times New Roman" w:hAnsi="Times New Roman" w:cs="Times New Roman"/>
          <w:sz w:val="26"/>
          <w:szCs w:val="26"/>
          <w:highlight w:val="white"/>
        </w:rPr>
      </w:pPr>
      <w:r w:rsidRPr="00D77877">
        <w:rPr>
          <w:rFonts w:ascii="Times New Roman" w:eastAsia="Times New Roman" w:hAnsi="Times New Roman" w:cs="Times New Roman"/>
          <w:sz w:val="26"/>
          <w:szCs w:val="26"/>
          <w:highlight w:val="white"/>
        </w:rPr>
        <w:br w:type="page"/>
      </w:r>
    </w:p>
    <w:p w:rsidR="00ED26D1" w:rsidRPr="00D77877" w:rsidRDefault="001D2906" w:rsidP="003C441C">
      <w:pPr>
        <w:pStyle w:val="Heading2"/>
        <w:spacing w:before="120" w:after="60" w:line="240" w:lineRule="auto"/>
        <w:jc w:val="center"/>
        <w:rPr>
          <w:rFonts w:ascii="Times New Roman" w:eastAsia="Times New Roman" w:hAnsi="Times New Roman" w:cs="Times New Roman"/>
          <w:b/>
          <w:color w:val="000000" w:themeColor="text1"/>
          <w:highlight w:val="white"/>
          <w:lang w:val="en-US"/>
        </w:rPr>
      </w:pPr>
      <w:bookmarkStart w:id="0" w:name="_Toc80286954"/>
      <w:bookmarkStart w:id="1" w:name="_Toc100502324"/>
      <w:r w:rsidRPr="00D77877">
        <w:rPr>
          <w:rFonts w:ascii="Times New Roman" w:eastAsia="Times New Roman" w:hAnsi="Times New Roman" w:cs="Times New Roman"/>
          <w:b/>
          <w:color w:val="000000" w:themeColor="text1"/>
          <w:highlight w:val="white"/>
          <w:lang w:val="en-US"/>
        </w:rPr>
        <w:lastRenderedPageBreak/>
        <w:t>MỤC LỤC</w:t>
      </w:r>
      <w:bookmarkEnd w:id="0"/>
      <w:bookmarkEnd w:id="1"/>
    </w:p>
    <w:sdt>
      <w:sdtPr>
        <w:rPr>
          <w:rFonts w:ascii="Times New Roman" w:hAnsi="Times New Roman" w:cs="Times New Roman"/>
          <w:sz w:val="26"/>
          <w:szCs w:val="26"/>
        </w:rPr>
        <w:id w:val="1533844700"/>
        <w:docPartObj>
          <w:docPartGallery w:val="Table of Contents"/>
          <w:docPartUnique/>
        </w:docPartObj>
      </w:sdtPr>
      <w:sdtEndPr>
        <w:rPr>
          <w:b/>
          <w:bCs/>
          <w:noProof/>
        </w:rPr>
      </w:sdtEndPr>
      <w:sdtContent>
        <w:p w:rsidR="00A0139F" w:rsidRDefault="003F0839">
          <w:pPr>
            <w:pStyle w:val="TOC2"/>
            <w:tabs>
              <w:tab w:val="right" w:leader="dot" w:pos="8990"/>
            </w:tabs>
            <w:rPr>
              <w:rFonts w:asciiTheme="minorHAnsi" w:eastAsiaTheme="minorEastAsia" w:hAnsiTheme="minorHAnsi" w:cstheme="minorBidi"/>
              <w:noProof/>
              <w:lang w:val="vi-VN" w:eastAsia="vi-VN"/>
            </w:rPr>
          </w:pP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hyperlink w:anchor="_Toc100502324" w:history="1">
            <w:r w:rsidR="00A0139F" w:rsidRPr="00C04B2C">
              <w:rPr>
                <w:rStyle w:val="Hyperlink"/>
                <w:rFonts w:ascii="Times New Roman" w:eastAsia="Times New Roman" w:hAnsi="Times New Roman" w:cs="Times New Roman"/>
                <w:b/>
                <w:noProof/>
                <w:highlight w:val="white"/>
                <w:lang w:val="en-US"/>
              </w:rPr>
              <w:t>MỤC LỤC</w:t>
            </w:r>
            <w:r w:rsidR="00A0139F">
              <w:rPr>
                <w:noProof/>
                <w:webHidden/>
              </w:rPr>
              <w:tab/>
            </w:r>
            <w:r w:rsidR="00A0139F">
              <w:rPr>
                <w:noProof/>
                <w:webHidden/>
              </w:rPr>
              <w:fldChar w:fldCharType="begin"/>
            </w:r>
            <w:r w:rsidR="00A0139F">
              <w:rPr>
                <w:noProof/>
                <w:webHidden/>
              </w:rPr>
              <w:instrText xml:space="preserve"> PAGEREF _Toc100502324 \h </w:instrText>
            </w:r>
            <w:r w:rsidR="00A0139F">
              <w:rPr>
                <w:noProof/>
                <w:webHidden/>
              </w:rPr>
            </w:r>
            <w:r w:rsidR="00A0139F">
              <w:rPr>
                <w:noProof/>
                <w:webHidden/>
              </w:rPr>
              <w:fldChar w:fldCharType="separate"/>
            </w:r>
            <w:r w:rsidR="00A0139F">
              <w:rPr>
                <w:noProof/>
                <w:webHidden/>
              </w:rPr>
              <w:t>iv</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25" w:history="1">
            <w:r w:rsidR="00A0139F" w:rsidRPr="00C04B2C">
              <w:rPr>
                <w:rStyle w:val="Hyperlink"/>
                <w:rFonts w:ascii="Times New Roman" w:eastAsia="Times New Roman" w:hAnsi="Times New Roman" w:cs="Times New Roman"/>
                <w:b/>
                <w:noProof/>
                <w:highlight w:val="white"/>
                <w:lang w:val="en-US"/>
              </w:rPr>
              <w:t>DANH MỤC TỪ VIẾT TẮT</w:t>
            </w:r>
            <w:r w:rsidR="00A0139F">
              <w:rPr>
                <w:noProof/>
                <w:webHidden/>
              </w:rPr>
              <w:tab/>
            </w:r>
            <w:r w:rsidR="00A0139F">
              <w:rPr>
                <w:noProof/>
                <w:webHidden/>
              </w:rPr>
              <w:fldChar w:fldCharType="begin"/>
            </w:r>
            <w:r w:rsidR="00A0139F">
              <w:rPr>
                <w:noProof/>
                <w:webHidden/>
              </w:rPr>
              <w:instrText xml:space="preserve"> PAGEREF _Toc100502325 \h </w:instrText>
            </w:r>
            <w:r w:rsidR="00A0139F">
              <w:rPr>
                <w:noProof/>
                <w:webHidden/>
              </w:rPr>
            </w:r>
            <w:r w:rsidR="00A0139F">
              <w:rPr>
                <w:noProof/>
                <w:webHidden/>
              </w:rPr>
              <w:fldChar w:fldCharType="separate"/>
            </w:r>
            <w:r w:rsidR="00A0139F">
              <w:rPr>
                <w:noProof/>
                <w:webHidden/>
              </w:rPr>
              <w:t>vii</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26" w:history="1">
            <w:r w:rsidR="00A0139F" w:rsidRPr="00C04B2C">
              <w:rPr>
                <w:rStyle w:val="Hyperlink"/>
                <w:rFonts w:ascii="Times New Roman" w:eastAsia="Times New Roman" w:hAnsi="Times New Roman" w:cs="Times New Roman"/>
                <w:b/>
                <w:noProof/>
              </w:rPr>
              <w:t>DANH MỤC HÌNH ẢNH</w:t>
            </w:r>
            <w:r w:rsidR="00A0139F">
              <w:rPr>
                <w:noProof/>
                <w:webHidden/>
              </w:rPr>
              <w:tab/>
            </w:r>
            <w:r w:rsidR="00A0139F">
              <w:rPr>
                <w:noProof/>
                <w:webHidden/>
              </w:rPr>
              <w:fldChar w:fldCharType="begin"/>
            </w:r>
            <w:r w:rsidR="00A0139F">
              <w:rPr>
                <w:noProof/>
                <w:webHidden/>
              </w:rPr>
              <w:instrText xml:space="preserve"> PAGEREF _Toc100502326 \h </w:instrText>
            </w:r>
            <w:r w:rsidR="00A0139F">
              <w:rPr>
                <w:noProof/>
                <w:webHidden/>
              </w:rPr>
            </w:r>
            <w:r w:rsidR="00A0139F">
              <w:rPr>
                <w:noProof/>
                <w:webHidden/>
              </w:rPr>
              <w:fldChar w:fldCharType="separate"/>
            </w:r>
            <w:r w:rsidR="00A0139F">
              <w:rPr>
                <w:noProof/>
                <w:webHidden/>
              </w:rPr>
              <w:t>vii</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27" w:history="1">
            <w:r w:rsidR="00A0139F" w:rsidRPr="00C04B2C">
              <w:rPr>
                <w:rStyle w:val="Hyperlink"/>
                <w:rFonts w:ascii="Times New Roman" w:eastAsia="Times New Roman" w:hAnsi="Times New Roman" w:cs="Times New Roman"/>
                <w:b/>
                <w:noProof/>
              </w:rPr>
              <w:t>DANH MỤC BẢNG BIỂU</w:t>
            </w:r>
            <w:r w:rsidR="00A0139F">
              <w:rPr>
                <w:noProof/>
                <w:webHidden/>
              </w:rPr>
              <w:tab/>
            </w:r>
            <w:r w:rsidR="00A0139F">
              <w:rPr>
                <w:noProof/>
                <w:webHidden/>
              </w:rPr>
              <w:fldChar w:fldCharType="begin"/>
            </w:r>
            <w:r w:rsidR="00A0139F">
              <w:rPr>
                <w:noProof/>
                <w:webHidden/>
              </w:rPr>
              <w:instrText xml:space="preserve"> PAGEREF _Toc100502327 \h </w:instrText>
            </w:r>
            <w:r w:rsidR="00A0139F">
              <w:rPr>
                <w:noProof/>
                <w:webHidden/>
              </w:rPr>
            </w:r>
            <w:r w:rsidR="00A0139F">
              <w:rPr>
                <w:noProof/>
                <w:webHidden/>
              </w:rPr>
              <w:fldChar w:fldCharType="separate"/>
            </w:r>
            <w:r w:rsidR="00A0139F">
              <w:rPr>
                <w:noProof/>
                <w:webHidden/>
              </w:rPr>
              <w:t>viii</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28" w:history="1">
            <w:r w:rsidR="00A0139F" w:rsidRPr="00C04B2C">
              <w:rPr>
                <w:rStyle w:val="Hyperlink"/>
                <w:rFonts w:ascii="Times New Roman" w:eastAsia="Times New Roman" w:hAnsi="Times New Roman" w:cs="Times New Roman"/>
                <w:b/>
                <w:noProof/>
              </w:rPr>
              <w:t>LỜI MỞ ĐẦU</w:t>
            </w:r>
            <w:r w:rsidR="00A0139F">
              <w:rPr>
                <w:noProof/>
                <w:webHidden/>
              </w:rPr>
              <w:tab/>
            </w:r>
            <w:r w:rsidR="00A0139F">
              <w:rPr>
                <w:noProof/>
                <w:webHidden/>
              </w:rPr>
              <w:fldChar w:fldCharType="begin"/>
            </w:r>
            <w:r w:rsidR="00A0139F">
              <w:rPr>
                <w:noProof/>
                <w:webHidden/>
              </w:rPr>
              <w:instrText xml:space="preserve"> PAGEREF _Toc100502328 \h </w:instrText>
            </w:r>
            <w:r w:rsidR="00A0139F">
              <w:rPr>
                <w:noProof/>
                <w:webHidden/>
              </w:rPr>
            </w:r>
            <w:r w:rsidR="00A0139F">
              <w:rPr>
                <w:noProof/>
                <w:webHidden/>
              </w:rPr>
              <w:fldChar w:fldCharType="separate"/>
            </w:r>
            <w:r w:rsidR="00A0139F">
              <w:rPr>
                <w:noProof/>
                <w:webHidden/>
              </w:rPr>
              <w:t>1</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29" w:history="1">
            <w:r w:rsidR="00A0139F" w:rsidRPr="00C04B2C">
              <w:rPr>
                <w:rStyle w:val="Hyperlink"/>
                <w:rFonts w:ascii="Times New Roman" w:eastAsia="Times New Roman" w:hAnsi="Times New Roman" w:cs="Times New Roman"/>
                <w:b/>
                <w:noProof/>
                <w:lang w:val="en-US"/>
              </w:rPr>
              <w:t>CHƯƠNG 1. GIỚI THIỆU CÔNG TY VÀ NGÀNH NGHỀ THỰC TẬP</w:t>
            </w:r>
            <w:r w:rsidR="00A0139F">
              <w:rPr>
                <w:noProof/>
                <w:webHidden/>
              </w:rPr>
              <w:tab/>
            </w:r>
            <w:r w:rsidR="00A0139F">
              <w:rPr>
                <w:noProof/>
                <w:webHidden/>
              </w:rPr>
              <w:fldChar w:fldCharType="begin"/>
            </w:r>
            <w:r w:rsidR="00A0139F">
              <w:rPr>
                <w:noProof/>
                <w:webHidden/>
              </w:rPr>
              <w:instrText xml:space="preserve"> PAGEREF _Toc100502329 \h </w:instrText>
            </w:r>
            <w:r w:rsidR="00A0139F">
              <w:rPr>
                <w:noProof/>
                <w:webHidden/>
              </w:rPr>
            </w:r>
            <w:r w:rsidR="00A0139F">
              <w:rPr>
                <w:noProof/>
                <w:webHidden/>
              </w:rPr>
              <w:fldChar w:fldCharType="separate"/>
            </w:r>
            <w:r w:rsidR="00A0139F">
              <w:rPr>
                <w:noProof/>
                <w:webHidden/>
              </w:rPr>
              <w:t>2</w:t>
            </w:r>
            <w:r w:rsidR="00A0139F">
              <w:rPr>
                <w:noProof/>
                <w:webHidden/>
              </w:rPr>
              <w:fldChar w:fldCharType="end"/>
            </w:r>
          </w:hyperlink>
        </w:p>
        <w:p w:rsidR="00A0139F" w:rsidRDefault="009A205A">
          <w:pPr>
            <w:pStyle w:val="TOC3"/>
            <w:tabs>
              <w:tab w:val="left" w:pos="1100"/>
              <w:tab w:val="right" w:leader="dot" w:pos="8990"/>
            </w:tabs>
            <w:rPr>
              <w:rFonts w:asciiTheme="minorHAnsi" w:eastAsiaTheme="minorEastAsia" w:hAnsiTheme="minorHAnsi" w:cstheme="minorBidi"/>
              <w:noProof/>
              <w:lang w:val="vi-VN" w:eastAsia="vi-VN"/>
            </w:rPr>
          </w:pPr>
          <w:hyperlink w:anchor="_Toc100502330" w:history="1">
            <w:r w:rsidR="00A0139F" w:rsidRPr="00C04B2C">
              <w:rPr>
                <w:rStyle w:val="Hyperlink"/>
                <w:rFonts w:ascii="Times New Roman" w:hAnsi="Times New Roman" w:cs="Times New Roman"/>
                <w:b/>
                <w:noProof/>
                <w:lang w:val="en-US"/>
              </w:rPr>
              <w:t>1.1.</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Tìm hiểu chung về công ty GMO Z.com Runsystem</w:t>
            </w:r>
            <w:r w:rsidR="00A0139F">
              <w:rPr>
                <w:noProof/>
                <w:webHidden/>
              </w:rPr>
              <w:tab/>
            </w:r>
            <w:r w:rsidR="00A0139F">
              <w:rPr>
                <w:noProof/>
                <w:webHidden/>
              </w:rPr>
              <w:fldChar w:fldCharType="begin"/>
            </w:r>
            <w:r w:rsidR="00A0139F">
              <w:rPr>
                <w:noProof/>
                <w:webHidden/>
              </w:rPr>
              <w:instrText xml:space="preserve"> PAGEREF _Toc100502330 \h </w:instrText>
            </w:r>
            <w:r w:rsidR="00A0139F">
              <w:rPr>
                <w:noProof/>
                <w:webHidden/>
              </w:rPr>
            </w:r>
            <w:r w:rsidR="00A0139F">
              <w:rPr>
                <w:noProof/>
                <w:webHidden/>
              </w:rPr>
              <w:fldChar w:fldCharType="separate"/>
            </w:r>
            <w:r w:rsidR="00A0139F">
              <w:rPr>
                <w:noProof/>
                <w:webHidden/>
              </w:rPr>
              <w:t>2</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31" w:history="1">
            <w:r w:rsidR="00A0139F" w:rsidRPr="00C04B2C">
              <w:rPr>
                <w:rStyle w:val="Hyperlink"/>
                <w:rFonts w:ascii="Times New Roman" w:hAnsi="Times New Roman" w:cs="Times New Roman"/>
                <w:b/>
                <w:noProof/>
                <w:lang w:val="en-US"/>
              </w:rPr>
              <w:t>1.1.1.</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Tìm hiểu chung</w:t>
            </w:r>
            <w:r w:rsidR="00A0139F">
              <w:rPr>
                <w:noProof/>
                <w:webHidden/>
              </w:rPr>
              <w:tab/>
            </w:r>
            <w:r w:rsidR="00A0139F">
              <w:rPr>
                <w:noProof/>
                <w:webHidden/>
              </w:rPr>
              <w:fldChar w:fldCharType="begin"/>
            </w:r>
            <w:r w:rsidR="00A0139F">
              <w:rPr>
                <w:noProof/>
                <w:webHidden/>
              </w:rPr>
              <w:instrText xml:space="preserve"> PAGEREF _Toc100502331 \h </w:instrText>
            </w:r>
            <w:r w:rsidR="00A0139F">
              <w:rPr>
                <w:noProof/>
                <w:webHidden/>
              </w:rPr>
            </w:r>
            <w:r w:rsidR="00A0139F">
              <w:rPr>
                <w:noProof/>
                <w:webHidden/>
              </w:rPr>
              <w:fldChar w:fldCharType="separate"/>
            </w:r>
            <w:r w:rsidR="00A0139F">
              <w:rPr>
                <w:noProof/>
                <w:webHidden/>
              </w:rPr>
              <w:t>2</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32" w:history="1">
            <w:r w:rsidR="00A0139F" w:rsidRPr="00C04B2C">
              <w:rPr>
                <w:rStyle w:val="Hyperlink"/>
                <w:rFonts w:ascii="Times New Roman" w:hAnsi="Times New Roman" w:cs="Times New Roman"/>
                <w:b/>
                <w:noProof/>
                <w:lang w:val="en-US"/>
              </w:rPr>
              <w:t>1.1.2.</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Lịch sử hình thành và phát triển</w:t>
            </w:r>
            <w:r w:rsidR="00A0139F">
              <w:rPr>
                <w:noProof/>
                <w:webHidden/>
              </w:rPr>
              <w:tab/>
            </w:r>
            <w:r w:rsidR="00A0139F">
              <w:rPr>
                <w:noProof/>
                <w:webHidden/>
              </w:rPr>
              <w:fldChar w:fldCharType="begin"/>
            </w:r>
            <w:r w:rsidR="00A0139F">
              <w:rPr>
                <w:noProof/>
                <w:webHidden/>
              </w:rPr>
              <w:instrText xml:space="preserve"> PAGEREF _Toc100502332 \h </w:instrText>
            </w:r>
            <w:r w:rsidR="00A0139F">
              <w:rPr>
                <w:noProof/>
                <w:webHidden/>
              </w:rPr>
            </w:r>
            <w:r w:rsidR="00A0139F">
              <w:rPr>
                <w:noProof/>
                <w:webHidden/>
              </w:rPr>
              <w:fldChar w:fldCharType="separate"/>
            </w:r>
            <w:r w:rsidR="00A0139F">
              <w:rPr>
                <w:noProof/>
                <w:webHidden/>
              </w:rPr>
              <w:t>2</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33" w:history="1">
            <w:r w:rsidR="00A0139F" w:rsidRPr="00C04B2C">
              <w:rPr>
                <w:rStyle w:val="Hyperlink"/>
                <w:rFonts w:ascii="Times New Roman" w:hAnsi="Times New Roman" w:cs="Times New Roman"/>
                <w:b/>
                <w:noProof/>
                <w:lang w:val="en-US"/>
              </w:rPr>
              <w:t>1.1.3.</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Sứ mệnh</w:t>
            </w:r>
            <w:r w:rsidR="00A0139F">
              <w:rPr>
                <w:noProof/>
                <w:webHidden/>
              </w:rPr>
              <w:tab/>
            </w:r>
            <w:r w:rsidR="00A0139F">
              <w:rPr>
                <w:noProof/>
                <w:webHidden/>
              </w:rPr>
              <w:fldChar w:fldCharType="begin"/>
            </w:r>
            <w:r w:rsidR="00A0139F">
              <w:rPr>
                <w:noProof/>
                <w:webHidden/>
              </w:rPr>
              <w:instrText xml:space="preserve"> PAGEREF _Toc100502333 \h </w:instrText>
            </w:r>
            <w:r w:rsidR="00A0139F">
              <w:rPr>
                <w:noProof/>
                <w:webHidden/>
              </w:rPr>
            </w:r>
            <w:r w:rsidR="00A0139F">
              <w:rPr>
                <w:noProof/>
                <w:webHidden/>
              </w:rPr>
              <w:fldChar w:fldCharType="separate"/>
            </w:r>
            <w:r w:rsidR="00A0139F">
              <w:rPr>
                <w:noProof/>
                <w:webHidden/>
              </w:rPr>
              <w:t>2</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34" w:history="1">
            <w:r w:rsidR="00A0139F" w:rsidRPr="00C04B2C">
              <w:rPr>
                <w:rStyle w:val="Hyperlink"/>
                <w:rFonts w:ascii="Times New Roman" w:hAnsi="Times New Roman" w:cs="Times New Roman"/>
                <w:b/>
                <w:noProof/>
                <w:lang w:val="en-US"/>
              </w:rPr>
              <w:t>1.1.4.</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Tầm nhìn</w:t>
            </w:r>
            <w:r w:rsidR="00A0139F">
              <w:rPr>
                <w:noProof/>
                <w:webHidden/>
              </w:rPr>
              <w:tab/>
            </w:r>
            <w:r w:rsidR="00A0139F">
              <w:rPr>
                <w:noProof/>
                <w:webHidden/>
              </w:rPr>
              <w:fldChar w:fldCharType="begin"/>
            </w:r>
            <w:r w:rsidR="00A0139F">
              <w:rPr>
                <w:noProof/>
                <w:webHidden/>
              </w:rPr>
              <w:instrText xml:space="preserve"> PAGEREF _Toc100502334 \h </w:instrText>
            </w:r>
            <w:r w:rsidR="00A0139F">
              <w:rPr>
                <w:noProof/>
                <w:webHidden/>
              </w:rPr>
            </w:r>
            <w:r w:rsidR="00A0139F">
              <w:rPr>
                <w:noProof/>
                <w:webHidden/>
              </w:rPr>
              <w:fldChar w:fldCharType="separate"/>
            </w:r>
            <w:r w:rsidR="00A0139F">
              <w:rPr>
                <w:noProof/>
                <w:webHidden/>
              </w:rPr>
              <w:t>2</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35" w:history="1">
            <w:r w:rsidR="00A0139F" w:rsidRPr="00C04B2C">
              <w:rPr>
                <w:rStyle w:val="Hyperlink"/>
                <w:rFonts w:ascii="Times New Roman" w:hAnsi="Times New Roman" w:cs="Times New Roman"/>
                <w:b/>
                <w:noProof/>
                <w:lang w:val="en-US"/>
              </w:rPr>
              <w:t>1.1.5.</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Slogan</w:t>
            </w:r>
            <w:r w:rsidR="00A0139F">
              <w:rPr>
                <w:noProof/>
                <w:webHidden/>
              </w:rPr>
              <w:tab/>
            </w:r>
            <w:r w:rsidR="00A0139F">
              <w:rPr>
                <w:noProof/>
                <w:webHidden/>
              </w:rPr>
              <w:fldChar w:fldCharType="begin"/>
            </w:r>
            <w:r w:rsidR="00A0139F">
              <w:rPr>
                <w:noProof/>
                <w:webHidden/>
              </w:rPr>
              <w:instrText xml:space="preserve"> PAGEREF _Toc100502335 \h </w:instrText>
            </w:r>
            <w:r w:rsidR="00A0139F">
              <w:rPr>
                <w:noProof/>
                <w:webHidden/>
              </w:rPr>
            </w:r>
            <w:r w:rsidR="00A0139F">
              <w:rPr>
                <w:noProof/>
                <w:webHidden/>
              </w:rPr>
              <w:fldChar w:fldCharType="separate"/>
            </w:r>
            <w:r w:rsidR="00A0139F">
              <w:rPr>
                <w:noProof/>
                <w:webHidden/>
              </w:rPr>
              <w:t>3</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36" w:history="1">
            <w:r w:rsidR="00A0139F" w:rsidRPr="00C04B2C">
              <w:rPr>
                <w:rStyle w:val="Hyperlink"/>
                <w:rFonts w:ascii="Times New Roman" w:hAnsi="Times New Roman" w:cs="Times New Roman"/>
                <w:b/>
                <w:noProof/>
                <w:lang w:val="en-US"/>
              </w:rPr>
              <w:t>1.1.6.</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Các dịch vụ</w:t>
            </w:r>
            <w:r w:rsidR="00A0139F">
              <w:rPr>
                <w:noProof/>
                <w:webHidden/>
              </w:rPr>
              <w:tab/>
            </w:r>
            <w:r w:rsidR="00A0139F">
              <w:rPr>
                <w:noProof/>
                <w:webHidden/>
              </w:rPr>
              <w:fldChar w:fldCharType="begin"/>
            </w:r>
            <w:r w:rsidR="00A0139F">
              <w:rPr>
                <w:noProof/>
                <w:webHidden/>
              </w:rPr>
              <w:instrText xml:space="preserve"> PAGEREF _Toc100502336 \h </w:instrText>
            </w:r>
            <w:r w:rsidR="00A0139F">
              <w:rPr>
                <w:noProof/>
                <w:webHidden/>
              </w:rPr>
            </w:r>
            <w:r w:rsidR="00A0139F">
              <w:rPr>
                <w:noProof/>
                <w:webHidden/>
              </w:rPr>
              <w:fldChar w:fldCharType="separate"/>
            </w:r>
            <w:r w:rsidR="00A0139F">
              <w:rPr>
                <w:noProof/>
                <w:webHidden/>
              </w:rPr>
              <w:t>3</w:t>
            </w:r>
            <w:r w:rsidR="00A0139F">
              <w:rPr>
                <w:noProof/>
                <w:webHidden/>
              </w:rPr>
              <w:fldChar w:fldCharType="end"/>
            </w:r>
          </w:hyperlink>
        </w:p>
        <w:p w:rsidR="00A0139F" w:rsidRDefault="009A205A">
          <w:pPr>
            <w:pStyle w:val="TOC3"/>
            <w:tabs>
              <w:tab w:val="left" w:pos="1100"/>
              <w:tab w:val="right" w:leader="dot" w:pos="8990"/>
            </w:tabs>
            <w:rPr>
              <w:rFonts w:asciiTheme="minorHAnsi" w:eastAsiaTheme="minorEastAsia" w:hAnsiTheme="minorHAnsi" w:cstheme="minorBidi"/>
              <w:noProof/>
              <w:lang w:val="vi-VN" w:eastAsia="vi-VN"/>
            </w:rPr>
          </w:pPr>
          <w:hyperlink w:anchor="_Toc100502337" w:history="1">
            <w:r w:rsidR="00A0139F" w:rsidRPr="00C04B2C">
              <w:rPr>
                <w:rStyle w:val="Hyperlink"/>
                <w:rFonts w:ascii="Times New Roman" w:hAnsi="Times New Roman" w:cs="Times New Roman"/>
                <w:b/>
                <w:noProof/>
                <w:lang w:val="en-US"/>
              </w:rPr>
              <w:t>1.2.</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Ngành nghề kiểm thử phần mềm</w:t>
            </w:r>
            <w:r w:rsidR="00A0139F">
              <w:rPr>
                <w:noProof/>
                <w:webHidden/>
              </w:rPr>
              <w:tab/>
            </w:r>
            <w:r w:rsidR="00A0139F">
              <w:rPr>
                <w:noProof/>
                <w:webHidden/>
              </w:rPr>
              <w:fldChar w:fldCharType="begin"/>
            </w:r>
            <w:r w:rsidR="00A0139F">
              <w:rPr>
                <w:noProof/>
                <w:webHidden/>
              </w:rPr>
              <w:instrText xml:space="preserve"> PAGEREF _Toc100502337 \h </w:instrText>
            </w:r>
            <w:r w:rsidR="00A0139F">
              <w:rPr>
                <w:noProof/>
                <w:webHidden/>
              </w:rPr>
            </w:r>
            <w:r w:rsidR="00A0139F">
              <w:rPr>
                <w:noProof/>
                <w:webHidden/>
              </w:rPr>
              <w:fldChar w:fldCharType="separate"/>
            </w:r>
            <w:r w:rsidR="00A0139F">
              <w:rPr>
                <w:noProof/>
                <w:webHidden/>
              </w:rPr>
              <w:t>3</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38" w:history="1">
            <w:r w:rsidR="00A0139F" w:rsidRPr="00C04B2C">
              <w:rPr>
                <w:rStyle w:val="Hyperlink"/>
                <w:rFonts w:ascii="Times New Roman" w:hAnsi="Times New Roman" w:cs="Times New Roman"/>
                <w:b/>
                <w:noProof/>
                <w:lang w:val="en-US"/>
              </w:rPr>
              <w:t>1.2.1.</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Khái niệm</w:t>
            </w:r>
            <w:r w:rsidR="00A0139F">
              <w:rPr>
                <w:noProof/>
                <w:webHidden/>
              </w:rPr>
              <w:tab/>
            </w:r>
            <w:r w:rsidR="00A0139F">
              <w:rPr>
                <w:noProof/>
                <w:webHidden/>
              </w:rPr>
              <w:fldChar w:fldCharType="begin"/>
            </w:r>
            <w:r w:rsidR="00A0139F">
              <w:rPr>
                <w:noProof/>
                <w:webHidden/>
              </w:rPr>
              <w:instrText xml:space="preserve"> PAGEREF _Toc100502338 \h </w:instrText>
            </w:r>
            <w:r w:rsidR="00A0139F">
              <w:rPr>
                <w:noProof/>
                <w:webHidden/>
              </w:rPr>
            </w:r>
            <w:r w:rsidR="00A0139F">
              <w:rPr>
                <w:noProof/>
                <w:webHidden/>
              </w:rPr>
              <w:fldChar w:fldCharType="separate"/>
            </w:r>
            <w:r w:rsidR="00A0139F">
              <w:rPr>
                <w:noProof/>
                <w:webHidden/>
              </w:rPr>
              <w:t>3</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39" w:history="1">
            <w:r w:rsidR="00A0139F" w:rsidRPr="00C04B2C">
              <w:rPr>
                <w:rStyle w:val="Hyperlink"/>
                <w:rFonts w:ascii="Times New Roman" w:hAnsi="Times New Roman" w:cs="Times New Roman"/>
                <w:b/>
                <w:noProof/>
                <w:lang w:val="en-US"/>
              </w:rPr>
              <w:t>1.2.2.</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Mục tiêu</w:t>
            </w:r>
            <w:r w:rsidR="00A0139F">
              <w:rPr>
                <w:noProof/>
                <w:webHidden/>
              </w:rPr>
              <w:tab/>
            </w:r>
            <w:r w:rsidR="00A0139F">
              <w:rPr>
                <w:noProof/>
                <w:webHidden/>
              </w:rPr>
              <w:fldChar w:fldCharType="begin"/>
            </w:r>
            <w:r w:rsidR="00A0139F">
              <w:rPr>
                <w:noProof/>
                <w:webHidden/>
              </w:rPr>
              <w:instrText xml:space="preserve"> PAGEREF _Toc100502339 \h </w:instrText>
            </w:r>
            <w:r w:rsidR="00A0139F">
              <w:rPr>
                <w:noProof/>
                <w:webHidden/>
              </w:rPr>
            </w:r>
            <w:r w:rsidR="00A0139F">
              <w:rPr>
                <w:noProof/>
                <w:webHidden/>
              </w:rPr>
              <w:fldChar w:fldCharType="separate"/>
            </w:r>
            <w:r w:rsidR="00A0139F">
              <w:rPr>
                <w:noProof/>
                <w:webHidden/>
              </w:rPr>
              <w:t>3</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40" w:history="1">
            <w:r w:rsidR="00A0139F" w:rsidRPr="00C04B2C">
              <w:rPr>
                <w:rStyle w:val="Hyperlink"/>
                <w:rFonts w:ascii="Times New Roman" w:hAnsi="Times New Roman" w:cs="Times New Roman"/>
                <w:b/>
                <w:noProof/>
                <w:lang w:val="en-US"/>
              </w:rPr>
              <w:t>1.2.3.</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Nhiệm vụ của Tester</w:t>
            </w:r>
            <w:r w:rsidR="00A0139F">
              <w:rPr>
                <w:noProof/>
                <w:webHidden/>
              </w:rPr>
              <w:tab/>
            </w:r>
            <w:r w:rsidR="00A0139F">
              <w:rPr>
                <w:noProof/>
                <w:webHidden/>
              </w:rPr>
              <w:fldChar w:fldCharType="begin"/>
            </w:r>
            <w:r w:rsidR="00A0139F">
              <w:rPr>
                <w:noProof/>
                <w:webHidden/>
              </w:rPr>
              <w:instrText xml:space="preserve"> PAGEREF _Toc100502340 \h </w:instrText>
            </w:r>
            <w:r w:rsidR="00A0139F">
              <w:rPr>
                <w:noProof/>
                <w:webHidden/>
              </w:rPr>
            </w:r>
            <w:r w:rsidR="00A0139F">
              <w:rPr>
                <w:noProof/>
                <w:webHidden/>
              </w:rPr>
              <w:fldChar w:fldCharType="separate"/>
            </w:r>
            <w:r w:rsidR="00A0139F">
              <w:rPr>
                <w:noProof/>
                <w:webHidden/>
              </w:rPr>
              <w:t>4</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41" w:history="1">
            <w:r w:rsidR="00A0139F" w:rsidRPr="00C04B2C">
              <w:rPr>
                <w:rStyle w:val="Hyperlink"/>
                <w:rFonts w:ascii="Times New Roman" w:hAnsi="Times New Roman" w:cs="Times New Roman"/>
                <w:b/>
                <w:noProof/>
                <w:lang w:val="en-US"/>
              </w:rPr>
              <w:t>1.2.4.</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Các kỹ năng cần thiết của một Tester</w:t>
            </w:r>
            <w:r w:rsidR="00A0139F">
              <w:rPr>
                <w:noProof/>
                <w:webHidden/>
              </w:rPr>
              <w:tab/>
            </w:r>
            <w:r w:rsidR="00A0139F">
              <w:rPr>
                <w:noProof/>
                <w:webHidden/>
              </w:rPr>
              <w:fldChar w:fldCharType="begin"/>
            </w:r>
            <w:r w:rsidR="00A0139F">
              <w:rPr>
                <w:noProof/>
                <w:webHidden/>
              </w:rPr>
              <w:instrText xml:space="preserve"> PAGEREF _Toc100502341 \h </w:instrText>
            </w:r>
            <w:r w:rsidR="00A0139F">
              <w:rPr>
                <w:noProof/>
                <w:webHidden/>
              </w:rPr>
            </w:r>
            <w:r w:rsidR="00A0139F">
              <w:rPr>
                <w:noProof/>
                <w:webHidden/>
              </w:rPr>
              <w:fldChar w:fldCharType="separate"/>
            </w:r>
            <w:r w:rsidR="00A0139F">
              <w:rPr>
                <w:noProof/>
                <w:webHidden/>
              </w:rPr>
              <w:t>4</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42" w:history="1">
            <w:r w:rsidR="00A0139F" w:rsidRPr="00C04B2C">
              <w:rPr>
                <w:rStyle w:val="Hyperlink"/>
                <w:rFonts w:ascii="Times New Roman" w:hAnsi="Times New Roman" w:cs="Times New Roman"/>
                <w:b/>
                <w:noProof/>
                <w:lang w:val="en-US"/>
              </w:rPr>
              <w:t>CHƯƠNG 2. CƠ SỞ LÝ THUYẾT</w:t>
            </w:r>
            <w:r w:rsidR="00A0139F">
              <w:rPr>
                <w:noProof/>
                <w:webHidden/>
              </w:rPr>
              <w:tab/>
            </w:r>
            <w:r w:rsidR="00A0139F">
              <w:rPr>
                <w:noProof/>
                <w:webHidden/>
              </w:rPr>
              <w:fldChar w:fldCharType="begin"/>
            </w:r>
            <w:r w:rsidR="00A0139F">
              <w:rPr>
                <w:noProof/>
                <w:webHidden/>
              </w:rPr>
              <w:instrText xml:space="preserve"> PAGEREF _Toc100502342 \h </w:instrText>
            </w:r>
            <w:r w:rsidR="00A0139F">
              <w:rPr>
                <w:noProof/>
                <w:webHidden/>
              </w:rPr>
            </w:r>
            <w:r w:rsidR="00A0139F">
              <w:rPr>
                <w:noProof/>
                <w:webHidden/>
              </w:rPr>
              <w:fldChar w:fldCharType="separate"/>
            </w:r>
            <w:r w:rsidR="00A0139F">
              <w:rPr>
                <w:noProof/>
                <w:webHidden/>
              </w:rPr>
              <w:t>6</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43" w:history="1">
            <w:r w:rsidR="00A0139F" w:rsidRPr="00C04B2C">
              <w:rPr>
                <w:rStyle w:val="Hyperlink"/>
                <w:rFonts w:ascii="Times New Roman" w:hAnsi="Times New Roman" w:cs="Times New Roman"/>
                <w:b/>
                <w:noProof/>
                <w:lang w:val="en-US"/>
              </w:rPr>
              <w:t>2.1. Tổng quan về phần mềm</w:t>
            </w:r>
            <w:r w:rsidR="00A0139F">
              <w:rPr>
                <w:noProof/>
                <w:webHidden/>
              </w:rPr>
              <w:tab/>
            </w:r>
            <w:r w:rsidR="00A0139F">
              <w:rPr>
                <w:noProof/>
                <w:webHidden/>
              </w:rPr>
              <w:fldChar w:fldCharType="begin"/>
            </w:r>
            <w:r w:rsidR="00A0139F">
              <w:rPr>
                <w:noProof/>
                <w:webHidden/>
              </w:rPr>
              <w:instrText xml:space="preserve"> PAGEREF _Toc100502343 \h </w:instrText>
            </w:r>
            <w:r w:rsidR="00A0139F">
              <w:rPr>
                <w:noProof/>
                <w:webHidden/>
              </w:rPr>
            </w:r>
            <w:r w:rsidR="00A0139F">
              <w:rPr>
                <w:noProof/>
                <w:webHidden/>
              </w:rPr>
              <w:fldChar w:fldCharType="separate"/>
            </w:r>
            <w:r w:rsidR="00A0139F">
              <w:rPr>
                <w:noProof/>
                <w:webHidden/>
              </w:rPr>
              <w:t>6</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44" w:history="1">
            <w:r w:rsidR="00A0139F" w:rsidRPr="00C04B2C">
              <w:rPr>
                <w:rStyle w:val="Hyperlink"/>
                <w:rFonts w:ascii="Times New Roman" w:hAnsi="Times New Roman" w:cs="Times New Roman"/>
                <w:b/>
                <w:noProof/>
                <w:lang w:val="en-US"/>
              </w:rPr>
              <w:t>2.1.1.</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 xml:space="preserve"> Khái niệm</w:t>
            </w:r>
            <w:r w:rsidR="00A0139F">
              <w:rPr>
                <w:noProof/>
                <w:webHidden/>
              </w:rPr>
              <w:tab/>
            </w:r>
            <w:r w:rsidR="00A0139F">
              <w:rPr>
                <w:noProof/>
                <w:webHidden/>
              </w:rPr>
              <w:fldChar w:fldCharType="begin"/>
            </w:r>
            <w:r w:rsidR="00A0139F">
              <w:rPr>
                <w:noProof/>
                <w:webHidden/>
              </w:rPr>
              <w:instrText xml:space="preserve"> PAGEREF _Toc100502344 \h </w:instrText>
            </w:r>
            <w:r w:rsidR="00A0139F">
              <w:rPr>
                <w:noProof/>
                <w:webHidden/>
              </w:rPr>
            </w:r>
            <w:r w:rsidR="00A0139F">
              <w:rPr>
                <w:noProof/>
                <w:webHidden/>
              </w:rPr>
              <w:fldChar w:fldCharType="separate"/>
            </w:r>
            <w:r w:rsidR="00A0139F">
              <w:rPr>
                <w:noProof/>
                <w:webHidden/>
              </w:rPr>
              <w:t>6</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45" w:history="1">
            <w:r w:rsidR="00A0139F" w:rsidRPr="00C04B2C">
              <w:rPr>
                <w:rStyle w:val="Hyperlink"/>
                <w:rFonts w:ascii="Times New Roman" w:hAnsi="Times New Roman" w:cs="Times New Roman"/>
                <w:b/>
                <w:noProof/>
                <w:lang w:val="en-US"/>
              </w:rPr>
              <w:t xml:space="preserve">2.1.2. </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Vòng đời phát triển phần mềm</w:t>
            </w:r>
            <w:r w:rsidR="00A0139F">
              <w:rPr>
                <w:noProof/>
                <w:webHidden/>
              </w:rPr>
              <w:tab/>
            </w:r>
            <w:r w:rsidR="00A0139F">
              <w:rPr>
                <w:noProof/>
                <w:webHidden/>
              </w:rPr>
              <w:fldChar w:fldCharType="begin"/>
            </w:r>
            <w:r w:rsidR="00A0139F">
              <w:rPr>
                <w:noProof/>
                <w:webHidden/>
              </w:rPr>
              <w:instrText xml:space="preserve"> PAGEREF _Toc100502345 \h </w:instrText>
            </w:r>
            <w:r w:rsidR="00A0139F">
              <w:rPr>
                <w:noProof/>
                <w:webHidden/>
              </w:rPr>
            </w:r>
            <w:r w:rsidR="00A0139F">
              <w:rPr>
                <w:noProof/>
                <w:webHidden/>
              </w:rPr>
              <w:fldChar w:fldCharType="separate"/>
            </w:r>
            <w:r w:rsidR="00A0139F">
              <w:rPr>
                <w:noProof/>
                <w:webHidden/>
              </w:rPr>
              <w:t>6</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46" w:history="1">
            <w:r w:rsidR="00A0139F" w:rsidRPr="00C04B2C">
              <w:rPr>
                <w:rStyle w:val="Hyperlink"/>
                <w:rFonts w:ascii="Times New Roman" w:hAnsi="Times New Roman" w:cs="Times New Roman"/>
                <w:b/>
                <w:noProof/>
                <w:lang w:val="en-US"/>
              </w:rPr>
              <w:t>2.2. Các cấp độ kiểm thử phần mềm</w:t>
            </w:r>
            <w:r w:rsidR="00A0139F">
              <w:rPr>
                <w:noProof/>
                <w:webHidden/>
              </w:rPr>
              <w:tab/>
            </w:r>
            <w:r w:rsidR="00A0139F">
              <w:rPr>
                <w:noProof/>
                <w:webHidden/>
              </w:rPr>
              <w:fldChar w:fldCharType="begin"/>
            </w:r>
            <w:r w:rsidR="00A0139F">
              <w:rPr>
                <w:noProof/>
                <w:webHidden/>
              </w:rPr>
              <w:instrText xml:space="preserve"> PAGEREF _Toc100502346 \h </w:instrText>
            </w:r>
            <w:r w:rsidR="00A0139F">
              <w:rPr>
                <w:noProof/>
                <w:webHidden/>
              </w:rPr>
            </w:r>
            <w:r w:rsidR="00A0139F">
              <w:rPr>
                <w:noProof/>
                <w:webHidden/>
              </w:rPr>
              <w:fldChar w:fldCharType="separate"/>
            </w:r>
            <w:r w:rsidR="00A0139F">
              <w:rPr>
                <w:noProof/>
                <w:webHidden/>
              </w:rPr>
              <w:t>6</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47" w:history="1">
            <w:r w:rsidR="00A0139F" w:rsidRPr="00C04B2C">
              <w:rPr>
                <w:rStyle w:val="Hyperlink"/>
                <w:rFonts w:ascii="Times New Roman" w:hAnsi="Times New Roman" w:cs="Times New Roman"/>
                <w:b/>
                <w:noProof/>
                <w:lang w:val="en-US"/>
              </w:rPr>
              <w:t xml:space="preserve">2.2.1. </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highlight w:val="white"/>
                <w:lang w:val="en-US"/>
              </w:rPr>
              <w:t>Unit testing</w:t>
            </w:r>
            <w:r w:rsidR="00A0139F">
              <w:rPr>
                <w:noProof/>
                <w:webHidden/>
              </w:rPr>
              <w:tab/>
            </w:r>
            <w:r w:rsidR="00A0139F">
              <w:rPr>
                <w:noProof/>
                <w:webHidden/>
              </w:rPr>
              <w:fldChar w:fldCharType="begin"/>
            </w:r>
            <w:r w:rsidR="00A0139F">
              <w:rPr>
                <w:noProof/>
                <w:webHidden/>
              </w:rPr>
              <w:instrText xml:space="preserve"> PAGEREF _Toc100502347 \h </w:instrText>
            </w:r>
            <w:r w:rsidR="00A0139F">
              <w:rPr>
                <w:noProof/>
                <w:webHidden/>
              </w:rPr>
            </w:r>
            <w:r w:rsidR="00A0139F">
              <w:rPr>
                <w:noProof/>
                <w:webHidden/>
              </w:rPr>
              <w:fldChar w:fldCharType="separate"/>
            </w:r>
            <w:r w:rsidR="00A0139F">
              <w:rPr>
                <w:noProof/>
                <w:webHidden/>
              </w:rPr>
              <w:t>6</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48" w:history="1">
            <w:r w:rsidR="00A0139F" w:rsidRPr="00C04B2C">
              <w:rPr>
                <w:rStyle w:val="Hyperlink"/>
                <w:rFonts w:ascii="Times New Roman" w:hAnsi="Times New Roman" w:cs="Times New Roman"/>
                <w:b/>
                <w:noProof/>
                <w:lang w:val="en-US"/>
              </w:rPr>
              <w:t>2.2.2.</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Integration testing</w:t>
            </w:r>
            <w:r w:rsidR="00A0139F">
              <w:rPr>
                <w:noProof/>
                <w:webHidden/>
              </w:rPr>
              <w:tab/>
            </w:r>
            <w:r w:rsidR="00A0139F">
              <w:rPr>
                <w:noProof/>
                <w:webHidden/>
              </w:rPr>
              <w:fldChar w:fldCharType="begin"/>
            </w:r>
            <w:r w:rsidR="00A0139F">
              <w:rPr>
                <w:noProof/>
                <w:webHidden/>
              </w:rPr>
              <w:instrText xml:space="preserve"> PAGEREF _Toc100502348 \h </w:instrText>
            </w:r>
            <w:r w:rsidR="00A0139F">
              <w:rPr>
                <w:noProof/>
                <w:webHidden/>
              </w:rPr>
            </w:r>
            <w:r w:rsidR="00A0139F">
              <w:rPr>
                <w:noProof/>
                <w:webHidden/>
              </w:rPr>
              <w:fldChar w:fldCharType="separate"/>
            </w:r>
            <w:r w:rsidR="00A0139F">
              <w:rPr>
                <w:noProof/>
                <w:webHidden/>
              </w:rPr>
              <w:t>7</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49" w:history="1">
            <w:r w:rsidR="00A0139F" w:rsidRPr="00C04B2C">
              <w:rPr>
                <w:rStyle w:val="Hyperlink"/>
                <w:rFonts w:ascii="Times New Roman" w:hAnsi="Times New Roman" w:cs="Times New Roman"/>
                <w:b/>
                <w:noProof/>
                <w:lang w:val="en-US"/>
              </w:rPr>
              <w:t xml:space="preserve">2.2.3. </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System testing</w:t>
            </w:r>
            <w:r w:rsidR="00A0139F">
              <w:rPr>
                <w:noProof/>
                <w:webHidden/>
              </w:rPr>
              <w:tab/>
            </w:r>
            <w:r w:rsidR="00A0139F">
              <w:rPr>
                <w:noProof/>
                <w:webHidden/>
              </w:rPr>
              <w:fldChar w:fldCharType="begin"/>
            </w:r>
            <w:r w:rsidR="00A0139F">
              <w:rPr>
                <w:noProof/>
                <w:webHidden/>
              </w:rPr>
              <w:instrText xml:space="preserve"> PAGEREF _Toc100502349 \h </w:instrText>
            </w:r>
            <w:r w:rsidR="00A0139F">
              <w:rPr>
                <w:noProof/>
                <w:webHidden/>
              </w:rPr>
            </w:r>
            <w:r w:rsidR="00A0139F">
              <w:rPr>
                <w:noProof/>
                <w:webHidden/>
              </w:rPr>
              <w:fldChar w:fldCharType="separate"/>
            </w:r>
            <w:r w:rsidR="00A0139F">
              <w:rPr>
                <w:noProof/>
                <w:webHidden/>
              </w:rPr>
              <w:t>8</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50" w:history="1">
            <w:r w:rsidR="00A0139F" w:rsidRPr="00C04B2C">
              <w:rPr>
                <w:rStyle w:val="Hyperlink"/>
                <w:rFonts w:ascii="Times New Roman" w:hAnsi="Times New Roman" w:cs="Times New Roman"/>
                <w:b/>
                <w:noProof/>
                <w:lang w:val="en-US"/>
              </w:rPr>
              <w:t>2.2.4.</w:t>
            </w:r>
            <w:r w:rsidR="00A0139F" w:rsidRPr="00C04B2C">
              <w:rPr>
                <w:rStyle w:val="Hyperlink"/>
                <w:rFonts w:ascii="Times New Roman" w:hAnsi="Times New Roman" w:cs="Times New Roman"/>
                <w:noProof/>
                <w:lang w:val="en-US"/>
              </w:rPr>
              <w:t xml:space="preserve"> </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bCs/>
                <w:noProof/>
                <w:shd w:val="clear" w:color="auto" w:fill="FFFFFF"/>
              </w:rPr>
              <w:t>Acceptance Testing</w:t>
            </w:r>
            <w:r w:rsidR="00A0139F">
              <w:rPr>
                <w:noProof/>
                <w:webHidden/>
              </w:rPr>
              <w:tab/>
            </w:r>
            <w:r w:rsidR="00A0139F">
              <w:rPr>
                <w:noProof/>
                <w:webHidden/>
              </w:rPr>
              <w:fldChar w:fldCharType="begin"/>
            </w:r>
            <w:r w:rsidR="00A0139F">
              <w:rPr>
                <w:noProof/>
                <w:webHidden/>
              </w:rPr>
              <w:instrText xml:space="preserve"> PAGEREF _Toc100502350 \h </w:instrText>
            </w:r>
            <w:r w:rsidR="00A0139F">
              <w:rPr>
                <w:noProof/>
                <w:webHidden/>
              </w:rPr>
            </w:r>
            <w:r w:rsidR="00A0139F">
              <w:rPr>
                <w:noProof/>
                <w:webHidden/>
              </w:rPr>
              <w:fldChar w:fldCharType="separate"/>
            </w:r>
            <w:r w:rsidR="00A0139F">
              <w:rPr>
                <w:noProof/>
                <w:webHidden/>
              </w:rPr>
              <w:t>8</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51" w:history="1">
            <w:r w:rsidR="00A0139F" w:rsidRPr="00C04B2C">
              <w:rPr>
                <w:rStyle w:val="Hyperlink"/>
                <w:rFonts w:ascii="Times New Roman" w:hAnsi="Times New Roman" w:cs="Times New Roman"/>
                <w:b/>
                <w:noProof/>
                <w:lang w:val="en-US"/>
              </w:rPr>
              <w:t>2.3. Manual Testing</w:t>
            </w:r>
            <w:r w:rsidR="00A0139F">
              <w:rPr>
                <w:noProof/>
                <w:webHidden/>
              </w:rPr>
              <w:tab/>
            </w:r>
            <w:r w:rsidR="00A0139F">
              <w:rPr>
                <w:noProof/>
                <w:webHidden/>
              </w:rPr>
              <w:fldChar w:fldCharType="begin"/>
            </w:r>
            <w:r w:rsidR="00A0139F">
              <w:rPr>
                <w:noProof/>
                <w:webHidden/>
              </w:rPr>
              <w:instrText xml:space="preserve"> PAGEREF _Toc100502351 \h </w:instrText>
            </w:r>
            <w:r w:rsidR="00A0139F">
              <w:rPr>
                <w:noProof/>
                <w:webHidden/>
              </w:rPr>
            </w:r>
            <w:r w:rsidR="00A0139F">
              <w:rPr>
                <w:noProof/>
                <w:webHidden/>
              </w:rPr>
              <w:fldChar w:fldCharType="separate"/>
            </w:r>
            <w:r w:rsidR="00A0139F">
              <w:rPr>
                <w:noProof/>
                <w:webHidden/>
              </w:rPr>
              <w:t>9</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52" w:history="1">
            <w:r w:rsidR="00A0139F" w:rsidRPr="00C04B2C">
              <w:rPr>
                <w:rStyle w:val="Hyperlink"/>
                <w:rFonts w:ascii="Times New Roman" w:hAnsi="Times New Roman" w:cs="Times New Roman"/>
                <w:b/>
                <w:noProof/>
                <w:lang w:val="en-US"/>
              </w:rPr>
              <w:t xml:space="preserve">2.3.1. </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Khái niệm</w:t>
            </w:r>
            <w:r w:rsidR="00A0139F">
              <w:rPr>
                <w:noProof/>
                <w:webHidden/>
              </w:rPr>
              <w:tab/>
            </w:r>
            <w:r w:rsidR="00A0139F">
              <w:rPr>
                <w:noProof/>
                <w:webHidden/>
              </w:rPr>
              <w:fldChar w:fldCharType="begin"/>
            </w:r>
            <w:r w:rsidR="00A0139F">
              <w:rPr>
                <w:noProof/>
                <w:webHidden/>
              </w:rPr>
              <w:instrText xml:space="preserve"> PAGEREF _Toc100502352 \h </w:instrText>
            </w:r>
            <w:r w:rsidR="00A0139F">
              <w:rPr>
                <w:noProof/>
                <w:webHidden/>
              </w:rPr>
            </w:r>
            <w:r w:rsidR="00A0139F">
              <w:rPr>
                <w:noProof/>
                <w:webHidden/>
              </w:rPr>
              <w:fldChar w:fldCharType="separate"/>
            </w:r>
            <w:r w:rsidR="00A0139F">
              <w:rPr>
                <w:noProof/>
                <w:webHidden/>
              </w:rPr>
              <w:t>9</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53" w:history="1">
            <w:r w:rsidR="00A0139F" w:rsidRPr="00C04B2C">
              <w:rPr>
                <w:rStyle w:val="Hyperlink"/>
                <w:rFonts w:ascii="Times New Roman" w:hAnsi="Times New Roman" w:cs="Times New Roman"/>
                <w:b/>
                <w:noProof/>
                <w:lang w:val="en-US"/>
              </w:rPr>
              <w:t>2.3.2. Các loại testing</w:t>
            </w:r>
            <w:r w:rsidR="00A0139F">
              <w:rPr>
                <w:noProof/>
                <w:webHidden/>
              </w:rPr>
              <w:tab/>
            </w:r>
            <w:r w:rsidR="00A0139F">
              <w:rPr>
                <w:noProof/>
                <w:webHidden/>
              </w:rPr>
              <w:fldChar w:fldCharType="begin"/>
            </w:r>
            <w:r w:rsidR="00A0139F">
              <w:rPr>
                <w:noProof/>
                <w:webHidden/>
              </w:rPr>
              <w:instrText xml:space="preserve"> PAGEREF _Toc100502353 \h </w:instrText>
            </w:r>
            <w:r w:rsidR="00A0139F">
              <w:rPr>
                <w:noProof/>
                <w:webHidden/>
              </w:rPr>
            </w:r>
            <w:r w:rsidR="00A0139F">
              <w:rPr>
                <w:noProof/>
                <w:webHidden/>
              </w:rPr>
              <w:fldChar w:fldCharType="separate"/>
            </w:r>
            <w:r w:rsidR="00A0139F">
              <w:rPr>
                <w:noProof/>
                <w:webHidden/>
              </w:rPr>
              <w:t>9</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54" w:history="1">
            <w:r w:rsidR="00A0139F" w:rsidRPr="00C04B2C">
              <w:rPr>
                <w:rStyle w:val="Hyperlink"/>
                <w:rFonts w:ascii="Times New Roman" w:hAnsi="Times New Roman" w:cs="Times New Roman"/>
                <w:b/>
                <w:noProof/>
                <w:lang w:val="en-US"/>
              </w:rPr>
              <w:t xml:space="preserve">2.3.3. </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rPr>
              <w:t xml:space="preserve">Các nội dung của </w:t>
            </w:r>
            <w:r w:rsidR="00A0139F" w:rsidRPr="00C04B2C">
              <w:rPr>
                <w:rStyle w:val="Hyperlink"/>
                <w:rFonts w:ascii="Times New Roman" w:hAnsi="Times New Roman" w:cs="Times New Roman"/>
                <w:b/>
                <w:noProof/>
                <w:lang w:val="en-US"/>
              </w:rPr>
              <w:t xml:space="preserve">Manual Testing </w:t>
            </w:r>
            <w:r w:rsidR="00A0139F" w:rsidRPr="00C04B2C">
              <w:rPr>
                <w:rStyle w:val="Hyperlink"/>
                <w:rFonts w:ascii="Times New Roman" w:hAnsi="Times New Roman" w:cs="Times New Roman"/>
                <w:b/>
                <w:noProof/>
              </w:rPr>
              <w:t>được sử dụng trong dự án</w:t>
            </w:r>
            <w:r w:rsidR="00A0139F">
              <w:rPr>
                <w:noProof/>
                <w:webHidden/>
              </w:rPr>
              <w:tab/>
            </w:r>
            <w:r w:rsidR="00A0139F">
              <w:rPr>
                <w:noProof/>
                <w:webHidden/>
              </w:rPr>
              <w:fldChar w:fldCharType="begin"/>
            </w:r>
            <w:r w:rsidR="00A0139F">
              <w:rPr>
                <w:noProof/>
                <w:webHidden/>
              </w:rPr>
              <w:instrText xml:space="preserve"> PAGEREF _Toc100502354 \h </w:instrText>
            </w:r>
            <w:r w:rsidR="00A0139F">
              <w:rPr>
                <w:noProof/>
                <w:webHidden/>
              </w:rPr>
            </w:r>
            <w:r w:rsidR="00A0139F">
              <w:rPr>
                <w:noProof/>
                <w:webHidden/>
              </w:rPr>
              <w:fldChar w:fldCharType="separate"/>
            </w:r>
            <w:r w:rsidR="00A0139F">
              <w:rPr>
                <w:noProof/>
                <w:webHidden/>
              </w:rPr>
              <w:t>11</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55" w:history="1">
            <w:r w:rsidR="00A0139F" w:rsidRPr="00C04B2C">
              <w:rPr>
                <w:rStyle w:val="Hyperlink"/>
                <w:rFonts w:ascii="Times New Roman" w:hAnsi="Times New Roman" w:cs="Times New Roman"/>
                <w:b/>
                <w:noProof/>
                <w:lang w:val="en-US"/>
              </w:rPr>
              <w:t>2</w:t>
            </w:r>
            <w:r w:rsidR="00A0139F" w:rsidRPr="00C04B2C">
              <w:rPr>
                <w:rStyle w:val="Hyperlink"/>
                <w:rFonts w:ascii="Times New Roman" w:hAnsi="Times New Roman" w:cs="Times New Roman"/>
                <w:b/>
                <w:noProof/>
              </w:rPr>
              <w:t>.</w:t>
            </w:r>
            <w:r w:rsidR="00A0139F" w:rsidRPr="00C04B2C">
              <w:rPr>
                <w:rStyle w:val="Hyperlink"/>
                <w:rFonts w:ascii="Times New Roman" w:hAnsi="Times New Roman" w:cs="Times New Roman"/>
                <w:b/>
                <w:noProof/>
                <w:lang w:val="en-US"/>
              </w:rPr>
              <w:t>4</w:t>
            </w:r>
            <w:r w:rsidR="00A0139F" w:rsidRPr="00C04B2C">
              <w:rPr>
                <w:rStyle w:val="Hyperlink"/>
                <w:rFonts w:ascii="Times New Roman" w:hAnsi="Times New Roman" w:cs="Times New Roman"/>
                <w:b/>
                <w:noProof/>
              </w:rPr>
              <w:t>. Automation Testing</w:t>
            </w:r>
            <w:r w:rsidR="00A0139F">
              <w:rPr>
                <w:noProof/>
                <w:webHidden/>
              </w:rPr>
              <w:tab/>
            </w:r>
            <w:r w:rsidR="00A0139F">
              <w:rPr>
                <w:noProof/>
                <w:webHidden/>
              </w:rPr>
              <w:fldChar w:fldCharType="begin"/>
            </w:r>
            <w:r w:rsidR="00A0139F">
              <w:rPr>
                <w:noProof/>
                <w:webHidden/>
              </w:rPr>
              <w:instrText xml:space="preserve"> PAGEREF _Toc100502355 \h </w:instrText>
            </w:r>
            <w:r w:rsidR="00A0139F">
              <w:rPr>
                <w:noProof/>
                <w:webHidden/>
              </w:rPr>
            </w:r>
            <w:r w:rsidR="00A0139F">
              <w:rPr>
                <w:noProof/>
                <w:webHidden/>
              </w:rPr>
              <w:fldChar w:fldCharType="separate"/>
            </w:r>
            <w:r w:rsidR="00A0139F">
              <w:rPr>
                <w:noProof/>
                <w:webHidden/>
              </w:rPr>
              <w:t>11</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56" w:history="1">
            <w:r w:rsidR="00A0139F" w:rsidRPr="00C04B2C">
              <w:rPr>
                <w:rStyle w:val="Hyperlink"/>
                <w:rFonts w:ascii="Times New Roman" w:hAnsi="Times New Roman" w:cs="Times New Roman"/>
                <w:b/>
                <w:noProof/>
                <w:lang w:val="en-US"/>
              </w:rPr>
              <w:t xml:space="preserve">2.4.1. </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Khái niệm</w:t>
            </w:r>
            <w:r w:rsidR="00A0139F">
              <w:rPr>
                <w:noProof/>
                <w:webHidden/>
              </w:rPr>
              <w:tab/>
            </w:r>
            <w:r w:rsidR="00A0139F">
              <w:rPr>
                <w:noProof/>
                <w:webHidden/>
              </w:rPr>
              <w:fldChar w:fldCharType="begin"/>
            </w:r>
            <w:r w:rsidR="00A0139F">
              <w:rPr>
                <w:noProof/>
                <w:webHidden/>
              </w:rPr>
              <w:instrText xml:space="preserve"> PAGEREF _Toc100502356 \h </w:instrText>
            </w:r>
            <w:r w:rsidR="00A0139F">
              <w:rPr>
                <w:noProof/>
                <w:webHidden/>
              </w:rPr>
            </w:r>
            <w:r w:rsidR="00A0139F">
              <w:rPr>
                <w:noProof/>
                <w:webHidden/>
              </w:rPr>
              <w:fldChar w:fldCharType="separate"/>
            </w:r>
            <w:r w:rsidR="00A0139F">
              <w:rPr>
                <w:noProof/>
                <w:webHidden/>
              </w:rPr>
              <w:t>11</w:t>
            </w:r>
            <w:r w:rsidR="00A0139F">
              <w:rPr>
                <w:noProof/>
                <w:webHidden/>
              </w:rPr>
              <w:fldChar w:fldCharType="end"/>
            </w:r>
          </w:hyperlink>
        </w:p>
        <w:p w:rsidR="00A0139F" w:rsidRDefault="009A205A">
          <w:pPr>
            <w:pStyle w:val="TOC4"/>
            <w:tabs>
              <w:tab w:val="left" w:pos="1540"/>
              <w:tab w:val="right" w:leader="dot" w:pos="8990"/>
            </w:tabs>
            <w:rPr>
              <w:rFonts w:asciiTheme="minorHAnsi" w:eastAsiaTheme="minorEastAsia" w:hAnsiTheme="minorHAnsi" w:cstheme="minorBidi"/>
              <w:noProof/>
              <w:lang w:val="vi-VN" w:eastAsia="vi-VN"/>
            </w:rPr>
          </w:pPr>
          <w:hyperlink w:anchor="_Toc100502357" w:history="1">
            <w:r w:rsidR="00A0139F" w:rsidRPr="00C04B2C">
              <w:rPr>
                <w:rStyle w:val="Hyperlink"/>
                <w:rFonts w:ascii="Times New Roman" w:hAnsi="Times New Roman" w:cs="Times New Roman"/>
                <w:b/>
                <w:noProof/>
                <w:lang w:val="en-US"/>
              </w:rPr>
              <w:t xml:space="preserve">2.4.2. </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Ngôn ngữ sử dụng để test trong dự án</w:t>
            </w:r>
            <w:r w:rsidR="00A0139F">
              <w:rPr>
                <w:noProof/>
                <w:webHidden/>
              </w:rPr>
              <w:tab/>
            </w:r>
            <w:r w:rsidR="00A0139F">
              <w:rPr>
                <w:noProof/>
                <w:webHidden/>
              </w:rPr>
              <w:fldChar w:fldCharType="begin"/>
            </w:r>
            <w:r w:rsidR="00A0139F">
              <w:rPr>
                <w:noProof/>
                <w:webHidden/>
              </w:rPr>
              <w:instrText xml:space="preserve"> PAGEREF _Toc100502357 \h </w:instrText>
            </w:r>
            <w:r w:rsidR="00A0139F">
              <w:rPr>
                <w:noProof/>
                <w:webHidden/>
              </w:rPr>
            </w:r>
            <w:r w:rsidR="00A0139F">
              <w:rPr>
                <w:noProof/>
                <w:webHidden/>
              </w:rPr>
              <w:fldChar w:fldCharType="separate"/>
            </w:r>
            <w:r w:rsidR="00A0139F">
              <w:rPr>
                <w:noProof/>
                <w:webHidden/>
              </w:rPr>
              <w:t>11</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58" w:history="1">
            <w:r w:rsidR="00A0139F" w:rsidRPr="00C04B2C">
              <w:rPr>
                <w:rStyle w:val="Hyperlink"/>
                <w:rFonts w:ascii="Times New Roman" w:hAnsi="Times New Roman" w:cs="Times New Roman"/>
                <w:b/>
                <w:noProof/>
                <w:lang w:val="en-US"/>
              </w:rPr>
              <w:t>CHƯƠNG 3: PHÂN TÍCH HỆ THỐNG RAKUSAI</w:t>
            </w:r>
            <w:r w:rsidR="00A0139F">
              <w:rPr>
                <w:noProof/>
                <w:webHidden/>
              </w:rPr>
              <w:tab/>
            </w:r>
            <w:r w:rsidR="00A0139F">
              <w:rPr>
                <w:noProof/>
                <w:webHidden/>
              </w:rPr>
              <w:fldChar w:fldCharType="begin"/>
            </w:r>
            <w:r w:rsidR="00A0139F">
              <w:rPr>
                <w:noProof/>
                <w:webHidden/>
              </w:rPr>
              <w:instrText xml:space="preserve"> PAGEREF _Toc100502358 \h </w:instrText>
            </w:r>
            <w:r w:rsidR="00A0139F">
              <w:rPr>
                <w:noProof/>
                <w:webHidden/>
              </w:rPr>
            </w:r>
            <w:r w:rsidR="00A0139F">
              <w:rPr>
                <w:noProof/>
                <w:webHidden/>
              </w:rPr>
              <w:fldChar w:fldCharType="separate"/>
            </w:r>
            <w:r w:rsidR="00A0139F">
              <w:rPr>
                <w:noProof/>
                <w:webHidden/>
              </w:rPr>
              <w:t>12</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59" w:history="1">
            <w:r w:rsidR="00A0139F" w:rsidRPr="00C04B2C">
              <w:rPr>
                <w:rStyle w:val="Hyperlink"/>
                <w:rFonts w:ascii="Times New Roman" w:eastAsia="Times New Roman" w:hAnsi="Times New Roman" w:cs="Times New Roman"/>
                <w:b/>
                <w:noProof/>
                <w:lang w:val="en-US"/>
              </w:rPr>
              <w:t>3.1. Mô tả chung về dự án</w:t>
            </w:r>
            <w:r w:rsidR="00A0139F">
              <w:rPr>
                <w:noProof/>
                <w:webHidden/>
              </w:rPr>
              <w:tab/>
            </w:r>
            <w:r w:rsidR="00A0139F">
              <w:rPr>
                <w:noProof/>
                <w:webHidden/>
              </w:rPr>
              <w:fldChar w:fldCharType="begin"/>
            </w:r>
            <w:r w:rsidR="00A0139F">
              <w:rPr>
                <w:noProof/>
                <w:webHidden/>
              </w:rPr>
              <w:instrText xml:space="preserve"> PAGEREF _Toc100502359 \h </w:instrText>
            </w:r>
            <w:r w:rsidR="00A0139F">
              <w:rPr>
                <w:noProof/>
                <w:webHidden/>
              </w:rPr>
            </w:r>
            <w:r w:rsidR="00A0139F">
              <w:rPr>
                <w:noProof/>
                <w:webHidden/>
              </w:rPr>
              <w:fldChar w:fldCharType="separate"/>
            </w:r>
            <w:r w:rsidR="00A0139F">
              <w:rPr>
                <w:noProof/>
                <w:webHidden/>
              </w:rPr>
              <w:t>12</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60" w:history="1">
            <w:r w:rsidR="00A0139F" w:rsidRPr="00C04B2C">
              <w:rPr>
                <w:rStyle w:val="Hyperlink"/>
                <w:rFonts w:ascii="Times New Roman" w:hAnsi="Times New Roman" w:cs="Times New Roman"/>
                <w:b/>
                <w:noProof/>
                <w:lang w:val="en-US"/>
              </w:rPr>
              <w:t>3.2. Phân tích hệ thống</w:t>
            </w:r>
            <w:r w:rsidR="00A0139F">
              <w:rPr>
                <w:noProof/>
                <w:webHidden/>
              </w:rPr>
              <w:tab/>
            </w:r>
            <w:r w:rsidR="00A0139F">
              <w:rPr>
                <w:noProof/>
                <w:webHidden/>
              </w:rPr>
              <w:fldChar w:fldCharType="begin"/>
            </w:r>
            <w:r w:rsidR="00A0139F">
              <w:rPr>
                <w:noProof/>
                <w:webHidden/>
              </w:rPr>
              <w:instrText xml:space="preserve"> PAGEREF _Toc100502360 \h </w:instrText>
            </w:r>
            <w:r w:rsidR="00A0139F">
              <w:rPr>
                <w:noProof/>
                <w:webHidden/>
              </w:rPr>
            </w:r>
            <w:r w:rsidR="00A0139F">
              <w:rPr>
                <w:noProof/>
                <w:webHidden/>
              </w:rPr>
              <w:fldChar w:fldCharType="separate"/>
            </w:r>
            <w:r w:rsidR="00A0139F">
              <w:rPr>
                <w:noProof/>
                <w:webHidden/>
              </w:rPr>
              <w:t>13</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61" w:history="1">
            <w:r w:rsidR="00A0139F" w:rsidRPr="00C04B2C">
              <w:rPr>
                <w:rStyle w:val="Hyperlink"/>
                <w:rFonts w:ascii="Times New Roman" w:hAnsi="Times New Roman" w:cs="Times New Roman"/>
                <w:b/>
                <w:noProof/>
                <w:lang w:val="en-US"/>
              </w:rPr>
              <w:t>3.2.1. Sơ đồ Usecase</w:t>
            </w:r>
            <w:r w:rsidR="00A0139F">
              <w:rPr>
                <w:noProof/>
                <w:webHidden/>
              </w:rPr>
              <w:tab/>
            </w:r>
            <w:r w:rsidR="00A0139F">
              <w:rPr>
                <w:noProof/>
                <w:webHidden/>
              </w:rPr>
              <w:fldChar w:fldCharType="begin"/>
            </w:r>
            <w:r w:rsidR="00A0139F">
              <w:rPr>
                <w:noProof/>
                <w:webHidden/>
              </w:rPr>
              <w:instrText xml:space="preserve"> PAGEREF _Toc100502361 \h </w:instrText>
            </w:r>
            <w:r w:rsidR="00A0139F">
              <w:rPr>
                <w:noProof/>
                <w:webHidden/>
              </w:rPr>
            </w:r>
            <w:r w:rsidR="00A0139F">
              <w:rPr>
                <w:noProof/>
                <w:webHidden/>
              </w:rPr>
              <w:fldChar w:fldCharType="separate"/>
            </w:r>
            <w:r w:rsidR="00A0139F">
              <w:rPr>
                <w:noProof/>
                <w:webHidden/>
              </w:rPr>
              <w:t>13</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62" w:history="1">
            <w:r w:rsidR="00A0139F" w:rsidRPr="00C04B2C">
              <w:rPr>
                <w:rStyle w:val="Hyperlink"/>
                <w:rFonts w:ascii="Times New Roman" w:hAnsi="Times New Roman" w:cs="Times New Roman"/>
                <w:b/>
                <w:noProof/>
                <w:lang w:val="en-US"/>
              </w:rPr>
              <w:t>3.2.2. Lưu đồ hệ thống</w:t>
            </w:r>
            <w:r w:rsidR="00A0139F">
              <w:rPr>
                <w:noProof/>
                <w:webHidden/>
              </w:rPr>
              <w:tab/>
            </w:r>
            <w:r w:rsidR="00A0139F">
              <w:rPr>
                <w:noProof/>
                <w:webHidden/>
              </w:rPr>
              <w:fldChar w:fldCharType="begin"/>
            </w:r>
            <w:r w:rsidR="00A0139F">
              <w:rPr>
                <w:noProof/>
                <w:webHidden/>
              </w:rPr>
              <w:instrText xml:space="preserve"> PAGEREF _Toc100502362 \h </w:instrText>
            </w:r>
            <w:r w:rsidR="00A0139F">
              <w:rPr>
                <w:noProof/>
                <w:webHidden/>
              </w:rPr>
            </w:r>
            <w:r w:rsidR="00A0139F">
              <w:rPr>
                <w:noProof/>
                <w:webHidden/>
              </w:rPr>
              <w:fldChar w:fldCharType="separate"/>
            </w:r>
            <w:r w:rsidR="00A0139F">
              <w:rPr>
                <w:noProof/>
                <w:webHidden/>
              </w:rPr>
              <w:t>14</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63" w:history="1">
            <w:r w:rsidR="00A0139F" w:rsidRPr="00C04B2C">
              <w:rPr>
                <w:rStyle w:val="Hyperlink"/>
                <w:rFonts w:ascii="Times New Roman" w:hAnsi="Times New Roman" w:cs="Times New Roman"/>
                <w:b/>
                <w:i/>
                <w:noProof/>
                <w:lang w:val="en-US" w:eastAsia="vi-VN"/>
              </w:rPr>
              <w:t>3.3. Phân tích yêu cầu</w:t>
            </w:r>
            <w:r w:rsidR="00A0139F">
              <w:rPr>
                <w:noProof/>
                <w:webHidden/>
              </w:rPr>
              <w:tab/>
            </w:r>
            <w:r w:rsidR="00A0139F">
              <w:rPr>
                <w:noProof/>
                <w:webHidden/>
              </w:rPr>
              <w:fldChar w:fldCharType="begin"/>
            </w:r>
            <w:r w:rsidR="00A0139F">
              <w:rPr>
                <w:noProof/>
                <w:webHidden/>
              </w:rPr>
              <w:instrText xml:space="preserve"> PAGEREF _Toc100502363 \h </w:instrText>
            </w:r>
            <w:r w:rsidR="00A0139F">
              <w:rPr>
                <w:noProof/>
                <w:webHidden/>
              </w:rPr>
            </w:r>
            <w:r w:rsidR="00A0139F">
              <w:rPr>
                <w:noProof/>
                <w:webHidden/>
              </w:rPr>
              <w:fldChar w:fldCharType="separate"/>
            </w:r>
            <w:r w:rsidR="00A0139F">
              <w:rPr>
                <w:noProof/>
                <w:webHidden/>
              </w:rPr>
              <w:t>16</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64" w:history="1">
            <w:r w:rsidR="00A0139F" w:rsidRPr="00C04B2C">
              <w:rPr>
                <w:rStyle w:val="Hyperlink"/>
                <w:rFonts w:ascii="Times New Roman" w:hAnsi="Times New Roman" w:cs="Times New Roman"/>
                <w:b/>
                <w:noProof/>
                <w:highlight w:val="white"/>
                <w:lang w:val="en-US"/>
              </w:rPr>
              <w:t>3.3.1. Chức năng “Login của Users”</w:t>
            </w:r>
            <w:r w:rsidR="00A0139F">
              <w:rPr>
                <w:noProof/>
                <w:webHidden/>
              </w:rPr>
              <w:tab/>
            </w:r>
            <w:r w:rsidR="00A0139F">
              <w:rPr>
                <w:noProof/>
                <w:webHidden/>
              </w:rPr>
              <w:fldChar w:fldCharType="begin"/>
            </w:r>
            <w:r w:rsidR="00A0139F">
              <w:rPr>
                <w:noProof/>
                <w:webHidden/>
              </w:rPr>
              <w:instrText xml:space="preserve"> PAGEREF _Toc100502364 \h </w:instrText>
            </w:r>
            <w:r w:rsidR="00A0139F">
              <w:rPr>
                <w:noProof/>
                <w:webHidden/>
              </w:rPr>
            </w:r>
            <w:r w:rsidR="00A0139F">
              <w:rPr>
                <w:noProof/>
                <w:webHidden/>
              </w:rPr>
              <w:fldChar w:fldCharType="separate"/>
            </w:r>
            <w:r w:rsidR="00A0139F">
              <w:rPr>
                <w:noProof/>
                <w:webHidden/>
              </w:rPr>
              <w:t>16</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65" w:history="1">
            <w:r w:rsidR="00A0139F" w:rsidRPr="00C04B2C">
              <w:rPr>
                <w:rStyle w:val="Hyperlink"/>
                <w:rFonts w:ascii="Times New Roman" w:hAnsi="Times New Roman" w:cs="Times New Roman"/>
                <w:b/>
                <w:noProof/>
                <w:highlight w:val="white"/>
                <w:lang w:val="en-US"/>
              </w:rPr>
              <w:t>3.3.2. Chức năng “Đăng ký thành viên của Users”</w:t>
            </w:r>
            <w:r w:rsidR="00A0139F">
              <w:rPr>
                <w:noProof/>
                <w:webHidden/>
              </w:rPr>
              <w:tab/>
            </w:r>
            <w:r w:rsidR="00A0139F">
              <w:rPr>
                <w:noProof/>
                <w:webHidden/>
              </w:rPr>
              <w:fldChar w:fldCharType="begin"/>
            </w:r>
            <w:r w:rsidR="00A0139F">
              <w:rPr>
                <w:noProof/>
                <w:webHidden/>
              </w:rPr>
              <w:instrText xml:space="preserve"> PAGEREF _Toc100502365 \h </w:instrText>
            </w:r>
            <w:r w:rsidR="00A0139F">
              <w:rPr>
                <w:noProof/>
                <w:webHidden/>
              </w:rPr>
            </w:r>
            <w:r w:rsidR="00A0139F">
              <w:rPr>
                <w:noProof/>
                <w:webHidden/>
              </w:rPr>
              <w:fldChar w:fldCharType="separate"/>
            </w:r>
            <w:r w:rsidR="00A0139F">
              <w:rPr>
                <w:noProof/>
                <w:webHidden/>
              </w:rPr>
              <w:t>18</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66" w:history="1">
            <w:r w:rsidR="00A0139F" w:rsidRPr="00C04B2C">
              <w:rPr>
                <w:rStyle w:val="Hyperlink"/>
                <w:rFonts w:ascii="Times New Roman" w:hAnsi="Times New Roman" w:cs="Times New Roman"/>
                <w:b/>
                <w:noProof/>
                <w:highlight w:val="white"/>
                <w:lang w:val="en-US"/>
              </w:rPr>
              <w:t>3.3.3. Chức năng “Tạo pass tạm của Users”</w:t>
            </w:r>
            <w:r w:rsidR="00A0139F">
              <w:rPr>
                <w:noProof/>
                <w:webHidden/>
              </w:rPr>
              <w:tab/>
            </w:r>
            <w:r w:rsidR="00A0139F">
              <w:rPr>
                <w:noProof/>
                <w:webHidden/>
              </w:rPr>
              <w:fldChar w:fldCharType="begin"/>
            </w:r>
            <w:r w:rsidR="00A0139F">
              <w:rPr>
                <w:noProof/>
                <w:webHidden/>
              </w:rPr>
              <w:instrText xml:space="preserve"> PAGEREF _Toc100502366 \h </w:instrText>
            </w:r>
            <w:r w:rsidR="00A0139F">
              <w:rPr>
                <w:noProof/>
                <w:webHidden/>
              </w:rPr>
            </w:r>
            <w:r w:rsidR="00A0139F">
              <w:rPr>
                <w:noProof/>
                <w:webHidden/>
              </w:rPr>
              <w:fldChar w:fldCharType="separate"/>
            </w:r>
            <w:r w:rsidR="00A0139F">
              <w:rPr>
                <w:noProof/>
                <w:webHidden/>
              </w:rPr>
              <w:t>24</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67" w:history="1">
            <w:r w:rsidR="00A0139F" w:rsidRPr="00C04B2C">
              <w:rPr>
                <w:rStyle w:val="Hyperlink"/>
                <w:rFonts w:ascii="Times New Roman" w:hAnsi="Times New Roman" w:cs="Times New Roman"/>
                <w:b/>
                <w:noProof/>
                <w:highlight w:val="white"/>
                <w:lang w:val="en-US"/>
              </w:rPr>
              <w:t>3.3.4. Chức năng “Change password của Users”</w:t>
            </w:r>
            <w:r w:rsidR="00A0139F">
              <w:rPr>
                <w:noProof/>
                <w:webHidden/>
              </w:rPr>
              <w:tab/>
            </w:r>
            <w:r w:rsidR="00A0139F">
              <w:rPr>
                <w:noProof/>
                <w:webHidden/>
              </w:rPr>
              <w:fldChar w:fldCharType="begin"/>
            </w:r>
            <w:r w:rsidR="00A0139F">
              <w:rPr>
                <w:noProof/>
                <w:webHidden/>
              </w:rPr>
              <w:instrText xml:space="preserve"> PAGEREF _Toc100502367 \h </w:instrText>
            </w:r>
            <w:r w:rsidR="00A0139F">
              <w:rPr>
                <w:noProof/>
                <w:webHidden/>
              </w:rPr>
            </w:r>
            <w:r w:rsidR="00A0139F">
              <w:rPr>
                <w:noProof/>
                <w:webHidden/>
              </w:rPr>
              <w:fldChar w:fldCharType="separate"/>
            </w:r>
            <w:r w:rsidR="00A0139F">
              <w:rPr>
                <w:noProof/>
                <w:webHidden/>
              </w:rPr>
              <w:t>28</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68" w:history="1">
            <w:r w:rsidR="00A0139F" w:rsidRPr="00C04B2C">
              <w:rPr>
                <w:rStyle w:val="Hyperlink"/>
                <w:rFonts w:ascii="Times New Roman" w:hAnsi="Times New Roman" w:cs="Times New Roman"/>
                <w:b/>
                <w:noProof/>
                <w:highlight w:val="white"/>
                <w:lang w:val="en-US"/>
              </w:rPr>
              <w:t>3.3.5. Chức năng “Change Mail của Users”</w:t>
            </w:r>
            <w:r w:rsidR="00A0139F">
              <w:rPr>
                <w:noProof/>
                <w:webHidden/>
              </w:rPr>
              <w:tab/>
            </w:r>
            <w:r w:rsidR="00A0139F">
              <w:rPr>
                <w:noProof/>
                <w:webHidden/>
              </w:rPr>
              <w:fldChar w:fldCharType="begin"/>
            </w:r>
            <w:r w:rsidR="00A0139F">
              <w:rPr>
                <w:noProof/>
                <w:webHidden/>
              </w:rPr>
              <w:instrText xml:space="preserve"> PAGEREF _Toc100502368 \h </w:instrText>
            </w:r>
            <w:r w:rsidR="00A0139F">
              <w:rPr>
                <w:noProof/>
                <w:webHidden/>
              </w:rPr>
            </w:r>
            <w:r w:rsidR="00A0139F">
              <w:rPr>
                <w:noProof/>
                <w:webHidden/>
              </w:rPr>
              <w:fldChar w:fldCharType="separate"/>
            </w:r>
            <w:r w:rsidR="00A0139F">
              <w:rPr>
                <w:noProof/>
                <w:webHidden/>
              </w:rPr>
              <w:t>32</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69" w:history="1">
            <w:r w:rsidR="00A0139F" w:rsidRPr="00C04B2C">
              <w:rPr>
                <w:rStyle w:val="Hyperlink"/>
                <w:rFonts w:ascii="Times New Roman" w:hAnsi="Times New Roman" w:cs="Times New Roman"/>
                <w:b/>
                <w:noProof/>
                <w:highlight w:val="white"/>
                <w:lang w:val="en-US"/>
              </w:rPr>
              <w:t>3.3.6. Chức năng “Rời hội của Users”</w:t>
            </w:r>
            <w:r w:rsidR="00A0139F">
              <w:rPr>
                <w:noProof/>
                <w:webHidden/>
              </w:rPr>
              <w:tab/>
            </w:r>
            <w:r w:rsidR="00A0139F">
              <w:rPr>
                <w:noProof/>
                <w:webHidden/>
              </w:rPr>
              <w:fldChar w:fldCharType="begin"/>
            </w:r>
            <w:r w:rsidR="00A0139F">
              <w:rPr>
                <w:noProof/>
                <w:webHidden/>
              </w:rPr>
              <w:instrText xml:space="preserve"> PAGEREF _Toc100502369 \h </w:instrText>
            </w:r>
            <w:r w:rsidR="00A0139F">
              <w:rPr>
                <w:noProof/>
                <w:webHidden/>
              </w:rPr>
            </w:r>
            <w:r w:rsidR="00A0139F">
              <w:rPr>
                <w:noProof/>
                <w:webHidden/>
              </w:rPr>
              <w:fldChar w:fldCharType="separate"/>
            </w:r>
            <w:r w:rsidR="00A0139F">
              <w:rPr>
                <w:noProof/>
                <w:webHidden/>
              </w:rPr>
              <w:t>36</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70" w:history="1">
            <w:r w:rsidR="00A0139F" w:rsidRPr="00C04B2C">
              <w:rPr>
                <w:rStyle w:val="Hyperlink"/>
                <w:rFonts w:ascii="Times New Roman" w:hAnsi="Times New Roman" w:cs="Times New Roman"/>
                <w:b/>
                <w:noProof/>
                <w:highlight w:val="white"/>
                <w:lang w:val="en-US"/>
              </w:rPr>
              <w:t>3.3.7. Chức năng “Chỉnh sửa thông tin cá nhân của Users”</w:t>
            </w:r>
            <w:r w:rsidR="00A0139F">
              <w:rPr>
                <w:noProof/>
                <w:webHidden/>
              </w:rPr>
              <w:tab/>
            </w:r>
            <w:r w:rsidR="00A0139F">
              <w:rPr>
                <w:noProof/>
                <w:webHidden/>
              </w:rPr>
              <w:fldChar w:fldCharType="begin"/>
            </w:r>
            <w:r w:rsidR="00A0139F">
              <w:rPr>
                <w:noProof/>
                <w:webHidden/>
              </w:rPr>
              <w:instrText xml:space="preserve"> PAGEREF _Toc100502370 \h </w:instrText>
            </w:r>
            <w:r w:rsidR="00A0139F">
              <w:rPr>
                <w:noProof/>
                <w:webHidden/>
              </w:rPr>
            </w:r>
            <w:r w:rsidR="00A0139F">
              <w:rPr>
                <w:noProof/>
                <w:webHidden/>
              </w:rPr>
              <w:fldChar w:fldCharType="separate"/>
            </w:r>
            <w:r w:rsidR="00A0139F">
              <w:rPr>
                <w:noProof/>
                <w:webHidden/>
              </w:rPr>
              <w:t>39</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71" w:history="1">
            <w:r w:rsidR="00A0139F" w:rsidRPr="00C04B2C">
              <w:rPr>
                <w:rStyle w:val="Hyperlink"/>
                <w:rFonts w:ascii="Times New Roman" w:eastAsia="Times New Roman" w:hAnsi="Times New Roman" w:cs="Times New Roman"/>
                <w:b/>
                <w:noProof/>
                <w:lang w:val="en-US"/>
              </w:rPr>
              <w:t xml:space="preserve">CHƯƠNG 4. THỰC HÀNH KIỂM THỬ HỆ THỐNG </w:t>
            </w:r>
            <w:r w:rsidR="00A0139F" w:rsidRPr="00C04B2C">
              <w:rPr>
                <w:rStyle w:val="Hyperlink"/>
                <w:rFonts w:ascii="Times New Roman" w:hAnsi="Times New Roman" w:cs="Times New Roman"/>
                <w:b/>
                <w:noProof/>
                <w:lang w:val="en-US"/>
              </w:rPr>
              <w:t>RAKUSAI</w:t>
            </w:r>
            <w:r w:rsidR="00A0139F">
              <w:rPr>
                <w:noProof/>
                <w:webHidden/>
              </w:rPr>
              <w:tab/>
            </w:r>
            <w:r w:rsidR="00A0139F">
              <w:rPr>
                <w:noProof/>
                <w:webHidden/>
              </w:rPr>
              <w:fldChar w:fldCharType="begin"/>
            </w:r>
            <w:r w:rsidR="00A0139F">
              <w:rPr>
                <w:noProof/>
                <w:webHidden/>
              </w:rPr>
              <w:instrText xml:space="preserve"> PAGEREF _Toc100502371 \h </w:instrText>
            </w:r>
            <w:r w:rsidR="00A0139F">
              <w:rPr>
                <w:noProof/>
                <w:webHidden/>
              </w:rPr>
            </w:r>
            <w:r w:rsidR="00A0139F">
              <w:rPr>
                <w:noProof/>
                <w:webHidden/>
              </w:rPr>
              <w:fldChar w:fldCharType="separate"/>
            </w:r>
            <w:r w:rsidR="00A0139F">
              <w:rPr>
                <w:noProof/>
                <w:webHidden/>
              </w:rPr>
              <w:t>44</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72" w:history="1">
            <w:r w:rsidR="00A0139F" w:rsidRPr="00C04B2C">
              <w:rPr>
                <w:rStyle w:val="Hyperlink"/>
                <w:rFonts w:ascii="Times New Roman" w:hAnsi="Times New Roman" w:cs="Times New Roman"/>
                <w:b/>
                <w:noProof/>
                <w:highlight w:val="white"/>
                <w:lang w:val="en-US"/>
              </w:rPr>
              <w:t>4.2. Lập kế hoạch kiểm thử</w:t>
            </w:r>
            <w:r w:rsidR="00A0139F">
              <w:rPr>
                <w:noProof/>
                <w:webHidden/>
              </w:rPr>
              <w:tab/>
            </w:r>
            <w:r w:rsidR="00A0139F">
              <w:rPr>
                <w:noProof/>
                <w:webHidden/>
              </w:rPr>
              <w:fldChar w:fldCharType="begin"/>
            </w:r>
            <w:r w:rsidR="00A0139F">
              <w:rPr>
                <w:noProof/>
                <w:webHidden/>
              </w:rPr>
              <w:instrText xml:space="preserve"> PAGEREF _Toc100502372 \h </w:instrText>
            </w:r>
            <w:r w:rsidR="00A0139F">
              <w:rPr>
                <w:noProof/>
                <w:webHidden/>
              </w:rPr>
            </w:r>
            <w:r w:rsidR="00A0139F">
              <w:rPr>
                <w:noProof/>
                <w:webHidden/>
              </w:rPr>
              <w:fldChar w:fldCharType="separate"/>
            </w:r>
            <w:r w:rsidR="00A0139F">
              <w:rPr>
                <w:noProof/>
                <w:webHidden/>
              </w:rPr>
              <w:t>44</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73" w:history="1">
            <w:r w:rsidR="00A0139F" w:rsidRPr="00C04B2C">
              <w:rPr>
                <w:rStyle w:val="Hyperlink"/>
                <w:rFonts w:ascii="Times New Roman" w:hAnsi="Times New Roman" w:cs="Times New Roman"/>
                <w:b/>
                <w:noProof/>
                <w:highlight w:val="white"/>
                <w:lang w:val="en-US"/>
              </w:rPr>
              <w:t>4.2.1. Phạm vi kiểm thử</w:t>
            </w:r>
            <w:r w:rsidR="00A0139F">
              <w:rPr>
                <w:noProof/>
                <w:webHidden/>
              </w:rPr>
              <w:tab/>
            </w:r>
            <w:r w:rsidR="00A0139F">
              <w:rPr>
                <w:noProof/>
                <w:webHidden/>
              </w:rPr>
              <w:fldChar w:fldCharType="begin"/>
            </w:r>
            <w:r w:rsidR="00A0139F">
              <w:rPr>
                <w:noProof/>
                <w:webHidden/>
              </w:rPr>
              <w:instrText xml:space="preserve"> PAGEREF _Toc100502373 \h </w:instrText>
            </w:r>
            <w:r w:rsidR="00A0139F">
              <w:rPr>
                <w:noProof/>
                <w:webHidden/>
              </w:rPr>
            </w:r>
            <w:r w:rsidR="00A0139F">
              <w:rPr>
                <w:noProof/>
                <w:webHidden/>
              </w:rPr>
              <w:fldChar w:fldCharType="separate"/>
            </w:r>
            <w:r w:rsidR="00A0139F">
              <w:rPr>
                <w:noProof/>
                <w:webHidden/>
              </w:rPr>
              <w:t>44</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74" w:history="1">
            <w:r w:rsidR="00A0139F" w:rsidRPr="00C04B2C">
              <w:rPr>
                <w:rStyle w:val="Hyperlink"/>
                <w:rFonts w:ascii="Times New Roman" w:hAnsi="Times New Roman" w:cs="Times New Roman"/>
                <w:b/>
                <w:noProof/>
                <w:highlight w:val="white"/>
                <w:lang w:val="en-US"/>
              </w:rPr>
              <w:t>4.2.2. Loại hình kiểm thử</w:t>
            </w:r>
            <w:r w:rsidR="00A0139F">
              <w:rPr>
                <w:noProof/>
                <w:webHidden/>
              </w:rPr>
              <w:tab/>
            </w:r>
            <w:r w:rsidR="00A0139F">
              <w:rPr>
                <w:noProof/>
                <w:webHidden/>
              </w:rPr>
              <w:fldChar w:fldCharType="begin"/>
            </w:r>
            <w:r w:rsidR="00A0139F">
              <w:rPr>
                <w:noProof/>
                <w:webHidden/>
              </w:rPr>
              <w:instrText xml:space="preserve"> PAGEREF _Toc100502374 \h </w:instrText>
            </w:r>
            <w:r w:rsidR="00A0139F">
              <w:rPr>
                <w:noProof/>
                <w:webHidden/>
              </w:rPr>
            </w:r>
            <w:r w:rsidR="00A0139F">
              <w:rPr>
                <w:noProof/>
                <w:webHidden/>
              </w:rPr>
              <w:fldChar w:fldCharType="separate"/>
            </w:r>
            <w:r w:rsidR="00A0139F">
              <w:rPr>
                <w:noProof/>
                <w:webHidden/>
              </w:rPr>
              <w:t>44</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75" w:history="1">
            <w:r w:rsidR="00A0139F" w:rsidRPr="00C04B2C">
              <w:rPr>
                <w:rStyle w:val="Hyperlink"/>
                <w:rFonts w:ascii="Times New Roman" w:hAnsi="Times New Roman" w:cs="Times New Roman"/>
                <w:b/>
                <w:noProof/>
                <w:highlight w:val="white"/>
                <w:lang w:val="en-US"/>
              </w:rPr>
              <w:t>4.2.3. Môi trường kiểm thử</w:t>
            </w:r>
            <w:r w:rsidR="00A0139F">
              <w:rPr>
                <w:noProof/>
                <w:webHidden/>
              </w:rPr>
              <w:tab/>
            </w:r>
            <w:r w:rsidR="00A0139F">
              <w:rPr>
                <w:noProof/>
                <w:webHidden/>
              </w:rPr>
              <w:fldChar w:fldCharType="begin"/>
            </w:r>
            <w:r w:rsidR="00A0139F">
              <w:rPr>
                <w:noProof/>
                <w:webHidden/>
              </w:rPr>
              <w:instrText xml:space="preserve"> PAGEREF _Toc100502375 \h </w:instrText>
            </w:r>
            <w:r w:rsidR="00A0139F">
              <w:rPr>
                <w:noProof/>
                <w:webHidden/>
              </w:rPr>
            </w:r>
            <w:r w:rsidR="00A0139F">
              <w:rPr>
                <w:noProof/>
                <w:webHidden/>
              </w:rPr>
              <w:fldChar w:fldCharType="separate"/>
            </w:r>
            <w:r w:rsidR="00A0139F">
              <w:rPr>
                <w:noProof/>
                <w:webHidden/>
              </w:rPr>
              <w:t>47</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76" w:history="1">
            <w:r w:rsidR="00A0139F" w:rsidRPr="00C04B2C">
              <w:rPr>
                <w:rStyle w:val="Hyperlink"/>
                <w:rFonts w:ascii="Times New Roman" w:hAnsi="Times New Roman" w:cs="Times New Roman"/>
                <w:b/>
                <w:noProof/>
                <w:highlight w:val="white"/>
                <w:lang w:val="en-US"/>
              </w:rPr>
              <w:t>4.3.4. Nguồn lực</w:t>
            </w:r>
            <w:r w:rsidR="00A0139F">
              <w:rPr>
                <w:noProof/>
                <w:webHidden/>
              </w:rPr>
              <w:tab/>
            </w:r>
            <w:r w:rsidR="00A0139F">
              <w:rPr>
                <w:noProof/>
                <w:webHidden/>
              </w:rPr>
              <w:fldChar w:fldCharType="begin"/>
            </w:r>
            <w:r w:rsidR="00A0139F">
              <w:rPr>
                <w:noProof/>
                <w:webHidden/>
              </w:rPr>
              <w:instrText xml:space="preserve"> PAGEREF _Toc100502376 \h </w:instrText>
            </w:r>
            <w:r w:rsidR="00A0139F">
              <w:rPr>
                <w:noProof/>
                <w:webHidden/>
              </w:rPr>
            </w:r>
            <w:r w:rsidR="00A0139F">
              <w:rPr>
                <w:noProof/>
                <w:webHidden/>
              </w:rPr>
              <w:fldChar w:fldCharType="separate"/>
            </w:r>
            <w:r w:rsidR="00A0139F">
              <w:rPr>
                <w:noProof/>
                <w:webHidden/>
              </w:rPr>
              <w:t>48</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77" w:history="1">
            <w:r w:rsidR="00A0139F" w:rsidRPr="00C04B2C">
              <w:rPr>
                <w:rStyle w:val="Hyperlink"/>
                <w:rFonts w:ascii="Times New Roman" w:hAnsi="Times New Roman" w:cs="Times New Roman"/>
                <w:b/>
                <w:noProof/>
                <w:highlight w:val="white"/>
                <w:lang w:val="en-US"/>
              </w:rPr>
              <w:t>4.3.5. Tiêu chí hoàn thành</w:t>
            </w:r>
            <w:r w:rsidR="00A0139F">
              <w:rPr>
                <w:noProof/>
                <w:webHidden/>
              </w:rPr>
              <w:tab/>
            </w:r>
            <w:r w:rsidR="00A0139F">
              <w:rPr>
                <w:noProof/>
                <w:webHidden/>
              </w:rPr>
              <w:fldChar w:fldCharType="begin"/>
            </w:r>
            <w:r w:rsidR="00A0139F">
              <w:rPr>
                <w:noProof/>
                <w:webHidden/>
              </w:rPr>
              <w:instrText xml:space="preserve"> PAGEREF _Toc100502377 \h </w:instrText>
            </w:r>
            <w:r w:rsidR="00A0139F">
              <w:rPr>
                <w:noProof/>
                <w:webHidden/>
              </w:rPr>
            </w:r>
            <w:r w:rsidR="00A0139F">
              <w:rPr>
                <w:noProof/>
                <w:webHidden/>
              </w:rPr>
              <w:fldChar w:fldCharType="separate"/>
            </w:r>
            <w:r w:rsidR="00A0139F">
              <w:rPr>
                <w:noProof/>
                <w:webHidden/>
              </w:rPr>
              <w:t>48</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78" w:history="1">
            <w:r w:rsidR="00A0139F" w:rsidRPr="00C04B2C">
              <w:rPr>
                <w:rStyle w:val="Hyperlink"/>
                <w:rFonts w:ascii="Times New Roman" w:hAnsi="Times New Roman" w:cs="Times New Roman"/>
                <w:b/>
                <w:noProof/>
                <w:highlight w:val="white"/>
                <w:lang w:val="en-US"/>
              </w:rPr>
              <w:t>4.3.6. Rũi ro ban đầu</w:t>
            </w:r>
            <w:r w:rsidR="00A0139F">
              <w:rPr>
                <w:noProof/>
                <w:webHidden/>
              </w:rPr>
              <w:tab/>
            </w:r>
            <w:r w:rsidR="00A0139F">
              <w:rPr>
                <w:noProof/>
                <w:webHidden/>
              </w:rPr>
              <w:fldChar w:fldCharType="begin"/>
            </w:r>
            <w:r w:rsidR="00A0139F">
              <w:rPr>
                <w:noProof/>
                <w:webHidden/>
              </w:rPr>
              <w:instrText xml:space="preserve"> PAGEREF _Toc100502378 \h </w:instrText>
            </w:r>
            <w:r w:rsidR="00A0139F">
              <w:rPr>
                <w:noProof/>
                <w:webHidden/>
              </w:rPr>
            </w:r>
            <w:r w:rsidR="00A0139F">
              <w:rPr>
                <w:noProof/>
                <w:webHidden/>
              </w:rPr>
              <w:fldChar w:fldCharType="separate"/>
            </w:r>
            <w:r w:rsidR="00A0139F">
              <w:rPr>
                <w:noProof/>
                <w:webHidden/>
              </w:rPr>
              <w:t>48</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79" w:history="1">
            <w:r w:rsidR="00A0139F" w:rsidRPr="00C04B2C">
              <w:rPr>
                <w:rStyle w:val="Hyperlink"/>
                <w:rFonts w:ascii="Times New Roman" w:hAnsi="Times New Roman" w:cs="Times New Roman"/>
                <w:b/>
                <w:noProof/>
                <w:highlight w:val="white"/>
                <w:lang w:val="en-US"/>
              </w:rPr>
              <w:t>4.3.7. Lịch trình kiểm thử</w:t>
            </w:r>
            <w:r w:rsidR="00A0139F">
              <w:rPr>
                <w:noProof/>
                <w:webHidden/>
              </w:rPr>
              <w:tab/>
            </w:r>
            <w:r w:rsidR="00A0139F">
              <w:rPr>
                <w:noProof/>
                <w:webHidden/>
              </w:rPr>
              <w:fldChar w:fldCharType="begin"/>
            </w:r>
            <w:r w:rsidR="00A0139F">
              <w:rPr>
                <w:noProof/>
                <w:webHidden/>
              </w:rPr>
              <w:instrText xml:space="preserve"> PAGEREF _Toc100502379 \h </w:instrText>
            </w:r>
            <w:r w:rsidR="00A0139F">
              <w:rPr>
                <w:noProof/>
                <w:webHidden/>
              </w:rPr>
            </w:r>
            <w:r w:rsidR="00A0139F">
              <w:rPr>
                <w:noProof/>
                <w:webHidden/>
              </w:rPr>
              <w:fldChar w:fldCharType="separate"/>
            </w:r>
            <w:r w:rsidR="00A0139F">
              <w:rPr>
                <w:noProof/>
                <w:webHidden/>
              </w:rPr>
              <w:t>48</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80" w:history="1">
            <w:r w:rsidR="00A0139F" w:rsidRPr="00C04B2C">
              <w:rPr>
                <w:rStyle w:val="Hyperlink"/>
                <w:rFonts w:ascii="Times New Roman" w:hAnsi="Times New Roman" w:cs="Times New Roman"/>
                <w:b/>
                <w:noProof/>
                <w:highlight w:val="white"/>
                <w:lang w:val="en-US"/>
              </w:rPr>
              <w:t>4.3 Thiết kế kịch bản kiểm thử</w:t>
            </w:r>
            <w:r w:rsidR="00A0139F">
              <w:rPr>
                <w:noProof/>
                <w:webHidden/>
              </w:rPr>
              <w:tab/>
            </w:r>
            <w:r w:rsidR="00A0139F">
              <w:rPr>
                <w:noProof/>
                <w:webHidden/>
              </w:rPr>
              <w:fldChar w:fldCharType="begin"/>
            </w:r>
            <w:r w:rsidR="00A0139F">
              <w:rPr>
                <w:noProof/>
                <w:webHidden/>
              </w:rPr>
              <w:instrText xml:space="preserve"> PAGEREF _Toc100502380 \h </w:instrText>
            </w:r>
            <w:r w:rsidR="00A0139F">
              <w:rPr>
                <w:noProof/>
                <w:webHidden/>
              </w:rPr>
            </w:r>
            <w:r w:rsidR="00A0139F">
              <w:rPr>
                <w:noProof/>
                <w:webHidden/>
              </w:rPr>
              <w:fldChar w:fldCharType="separate"/>
            </w:r>
            <w:r w:rsidR="00A0139F">
              <w:rPr>
                <w:noProof/>
                <w:webHidden/>
              </w:rPr>
              <w:t>48</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81" w:history="1">
            <w:r w:rsidR="00A0139F" w:rsidRPr="00C04B2C">
              <w:rPr>
                <w:rStyle w:val="Hyperlink"/>
                <w:rFonts w:ascii="Times New Roman" w:hAnsi="Times New Roman" w:cs="Times New Roman"/>
                <w:b/>
                <w:noProof/>
                <w:highlight w:val="white"/>
                <w:lang w:val="en-US"/>
              </w:rPr>
              <w:t>4.4 Thiết lập dữ liệu kiểm thử</w:t>
            </w:r>
            <w:r w:rsidR="00A0139F">
              <w:rPr>
                <w:noProof/>
                <w:webHidden/>
              </w:rPr>
              <w:tab/>
            </w:r>
            <w:r w:rsidR="00A0139F">
              <w:rPr>
                <w:noProof/>
                <w:webHidden/>
              </w:rPr>
              <w:fldChar w:fldCharType="begin"/>
            </w:r>
            <w:r w:rsidR="00A0139F">
              <w:rPr>
                <w:noProof/>
                <w:webHidden/>
              </w:rPr>
              <w:instrText xml:space="preserve"> PAGEREF _Toc100502381 \h </w:instrText>
            </w:r>
            <w:r w:rsidR="00A0139F">
              <w:rPr>
                <w:noProof/>
                <w:webHidden/>
              </w:rPr>
            </w:r>
            <w:r w:rsidR="00A0139F">
              <w:rPr>
                <w:noProof/>
                <w:webHidden/>
              </w:rPr>
              <w:fldChar w:fldCharType="separate"/>
            </w:r>
            <w:r w:rsidR="00A0139F">
              <w:rPr>
                <w:noProof/>
                <w:webHidden/>
              </w:rPr>
              <w:t>48</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82" w:history="1">
            <w:r w:rsidR="00A0139F" w:rsidRPr="00C04B2C">
              <w:rPr>
                <w:rStyle w:val="Hyperlink"/>
                <w:rFonts w:ascii="Times New Roman" w:hAnsi="Times New Roman" w:cs="Times New Roman"/>
                <w:b/>
                <w:noProof/>
                <w:highlight w:val="white"/>
                <w:lang w:val="en-US"/>
              </w:rPr>
              <w:t>4.5 Thiết lập môi trường kiểm thử</w:t>
            </w:r>
            <w:r w:rsidR="00A0139F">
              <w:rPr>
                <w:noProof/>
                <w:webHidden/>
              </w:rPr>
              <w:tab/>
            </w:r>
            <w:r w:rsidR="00A0139F">
              <w:rPr>
                <w:noProof/>
                <w:webHidden/>
              </w:rPr>
              <w:fldChar w:fldCharType="begin"/>
            </w:r>
            <w:r w:rsidR="00A0139F">
              <w:rPr>
                <w:noProof/>
                <w:webHidden/>
              </w:rPr>
              <w:instrText xml:space="preserve"> PAGEREF _Toc100502382 \h </w:instrText>
            </w:r>
            <w:r w:rsidR="00A0139F">
              <w:rPr>
                <w:noProof/>
                <w:webHidden/>
              </w:rPr>
            </w:r>
            <w:r w:rsidR="00A0139F">
              <w:rPr>
                <w:noProof/>
                <w:webHidden/>
              </w:rPr>
              <w:fldChar w:fldCharType="separate"/>
            </w:r>
            <w:r w:rsidR="00A0139F">
              <w:rPr>
                <w:noProof/>
                <w:webHidden/>
              </w:rPr>
              <w:t>48</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83" w:history="1">
            <w:r w:rsidR="00A0139F" w:rsidRPr="00C04B2C">
              <w:rPr>
                <w:rStyle w:val="Hyperlink"/>
                <w:rFonts w:ascii="Times New Roman" w:hAnsi="Times New Roman" w:cs="Times New Roman"/>
                <w:b/>
                <w:noProof/>
                <w:highlight w:val="white"/>
                <w:lang w:val="en-US"/>
              </w:rPr>
              <w:t>4.6 Thực hiện kiểm thử</w:t>
            </w:r>
            <w:r w:rsidR="00A0139F">
              <w:rPr>
                <w:noProof/>
                <w:webHidden/>
              </w:rPr>
              <w:tab/>
            </w:r>
            <w:r w:rsidR="00A0139F">
              <w:rPr>
                <w:noProof/>
                <w:webHidden/>
              </w:rPr>
              <w:fldChar w:fldCharType="begin"/>
            </w:r>
            <w:r w:rsidR="00A0139F">
              <w:rPr>
                <w:noProof/>
                <w:webHidden/>
              </w:rPr>
              <w:instrText xml:space="preserve"> PAGEREF _Toc100502383 \h </w:instrText>
            </w:r>
            <w:r w:rsidR="00A0139F">
              <w:rPr>
                <w:noProof/>
                <w:webHidden/>
              </w:rPr>
            </w:r>
            <w:r w:rsidR="00A0139F">
              <w:rPr>
                <w:noProof/>
                <w:webHidden/>
              </w:rPr>
              <w:fldChar w:fldCharType="separate"/>
            </w:r>
            <w:r w:rsidR="00A0139F">
              <w:rPr>
                <w:noProof/>
                <w:webHidden/>
              </w:rPr>
              <w:t>48</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84" w:history="1">
            <w:r w:rsidR="00A0139F" w:rsidRPr="00C04B2C">
              <w:rPr>
                <w:rStyle w:val="Hyperlink"/>
                <w:rFonts w:ascii="Times New Roman" w:hAnsi="Times New Roman" w:cs="Times New Roman"/>
                <w:b/>
                <w:noProof/>
                <w:highlight w:val="white"/>
                <w:lang w:val="en-US"/>
              </w:rPr>
              <w:t>4.6.1.  Unit testing</w:t>
            </w:r>
            <w:r w:rsidR="00A0139F">
              <w:rPr>
                <w:noProof/>
                <w:webHidden/>
              </w:rPr>
              <w:tab/>
            </w:r>
            <w:r w:rsidR="00A0139F">
              <w:rPr>
                <w:noProof/>
                <w:webHidden/>
              </w:rPr>
              <w:fldChar w:fldCharType="begin"/>
            </w:r>
            <w:r w:rsidR="00A0139F">
              <w:rPr>
                <w:noProof/>
                <w:webHidden/>
              </w:rPr>
              <w:instrText xml:space="preserve"> PAGEREF _Toc100502384 \h </w:instrText>
            </w:r>
            <w:r w:rsidR="00A0139F">
              <w:rPr>
                <w:noProof/>
                <w:webHidden/>
              </w:rPr>
            </w:r>
            <w:r w:rsidR="00A0139F">
              <w:rPr>
                <w:noProof/>
                <w:webHidden/>
              </w:rPr>
              <w:fldChar w:fldCharType="separate"/>
            </w:r>
            <w:r w:rsidR="00A0139F">
              <w:rPr>
                <w:noProof/>
                <w:webHidden/>
              </w:rPr>
              <w:t>48</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85" w:history="1">
            <w:r w:rsidR="00A0139F" w:rsidRPr="00C04B2C">
              <w:rPr>
                <w:rStyle w:val="Hyperlink"/>
                <w:rFonts w:ascii="Times New Roman" w:hAnsi="Times New Roman" w:cs="Times New Roman"/>
                <w:b/>
                <w:noProof/>
                <w:highlight w:val="white"/>
                <w:lang w:val="en-US"/>
              </w:rPr>
              <w:t xml:space="preserve">4.6.2.  </w:t>
            </w:r>
            <w:r w:rsidR="00A0139F" w:rsidRPr="00C04B2C">
              <w:rPr>
                <w:rStyle w:val="Hyperlink"/>
                <w:rFonts w:ascii="Times New Roman" w:hAnsi="Times New Roman" w:cs="Times New Roman"/>
                <w:b/>
                <w:bCs/>
                <w:noProof/>
                <w:shd w:val="clear" w:color="auto" w:fill="FFFFFF"/>
              </w:rPr>
              <w:t>Integration Testing</w:t>
            </w:r>
            <w:r w:rsidR="00A0139F">
              <w:rPr>
                <w:noProof/>
                <w:webHidden/>
              </w:rPr>
              <w:tab/>
            </w:r>
            <w:r w:rsidR="00A0139F">
              <w:rPr>
                <w:noProof/>
                <w:webHidden/>
              </w:rPr>
              <w:fldChar w:fldCharType="begin"/>
            </w:r>
            <w:r w:rsidR="00A0139F">
              <w:rPr>
                <w:noProof/>
                <w:webHidden/>
              </w:rPr>
              <w:instrText xml:space="preserve"> PAGEREF _Toc100502385 \h </w:instrText>
            </w:r>
            <w:r w:rsidR="00A0139F">
              <w:rPr>
                <w:noProof/>
                <w:webHidden/>
              </w:rPr>
            </w:r>
            <w:r w:rsidR="00A0139F">
              <w:rPr>
                <w:noProof/>
                <w:webHidden/>
              </w:rPr>
              <w:fldChar w:fldCharType="separate"/>
            </w:r>
            <w:r w:rsidR="00A0139F">
              <w:rPr>
                <w:noProof/>
                <w:webHidden/>
              </w:rPr>
              <w:t>49</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86" w:history="1">
            <w:r w:rsidR="00A0139F" w:rsidRPr="00C04B2C">
              <w:rPr>
                <w:rStyle w:val="Hyperlink"/>
                <w:rFonts w:ascii="Times New Roman" w:hAnsi="Times New Roman" w:cs="Times New Roman"/>
                <w:b/>
                <w:bCs/>
                <w:noProof/>
                <w:shd w:val="clear" w:color="auto" w:fill="FFFFFF"/>
                <w:lang w:val="en-US"/>
              </w:rPr>
              <w:t xml:space="preserve">4.6.3.  </w:t>
            </w:r>
            <w:r w:rsidR="00A0139F" w:rsidRPr="00C04B2C">
              <w:rPr>
                <w:rStyle w:val="Hyperlink"/>
                <w:rFonts w:ascii="Times New Roman" w:hAnsi="Times New Roman" w:cs="Times New Roman"/>
                <w:b/>
                <w:bCs/>
                <w:noProof/>
                <w:shd w:val="clear" w:color="auto" w:fill="FFFFFF"/>
              </w:rPr>
              <w:t>System Testing</w:t>
            </w:r>
            <w:r w:rsidR="00A0139F">
              <w:rPr>
                <w:noProof/>
                <w:webHidden/>
              </w:rPr>
              <w:tab/>
            </w:r>
            <w:r w:rsidR="00A0139F">
              <w:rPr>
                <w:noProof/>
                <w:webHidden/>
              </w:rPr>
              <w:fldChar w:fldCharType="begin"/>
            </w:r>
            <w:r w:rsidR="00A0139F">
              <w:rPr>
                <w:noProof/>
                <w:webHidden/>
              </w:rPr>
              <w:instrText xml:space="preserve"> PAGEREF _Toc100502386 \h </w:instrText>
            </w:r>
            <w:r w:rsidR="00A0139F">
              <w:rPr>
                <w:noProof/>
                <w:webHidden/>
              </w:rPr>
            </w:r>
            <w:r w:rsidR="00A0139F">
              <w:rPr>
                <w:noProof/>
                <w:webHidden/>
              </w:rPr>
              <w:fldChar w:fldCharType="separate"/>
            </w:r>
            <w:r w:rsidR="00A0139F">
              <w:rPr>
                <w:noProof/>
                <w:webHidden/>
              </w:rPr>
              <w:t>49</w:t>
            </w:r>
            <w:r w:rsidR="00A0139F">
              <w:rPr>
                <w:noProof/>
                <w:webHidden/>
              </w:rPr>
              <w:fldChar w:fldCharType="end"/>
            </w:r>
          </w:hyperlink>
        </w:p>
        <w:p w:rsidR="00A0139F" w:rsidRDefault="009A205A">
          <w:pPr>
            <w:pStyle w:val="TOC4"/>
            <w:tabs>
              <w:tab w:val="right" w:leader="dot" w:pos="8990"/>
            </w:tabs>
            <w:rPr>
              <w:rFonts w:asciiTheme="minorHAnsi" w:eastAsiaTheme="minorEastAsia" w:hAnsiTheme="minorHAnsi" w:cstheme="minorBidi"/>
              <w:noProof/>
              <w:lang w:val="vi-VN" w:eastAsia="vi-VN"/>
            </w:rPr>
          </w:pPr>
          <w:hyperlink w:anchor="_Toc100502387" w:history="1">
            <w:r w:rsidR="00A0139F" w:rsidRPr="00C04B2C">
              <w:rPr>
                <w:rStyle w:val="Hyperlink"/>
                <w:rFonts w:ascii="Times New Roman" w:hAnsi="Times New Roman" w:cs="Times New Roman"/>
                <w:b/>
                <w:bCs/>
                <w:noProof/>
                <w:shd w:val="clear" w:color="auto" w:fill="FFFFFF"/>
                <w:lang w:val="en-US"/>
              </w:rPr>
              <w:t xml:space="preserve">4.6.4. </w:t>
            </w:r>
            <w:r w:rsidR="00A0139F" w:rsidRPr="00C04B2C">
              <w:rPr>
                <w:rStyle w:val="Hyperlink"/>
                <w:rFonts w:ascii="Times New Roman" w:hAnsi="Times New Roman" w:cs="Times New Roman"/>
                <w:b/>
                <w:bCs/>
                <w:noProof/>
                <w:shd w:val="clear" w:color="auto" w:fill="FFFFFF"/>
              </w:rPr>
              <w:t>Acceptance Testing</w:t>
            </w:r>
            <w:r w:rsidR="00A0139F">
              <w:rPr>
                <w:noProof/>
                <w:webHidden/>
              </w:rPr>
              <w:tab/>
            </w:r>
            <w:r w:rsidR="00A0139F">
              <w:rPr>
                <w:noProof/>
                <w:webHidden/>
              </w:rPr>
              <w:fldChar w:fldCharType="begin"/>
            </w:r>
            <w:r w:rsidR="00A0139F">
              <w:rPr>
                <w:noProof/>
                <w:webHidden/>
              </w:rPr>
              <w:instrText xml:space="preserve"> PAGEREF _Toc100502387 \h </w:instrText>
            </w:r>
            <w:r w:rsidR="00A0139F">
              <w:rPr>
                <w:noProof/>
                <w:webHidden/>
              </w:rPr>
            </w:r>
            <w:r w:rsidR="00A0139F">
              <w:rPr>
                <w:noProof/>
                <w:webHidden/>
              </w:rPr>
              <w:fldChar w:fldCharType="separate"/>
            </w:r>
            <w:r w:rsidR="00A0139F">
              <w:rPr>
                <w:noProof/>
                <w:webHidden/>
              </w:rPr>
              <w:t>49</w:t>
            </w:r>
            <w:r w:rsidR="00A0139F">
              <w:rPr>
                <w:noProof/>
                <w:webHidden/>
              </w:rPr>
              <w:fldChar w:fldCharType="end"/>
            </w:r>
          </w:hyperlink>
        </w:p>
        <w:p w:rsidR="00A0139F" w:rsidRDefault="009A205A">
          <w:pPr>
            <w:pStyle w:val="TOC3"/>
            <w:tabs>
              <w:tab w:val="left" w:pos="1100"/>
              <w:tab w:val="right" w:leader="dot" w:pos="8990"/>
            </w:tabs>
            <w:rPr>
              <w:rFonts w:asciiTheme="minorHAnsi" w:eastAsiaTheme="minorEastAsia" w:hAnsiTheme="minorHAnsi" w:cstheme="minorBidi"/>
              <w:noProof/>
              <w:lang w:val="vi-VN" w:eastAsia="vi-VN"/>
            </w:rPr>
          </w:pPr>
          <w:hyperlink w:anchor="_Toc100502388" w:history="1">
            <w:r w:rsidR="00A0139F" w:rsidRPr="00C04B2C">
              <w:rPr>
                <w:rStyle w:val="Hyperlink"/>
                <w:rFonts w:ascii="Times New Roman" w:hAnsi="Times New Roman" w:cs="Times New Roman"/>
                <w:b/>
                <w:noProof/>
                <w:lang w:val="en-US"/>
              </w:rPr>
              <w:t xml:space="preserve">4.7. </w:t>
            </w:r>
            <w:r w:rsidR="00A0139F">
              <w:rPr>
                <w:rFonts w:asciiTheme="minorHAnsi" w:eastAsiaTheme="minorEastAsia" w:hAnsiTheme="minorHAnsi" w:cstheme="minorBidi"/>
                <w:noProof/>
                <w:lang w:val="vi-VN" w:eastAsia="vi-VN"/>
              </w:rPr>
              <w:tab/>
            </w:r>
            <w:r w:rsidR="00A0139F" w:rsidRPr="00C04B2C">
              <w:rPr>
                <w:rStyle w:val="Hyperlink"/>
                <w:rFonts w:ascii="Times New Roman" w:hAnsi="Times New Roman" w:cs="Times New Roman"/>
                <w:b/>
                <w:noProof/>
                <w:lang w:val="en-US"/>
              </w:rPr>
              <w:t>Đóng chu trình kiểm thử</w:t>
            </w:r>
            <w:r w:rsidR="00A0139F">
              <w:rPr>
                <w:noProof/>
                <w:webHidden/>
              </w:rPr>
              <w:tab/>
            </w:r>
            <w:r w:rsidR="00A0139F">
              <w:rPr>
                <w:noProof/>
                <w:webHidden/>
              </w:rPr>
              <w:fldChar w:fldCharType="begin"/>
            </w:r>
            <w:r w:rsidR="00A0139F">
              <w:rPr>
                <w:noProof/>
                <w:webHidden/>
              </w:rPr>
              <w:instrText xml:space="preserve"> PAGEREF _Toc100502388 \h </w:instrText>
            </w:r>
            <w:r w:rsidR="00A0139F">
              <w:rPr>
                <w:noProof/>
                <w:webHidden/>
              </w:rPr>
            </w:r>
            <w:r w:rsidR="00A0139F">
              <w:rPr>
                <w:noProof/>
                <w:webHidden/>
              </w:rPr>
              <w:fldChar w:fldCharType="separate"/>
            </w:r>
            <w:r w:rsidR="00A0139F">
              <w:rPr>
                <w:noProof/>
                <w:webHidden/>
              </w:rPr>
              <w:t>49</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89" w:history="1">
            <w:r w:rsidR="00A0139F" w:rsidRPr="00C04B2C">
              <w:rPr>
                <w:rStyle w:val="Hyperlink"/>
                <w:rFonts w:ascii="Times New Roman" w:eastAsia="Times New Roman" w:hAnsi="Times New Roman" w:cs="Times New Roman"/>
                <w:b/>
                <w:noProof/>
                <w:lang w:val="en-US"/>
              </w:rPr>
              <w:t>CHƯƠNG 5. KẾT QUẢ ĐẠT ĐƯỢC</w:t>
            </w:r>
            <w:r w:rsidR="00A0139F">
              <w:rPr>
                <w:noProof/>
                <w:webHidden/>
              </w:rPr>
              <w:tab/>
            </w:r>
            <w:r w:rsidR="00A0139F">
              <w:rPr>
                <w:noProof/>
                <w:webHidden/>
              </w:rPr>
              <w:fldChar w:fldCharType="begin"/>
            </w:r>
            <w:r w:rsidR="00A0139F">
              <w:rPr>
                <w:noProof/>
                <w:webHidden/>
              </w:rPr>
              <w:instrText xml:space="preserve"> PAGEREF _Toc100502389 \h </w:instrText>
            </w:r>
            <w:r w:rsidR="00A0139F">
              <w:rPr>
                <w:noProof/>
                <w:webHidden/>
              </w:rPr>
            </w:r>
            <w:r w:rsidR="00A0139F">
              <w:rPr>
                <w:noProof/>
                <w:webHidden/>
              </w:rPr>
              <w:fldChar w:fldCharType="separate"/>
            </w:r>
            <w:r w:rsidR="00A0139F">
              <w:rPr>
                <w:noProof/>
                <w:webHidden/>
              </w:rPr>
              <w:t>50</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90" w:history="1">
            <w:r w:rsidR="00A0139F" w:rsidRPr="00C04B2C">
              <w:rPr>
                <w:rStyle w:val="Hyperlink"/>
                <w:rFonts w:ascii="Times New Roman" w:eastAsia="Times New Roman" w:hAnsi="Times New Roman" w:cs="Times New Roman"/>
                <w:b/>
                <w:noProof/>
                <w:lang w:val="en-US"/>
              </w:rPr>
              <w:t>5.1. Test Report</w:t>
            </w:r>
            <w:r w:rsidR="00A0139F">
              <w:rPr>
                <w:noProof/>
                <w:webHidden/>
              </w:rPr>
              <w:tab/>
            </w:r>
            <w:r w:rsidR="00A0139F">
              <w:rPr>
                <w:noProof/>
                <w:webHidden/>
              </w:rPr>
              <w:fldChar w:fldCharType="begin"/>
            </w:r>
            <w:r w:rsidR="00A0139F">
              <w:rPr>
                <w:noProof/>
                <w:webHidden/>
              </w:rPr>
              <w:instrText xml:space="preserve"> PAGEREF _Toc100502390 \h </w:instrText>
            </w:r>
            <w:r w:rsidR="00A0139F">
              <w:rPr>
                <w:noProof/>
                <w:webHidden/>
              </w:rPr>
            </w:r>
            <w:r w:rsidR="00A0139F">
              <w:rPr>
                <w:noProof/>
                <w:webHidden/>
              </w:rPr>
              <w:fldChar w:fldCharType="separate"/>
            </w:r>
            <w:r w:rsidR="00A0139F">
              <w:rPr>
                <w:noProof/>
                <w:webHidden/>
              </w:rPr>
              <w:t>50</w:t>
            </w:r>
            <w:r w:rsidR="00A0139F">
              <w:rPr>
                <w:noProof/>
                <w:webHidden/>
              </w:rPr>
              <w:fldChar w:fldCharType="end"/>
            </w:r>
          </w:hyperlink>
        </w:p>
        <w:p w:rsidR="00A0139F" w:rsidRDefault="009A205A">
          <w:pPr>
            <w:pStyle w:val="TOC3"/>
            <w:tabs>
              <w:tab w:val="right" w:leader="dot" w:pos="8990"/>
            </w:tabs>
            <w:rPr>
              <w:rFonts w:asciiTheme="minorHAnsi" w:eastAsiaTheme="minorEastAsia" w:hAnsiTheme="minorHAnsi" w:cstheme="minorBidi"/>
              <w:noProof/>
              <w:lang w:val="vi-VN" w:eastAsia="vi-VN"/>
            </w:rPr>
          </w:pPr>
          <w:hyperlink w:anchor="_Toc100502391" w:history="1">
            <w:r w:rsidR="00A0139F" w:rsidRPr="00C04B2C">
              <w:rPr>
                <w:rStyle w:val="Hyperlink"/>
                <w:rFonts w:ascii="Times New Roman" w:hAnsi="Times New Roman" w:cs="Times New Roman"/>
                <w:b/>
                <w:noProof/>
                <w:lang w:val="en-US"/>
              </w:rPr>
              <w:t>5.2. Test Results</w:t>
            </w:r>
            <w:r w:rsidR="00A0139F">
              <w:rPr>
                <w:noProof/>
                <w:webHidden/>
              </w:rPr>
              <w:tab/>
            </w:r>
            <w:r w:rsidR="00A0139F">
              <w:rPr>
                <w:noProof/>
                <w:webHidden/>
              </w:rPr>
              <w:fldChar w:fldCharType="begin"/>
            </w:r>
            <w:r w:rsidR="00A0139F">
              <w:rPr>
                <w:noProof/>
                <w:webHidden/>
              </w:rPr>
              <w:instrText xml:space="preserve"> PAGEREF _Toc100502391 \h </w:instrText>
            </w:r>
            <w:r w:rsidR="00A0139F">
              <w:rPr>
                <w:noProof/>
                <w:webHidden/>
              </w:rPr>
            </w:r>
            <w:r w:rsidR="00A0139F">
              <w:rPr>
                <w:noProof/>
                <w:webHidden/>
              </w:rPr>
              <w:fldChar w:fldCharType="separate"/>
            </w:r>
            <w:r w:rsidR="00A0139F">
              <w:rPr>
                <w:noProof/>
                <w:webHidden/>
              </w:rPr>
              <w:t>50</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92" w:history="1">
            <w:r w:rsidR="00A0139F" w:rsidRPr="00C04B2C">
              <w:rPr>
                <w:rStyle w:val="Hyperlink"/>
                <w:rFonts w:ascii="Times New Roman" w:eastAsia="Times New Roman" w:hAnsi="Times New Roman" w:cs="Times New Roman"/>
                <w:b/>
                <w:noProof/>
                <w:lang w:val="en-US"/>
              </w:rPr>
              <w:t>KẾT LUẬN VÀ HƯỚNG PHÁT TRIỂN</w:t>
            </w:r>
            <w:r w:rsidR="00A0139F">
              <w:rPr>
                <w:noProof/>
                <w:webHidden/>
              </w:rPr>
              <w:tab/>
            </w:r>
            <w:r w:rsidR="00A0139F">
              <w:rPr>
                <w:noProof/>
                <w:webHidden/>
              </w:rPr>
              <w:fldChar w:fldCharType="begin"/>
            </w:r>
            <w:r w:rsidR="00A0139F">
              <w:rPr>
                <w:noProof/>
                <w:webHidden/>
              </w:rPr>
              <w:instrText xml:space="preserve"> PAGEREF _Toc100502392 \h </w:instrText>
            </w:r>
            <w:r w:rsidR="00A0139F">
              <w:rPr>
                <w:noProof/>
                <w:webHidden/>
              </w:rPr>
            </w:r>
            <w:r w:rsidR="00A0139F">
              <w:rPr>
                <w:noProof/>
                <w:webHidden/>
              </w:rPr>
              <w:fldChar w:fldCharType="separate"/>
            </w:r>
            <w:r w:rsidR="00A0139F">
              <w:rPr>
                <w:noProof/>
                <w:webHidden/>
              </w:rPr>
              <w:t>51</w:t>
            </w:r>
            <w:r w:rsidR="00A0139F">
              <w:rPr>
                <w:noProof/>
                <w:webHidden/>
              </w:rPr>
              <w:fldChar w:fldCharType="end"/>
            </w:r>
          </w:hyperlink>
        </w:p>
        <w:p w:rsidR="00A0139F" w:rsidRDefault="009A205A">
          <w:pPr>
            <w:pStyle w:val="TOC2"/>
            <w:tabs>
              <w:tab w:val="right" w:leader="dot" w:pos="8990"/>
            </w:tabs>
            <w:rPr>
              <w:rFonts w:asciiTheme="minorHAnsi" w:eastAsiaTheme="minorEastAsia" w:hAnsiTheme="minorHAnsi" w:cstheme="minorBidi"/>
              <w:noProof/>
              <w:lang w:val="vi-VN" w:eastAsia="vi-VN"/>
            </w:rPr>
          </w:pPr>
          <w:hyperlink w:anchor="_Toc100502393" w:history="1">
            <w:r w:rsidR="00A0139F" w:rsidRPr="00C04B2C">
              <w:rPr>
                <w:rStyle w:val="Hyperlink"/>
                <w:rFonts w:ascii="Times New Roman" w:hAnsi="Times New Roman" w:cs="Times New Roman"/>
                <w:b/>
                <w:noProof/>
                <w:lang w:val="en-US"/>
              </w:rPr>
              <w:t>TÀI LIỆU THAM KHẢO</w:t>
            </w:r>
            <w:r w:rsidR="00A0139F">
              <w:rPr>
                <w:noProof/>
                <w:webHidden/>
              </w:rPr>
              <w:tab/>
            </w:r>
            <w:r w:rsidR="00A0139F">
              <w:rPr>
                <w:noProof/>
                <w:webHidden/>
              </w:rPr>
              <w:fldChar w:fldCharType="begin"/>
            </w:r>
            <w:r w:rsidR="00A0139F">
              <w:rPr>
                <w:noProof/>
                <w:webHidden/>
              </w:rPr>
              <w:instrText xml:space="preserve"> PAGEREF _Toc100502393 \h </w:instrText>
            </w:r>
            <w:r w:rsidR="00A0139F">
              <w:rPr>
                <w:noProof/>
                <w:webHidden/>
              </w:rPr>
            </w:r>
            <w:r w:rsidR="00A0139F">
              <w:rPr>
                <w:noProof/>
                <w:webHidden/>
              </w:rPr>
              <w:fldChar w:fldCharType="separate"/>
            </w:r>
            <w:r w:rsidR="00A0139F">
              <w:rPr>
                <w:noProof/>
                <w:webHidden/>
              </w:rPr>
              <w:t>52</w:t>
            </w:r>
            <w:r w:rsidR="00A0139F">
              <w:rPr>
                <w:noProof/>
                <w:webHidden/>
              </w:rPr>
              <w:fldChar w:fldCharType="end"/>
            </w:r>
          </w:hyperlink>
        </w:p>
        <w:p w:rsidR="003C441C" w:rsidRPr="003C441C" w:rsidRDefault="003F0839" w:rsidP="003C441C">
          <w:pPr>
            <w:pStyle w:val="TOC3"/>
            <w:tabs>
              <w:tab w:val="right" w:leader="dot" w:pos="9350"/>
            </w:tabs>
            <w:spacing w:before="120" w:after="60" w:line="240" w:lineRule="auto"/>
            <w:ind w:left="0" w:right="-90"/>
            <w:rPr>
              <w:rFonts w:ascii="Times New Roman" w:hAnsi="Times New Roman" w:cs="Times New Roman"/>
              <w:sz w:val="26"/>
              <w:szCs w:val="26"/>
            </w:rPr>
          </w:pPr>
          <w:r w:rsidRPr="00D77877">
            <w:rPr>
              <w:rFonts w:ascii="Times New Roman" w:hAnsi="Times New Roman" w:cs="Times New Roman"/>
              <w:sz w:val="26"/>
              <w:szCs w:val="26"/>
            </w:rPr>
            <w:fldChar w:fldCharType="end"/>
          </w:r>
        </w:p>
        <w:p w:rsidR="003C441C" w:rsidRPr="003C441C" w:rsidRDefault="003C441C" w:rsidP="003C441C">
          <w:pPr>
            <w:pStyle w:val="TOC3"/>
            <w:tabs>
              <w:tab w:val="right" w:leader="dot" w:pos="9350"/>
            </w:tabs>
            <w:spacing w:before="120" w:after="60" w:line="240" w:lineRule="auto"/>
            <w:ind w:left="0"/>
            <w:rPr>
              <w:rFonts w:ascii="Times New Roman" w:hAnsi="Times New Roman" w:cs="Times New Roman"/>
              <w:sz w:val="26"/>
              <w:szCs w:val="26"/>
            </w:rPr>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1D2906" w:rsidRPr="00BE7B40" w:rsidRDefault="009A205A" w:rsidP="003C441C">
          <w:pPr>
            <w:spacing w:line="240" w:lineRule="auto"/>
          </w:pPr>
        </w:p>
      </w:sdtContent>
    </w:sdt>
    <w:p w:rsidR="001D2906" w:rsidRPr="00A331FA" w:rsidRDefault="00A331FA" w:rsidP="003C441C">
      <w:pPr>
        <w:pStyle w:val="Heading2"/>
        <w:spacing w:line="240" w:lineRule="auto"/>
        <w:jc w:val="center"/>
        <w:rPr>
          <w:rFonts w:ascii="Times New Roman" w:eastAsia="Times New Roman" w:hAnsi="Times New Roman" w:cs="Times New Roman"/>
          <w:b/>
          <w:color w:val="000000" w:themeColor="text1"/>
          <w:highlight w:val="white"/>
          <w:lang w:val="en-US"/>
        </w:rPr>
      </w:pPr>
      <w:bookmarkStart w:id="2" w:name="_Toc100502325"/>
      <w:r w:rsidRPr="00A331FA">
        <w:rPr>
          <w:rFonts w:ascii="Times New Roman" w:eastAsia="Times New Roman" w:hAnsi="Times New Roman" w:cs="Times New Roman"/>
          <w:b/>
          <w:color w:val="000000" w:themeColor="text1"/>
          <w:highlight w:val="white"/>
          <w:lang w:val="en-US"/>
        </w:rPr>
        <w:lastRenderedPageBreak/>
        <w:t>DANH MỤC TỪ VIẾT TẮT</w:t>
      </w:r>
      <w:bookmarkEnd w:id="2"/>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000000" w:themeColor="text1"/>
        </w:rPr>
      </w:pPr>
      <w:bookmarkStart w:id="3" w:name="_Toc100502326"/>
      <w:r w:rsidRPr="00D77877">
        <w:rPr>
          <w:rFonts w:ascii="Times New Roman" w:eastAsia="Times New Roman" w:hAnsi="Times New Roman" w:cs="Times New Roman"/>
          <w:b/>
          <w:color w:val="000000" w:themeColor="text1"/>
        </w:rPr>
        <w:t>DANH MỤC HÌNH ẢNH</w:t>
      </w:r>
      <w:bookmarkEnd w:id="3"/>
    </w:p>
    <w:p w:rsidR="00ED26D1" w:rsidRPr="00D77877" w:rsidRDefault="00ED26D1" w:rsidP="003C441C">
      <w:pPr>
        <w:spacing w:before="120" w:after="60" w:line="240" w:lineRule="auto"/>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br w:type="page"/>
      </w: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000000" w:themeColor="text1"/>
        </w:rPr>
      </w:pPr>
      <w:bookmarkStart w:id="4" w:name="_Toc100502327"/>
      <w:r w:rsidRPr="00D77877">
        <w:rPr>
          <w:rFonts w:ascii="Times New Roman" w:eastAsia="Times New Roman" w:hAnsi="Times New Roman" w:cs="Times New Roman"/>
          <w:b/>
          <w:color w:val="000000" w:themeColor="text1"/>
        </w:rPr>
        <w:lastRenderedPageBreak/>
        <w:t>DANH MỤC BẢNG BIỂU</w:t>
      </w:r>
      <w:bookmarkEnd w:id="4"/>
    </w:p>
    <w:p w:rsidR="00D77877" w:rsidRPr="00D77877" w:rsidRDefault="00D77877" w:rsidP="003C441C">
      <w:pPr>
        <w:spacing w:before="120" w:after="60" w:line="240" w:lineRule="auto"/>
        <w:rPr>
          <w:rFonts w:ascii="Times New Roman" w:eastAsia="Times New Roman" w:hAnsi="Times New Roman" w:cs="Times New Roman"/>
          <w:b/>
          <w:sz w:val="26"/>
          <w:szCs w:val="26"/>
        </w:rPr>
        <w:sectPr w:rsidR="00D77877" w:rsidRPr="00D77877" w:rsidSect="004B30B5">
          <w:footerReference w:type="default" r:id="rId10"/>
          <w:pgSz w:w="12240" w:h="15840"/>
          <w:pgMar w:top="1418" w:right="1620" w:bottom="1418" w:left="1620" w:header="720" w:footer="720" w:gutter="0"/>
          <w:pgNumType w:fmt="lowerRoman" w:start="1"/>
          <w:cols w:space="720"/>
          <w:titlePg/>
          <w:docGrid w:linePitch="360"/>
        </w:sectPr>
      </w:pP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auto"/>
        </w:rPr>
      </w:pPr>
      <w:bookmarkStart w:id="5" w:name="_Toc80278365"/>
      <w:bookmarkStart w:id="6" w:name="_Toc80286955"/>
      <w:bookmarkStart w:id="7" w:name="_Toc100502328"/>
      <w:r w:rsidRPr="00D77877">
        <w:rPr>
          <w:rFonts w:ascii="Times New Roman" w:eastAsia="Times New Roman" w:hAnsi="Times New Roman" w:cs="Times New Roman"/>
          <w:b/>
          <w:color w:val="auto"/>
        </w:rPr>
        <w:lastRenderedPageBreak/>
        <w:t>LỜI MỞ ĐẦU</w:t>
      </w:r>
      <w:bookmarkEnd w:id="5"/>
      <w:bookmarkEnd w:id="6"/>
      <w:bookmarkEnd w:id="7"/>
    </w:p>
    <w:p w:rsidR="00ED26D1" w:rsidRPr="00D77877" w:rsidRDefault="00A331FA"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Sự cần thiết của đề tài</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Nhiệm vụ của đề tài</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Phương pháp</w:t>
      </w:r>
      <w:r w:rsidR="00A331FA">
        <w:rPr>
          <w:rFonts w:ascii="Times New Roman" w:eastAsia="Times New Roman" w:hAnsi="Times New Roman" w:cs="Times New Roman"/>
          <w:b/>
          <w:sz w:val="26"/>
          <w:szCs w:val="26"/>
        </w:rPr>
        <w:t xml:space="preserve"> thực hiện</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Đối tượng và phạm vi nghiên cứu</w:t>
      </w:r>
    </w:p>
    <w:p w:rsidR="00ED26D1" w:rsidRPr="00D77877" w:rsidRDefault="00A331FA"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Bố cục của báo cáo</w:t>
      </w:r>
    </w:p>
    <w:p w:rsidR="00ED26D1" w:rsidRPr="00D77877" w:rsidRDefault="00ED26D1" w:rsidP="003C441C">
      <w:pPr>
        <w:spacing w:before="120" w:after="60" w:line="240" w:lineRule="auto"/>
        <w:ind w:firstLine="482"/>
        <w:jc w:val="both"/>
        <w:rPr>
          <w:rFonts w:ascii="Times New Roman" w:eastAsia="Times New Roman" w:hAnsi="Times New Roman" w:cs="Times New Roman"/>
          <w:sz w:val="26"/>
          <w:szCs w:val="26"/>
          <w:lang w:val="en-US"/>
        </w:rPr>
      </w:pPr>
      <w:bookmarkStart w:id="8" w:name="_heading=h.3rdcrjn" w:colFirst="0" w:colLast="0"/>
      <w:bookmarkEnd w:id="8"/>
      <w:r w:rsidRPr="00D77877">
        <w:rPr>
          <w:rFonts w:ascii="Times New Roman" w:eastAsia="Times New Roman" w:hAnsi="Times New Roman" w:cs="Times New Roman"/>
          <w:sz w:val="26"/>
          <w:szCs w:val="26"/>
        </w:rPr>
        <w:t>Đề tài được tổ chức gồm phần mở đầu, 4 chư</w:t>
      </w:r>
      <w:r w:rsidR="004C53DB" w:rsidRPr="00D77877">
        <w:rPr>
          <w:rFonts w:ascii="Times New Roman" w:eastAsia="Times New Roman" w:hAnsi="Times New Roman" w:cs="Times New Roman"/>
          <w:sz w:val="26"/>
          <w:szCs w:val="26"/>
        </w:rPr>
        <w:t>ơng nội dung và phần kết luận</w:t>
      </w:r>
      <w:r w:rsidR="00A331FA">
        <w:rPr>
          <w:rFonts w:ascii="Times New Roman" w:eastAsia="Times New Roman" w:hAnsi="Times New Roman" w:cs="Times New Roman"/>
          <w:sz w:val="26"/>
          <w:szCs w:val="26"/>
          <w:lang w:val="en-US"/>
        </w:rPr>
        <w:t>…</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Mở đầu</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1</w:t>
      </w:r>
      <w:r w:rsidR="00A331FA">
        <w:rPr>
          <w:rFonts w:ascii="Times New Roman" w:eastAsia="Times New Roman" w:hAnsi="Times New Roman" w:cs="Times New Roman"/>
          <w:sz w:val="26"/>
          <w:szCs w:val="26"/>
        </w:rPr>
        <w:t xml:space="preserve">: Giới thiệu tổng quan </w:t>
      </w:r>
      <w:r w:rsidR="00A331FA">
        <w:rPr>
          <w:rFonts w:ascii="Times New Roman" w:eastAsia="Times New Roman" w:hAnsi="Times New Roman" w:cs="Times New Roman"/>
          <w:sz w:val="26"/>
          <w:szCs w:val="26"/>
          <w:lang w:val="en-US"/>
        </w:rPr>
        <w:t>về công ty và ngành nghê thực tập</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2</w:t>
      </w:r>
      <w:r w:rsidRPr="00D77877">
        <w:rPr>
          <w:rFonts w:ascii="Times New Roman" w:eastAsia="Times New Roman" w:hAnsi="Times New Roman" w:cs="Times New Roman"/>
          <w:sz w:val="26"/>
          <w:szCs w:val="26"/>
        </w:rPr>
        <w:t xml:space="preserve">: </w:t>
      </w:r>
      <w:r w:rsidR="00A331FA">
        <w:rPr>
          <w:rFonts w:ascii="Times New Roman" w:eastAsia="Times New Roman" w:hAnsi="Times New Roman" w:cs="Times New Roman"/>
          <w:sz w:val="26"/>
          <w:szCs w:val="26"/>
          <w:lang w:val="en-US"/>
        </w:rPr>
        <w:t>Cơ sở l</w:t>
      </w:r>
      <w:r w:rsidRPr="00D77877">
        <w:rPr>
          <w:rFonts w:ascii="Times New Roman" w:eastAsia="Times New Roman" w:hAnsi="Times New Roman" w:cs="Times New Roman"/>
          <w:sz w:val="26"/>
          <w:szCs w:val="26"/>
        </w:rPr>
        <w:t>ý thuyết</w:t>
      </w:r>
    </w:p>
    <w:p w:rsidR="00ED26D1" w:rsidRPr="00D77877" w:rsidRDefault="00ED26D1" w:rsidP="003C441C">
      <w:pPr>
        <w:numPr>
          <w:ilvl w:val="0"/>
          <w:numId w:val="2"/>
        </w:numPr>
        <w:spacing w:before="120" w:after="60" w:line="24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3</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Phân tích hệ thống</w:t>
      </w:r>
    </w:p>
    <w:p w:rsidR="00ED26D1" w:rsidRPr="003643F4" w:rsidRDefault="00ED26D1" w:rsidP="003C441C">
      <w:pPr>
        <w:numPr>
          <w:ilvl w:val="0"/>
          <w:numId w:val="2"/>
        </w:numPr>
        <w:spacing w:before="120" w:after="60" w:line="24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4</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Thực hành kiểm thử hệ thống</w:t>
      </w:r>
    </w:p>
    <w:p w:rsidR="003643F4" w:rsidRPr="00D77877" w:rsidRDefault="003643F4" w:rsidP="003C441C">
      <w:pPr>
        <w:numPr>
          <w:ilvl w:val="0"/>
          <w:numId w:val="2"/>
        </w:numPr>
        <w:spacing w:before="12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Chương 5</w:t>
      </w:r>
      <w:r w:rsidRPr="003643F4">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Kết quả đạt được</w:t>
      </w:r>
    </w:p>
    <w:p w:rsidR="00ED26D1" w:rsidRPr="00D77877" w:rsidRDefault="00ED26D1" w:rsidP="003C441C">
      <w:pPr>
        <w:pStyle w:val="Title"/>
        <w:keepNext w:val="0"/>
        <w:keepLines w:val="0"/>
        <w:numPr>
          <w:ilvl w:val="0"/>
          <w:numId w:val="2"/>
        </w:numPr>
        <w:spacing w:before="120" w:line="24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Kết luận và hướng phát triển</w:t>
      </w:r>
    </w:p>
    <w:p w:rsidR="00ED26D1" w:rsidRPr="00D77877" w:rsidRDefault="00ED26D1" w:rsidP="003C441C">
      <w:pPr>
        <w:spacing w:before="120" w:after="60" w:line="24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br w:type="page"/>
      </w:r>
    </w:p>
    <w:p w:rsidR="001E6195" w:rsidRDefault="001E6195" w:rsidP="003C441C">
      <w:pPr>
        <w:pStyle w:val="Heading2"/>
        <w:spacing w:before="120" w:after="60" w:line="240" w:lineRule="auto"/>
        <w:jc w:val="center"/>
        <w:rPr>
          <w:rFonts w:ascii="Times New Roman" w:eastAsia="Times New Roman" w:hAnsi="Times New Roman" w:cs="Times New Roman"/>
          <w:b/>
          <w:color w:val="auto"/>
          <w:lang w:val="en-US"/>
        </w:rPr>
      </w:pPr>
      <w:bookmarkStart w:id="9" w:name="_Toc100502329"/>
      <w:bookmarkStart w:id="10" w:name="_Toc80286956"/>
      <w:r w:rsidRPr="00D77877">
        <w:rPr>
          <w:rFonts w:ascii="Times New Roman" w:eastAsia="Times New Roman" w:hAnsi="Times New Roman" w:cs="Times New Roman"/>
          <w:b/>
          <w:color w:val="auto"/>
          <w:lang w:val="en-US"/>
        </w:rPr>
        <w:lastRenderedPageBreak/>
        <w:t xml:space="preserve">CHƯƠNG 1. </w:t>
      </w:r>
      <w:r>
        <w:rPr>
          <w:rFonts w:ascii="Times New Roman" w:eastAsia="Times New Roman" w:hAnsi="Times New Roman" w:cs="Times New Roman"/>
          <w:b/>
          <w:color w:val="auto"/>
          <w:lang w:val="en-US"/>
        </w:rPr>
        <w:t xml:space="preserve">GIỚI THIỆU CÔNG TY </w:t>
      </w:r>
      <w:r w:rsidR="00A331FA">
        <w:rPr>
          <w:rFonts w:ascii="Times New Roman" w:eastAsia="Times New Roman" w:hAnsi="Times New Roman" w:cs="Times New Roman"/>
          <w:b/>
          <w:color w:val="auto"/>
          <w:lang w:val="en-US"/>
        </w:rPr>
        <w:t>VÀ NGÀNH NGHỀ THỰC TẬP</w:t>
      </w:r>
      <w:bookmarkEnd w:id="9"/>
    </w:p>
    <w:p w:rsidR="00BE7B40" w:rsidRDefault="00BE7B40" w:rsidP="003C441C">
      <w:pPr>
        <w:pStyle w:val="Heading3"/>
        <w:numPr>
          <w:ilvl w:val="1"/>
          <w:numId w:val="3"/>
        </w:numPr>
        <w:spacing w:line="240" w:lineRule="auto"/>
        <w:rPr>
          <w:rFonts w:ascii="Times New Roman" w:hAnsi="Times New Roman" w:cs="Times New Roman"/>
          <w:b/>
          <w:color w:val="000000" w:themeColor="text1"/>
          <w:sz w:val="26"/>
          <w:szCs w:val="26"/>
          <w:lang w:val="en-US"/>
        </w:rPr>
      </w:pPr>
      <w:bookmarkStart w:id="11" w:name="_Toc100502330"/>
      <w:r w:rsidRPr="00BE7B40">
        <w:rPr>
          <w:rFonts w:ascii="Times New Roman" w:hAnsi="Times New Roman" w:cs="Times New Roman"/>
          <w:b/>
          <w:color w:val="000000" w:themeColor="text1"/>
          <w:sz w:val="26"/>
          <w:szCs w:val="26"/>
          <w:lang w:val="en-US"/>
        </w:rPr>
        <w:t>Tìm hiểu chung về công ty GMO Z.com Runsystem</w:t>
      </w:r>
      <w:bookmarkEnd w:id="11"/>
      <w:r w:rsidRPr="00BE7B40">
        <w:rPr>
          <w:rFonts w:ascii="Times New Roman" w:hAnsi="Times New Roman" w:cs="Times New Roman"/>
          <w:b/>
          <w:color w:val="000000" w:themeColor="text1"/>
          <w:sz w:val="26"/>
          <w:szCs w:val="26"/>
          <w:lang w:val="en-US"/>
        </w:rPr>
        <w:t xml:space="preserve"> </w:t>
      </w:r>
    </w:p>
    <w:p w:rsidR="00BE7B40" w:rsidRPr="00BE7B40" w:rsidRDefault="00BE7B40" w:rsidP="003C441C">
      <w:pPr>
        <w:spacing w:line="240" w:lineRule="auto"/>
        <w:rPr>
          <w:lang w:val="en-US"/>
        </w:rPr>
      </w:pPr>
    </w:p>
    <w:p w:rsidR="000D6DCE" w:rsidRDefault="00BE7B40" w:rsidP="003C441C">
      <w:pPr>
        <w:pStyle w:val="Heading4"/>
        <w:numPr>
          <w:ilvl w:val="2"/>
          <w:numId w:val="3"/>
        </w:numPr>
        <w:spacing w:line="240" w:lineRule="auto"/>
        <w:rPr>
          <w:rFonts w:ascii="Times New Roman" w:hAnsi="Times New Roman" w:cs="Times New Roman"/>
          <w:b/>
          <w:color w:val="000000" w:themeColor="text1"/>
          <w:sz w:val="26"/>
          <w:szCs w:val="26"/>
          <w:lang w:val="en-US"/>
        </w:rPr>
      </w:pPr>
      <w:bookmarkStart w:id="12" w:name="_Toc100502331"/>
      <w:r w:rsidRPr="00BE7B40">
        <w:rPr>
          <w:rFonts w:ascii="Times New Roman" w:hAnsi="Times New Roman" w:cs="Times New Roman"/>
          <w:b/>
          <w:color w:val="000000" w:themeColor="text1"/>
          <w:sz w:val="26"/>
          <w:szCs w:val="26"/>
          <w:lang w:val="en-US"/>
        </w:rPr>
        <w:t>Tìm hiểu chung</w:t>
      </w:r>
      <w:bookmarkEnd w:id="12"/>
    </w:p>
    <w:p w:rsidR="008A23BB" w:rsidRPr="00393463" w:rsidRDefault="008A23BB" w:rsidP="003C441C">
      <w:pPr>
        <w:spacing w:line="240" w:lineRule="auto"/>
        <w:jc w:val="both"/>
        <w:rPr>
          <w:rFonts w:ascii="Times New Roman" w:hAnsi="Times New Roman" w:cs="Times New Roman"/>
          <w:sz w:val="24"/>
          <w:szCs w:val="24"/>
          <w:lang w:val="en-US"/>
        </w:rPr>
      </w:pPr>
    </w:p>
    <w:p w:rsidR="004B53BF" w:rsidRPr="003C441C" w:rsidRDefault="009023C4" w:rsidP="003C441C">
      <w:pPr>
        <w:spacing w:line="240" w:lineRule="auto"/>
        <w:ind w:firstLine="720"/>
        <w:jc w:val="both"/>
        <w:rPr>
          <w:rFonts w:ascii="Times New Roman" w:hAnsi="Times New Roman" w:cs="Times New Roman"/>
          <w:sz w:val="26"/>
          <w:szCs w:val="26"/>
          <w:lang w:val="en-US"/>
        </w:rPr>
      </w:pPr>
      <w:r w:rsidRPr="003C441C">
        <w:rPr>
          <w:rFonts w:ascii="Times New Roman" w:hAnsi="Times New Roman" w:cs="Times New Roman"/>
          <w:sz w:val="26"/>
          <w:szCs w:val="26"/>
          <w:lang w:val="en-US"/>
        </w:rPr>
        <w:t>Công ty GMO-Z.com RUNSYSTEM trực thuộc Tập đoàn Internet GMO – Tập đoàn Internet số 1 tại Nhật Bản. Tập đoàn gồm 130 công ty thành viên và có cổ phiếu niêm yết tại thị trường chứng khoán Tokyo.</w:t>
      </w:r>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GMO-Z.com RUNSYSTEM tiền thân là Công ty RUNSYSTEM hoạt động trong các lĩnh vực sản xuất phần mềm, cung cấp các giải pháp và dịch vụ CNTT tại thị trường Việt Nam và Nhật Bản.</w:t>
      </w:r>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 Z.com RUNSYSTEM có bề dày kinh nghiệm hơn 16 năm trong lĩnh vực lập trình, gia công phần mềm cho các khách hàng chính là Doanh nghiệp Nhật, châu Âu và cả thị trường trong nước…</w:t>
      </w:r>
    </w:p>
    <w:p w:rsidR="00BE7B40" w:rsidRPr="003C441C" w:rsidRDefault="004B53BF"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GMO-Z.com RUNSYSTEM tiền thân là Công ty RUNSYSTEM hoạt động trong các lĩnh vực sản xuất phần mềm, cung cấp các giải pháp và dịch vụ CNTT tại thị trường Việt Nam và Nhật Bản. Với phương châm làm việc “We work for your smile”,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3" w:name="_Toc100502332"/>
      <w:r w:rsidRPr="003C441C">
        <w:rPr>
          <w:rFonts w:ascii="Times New Roman" w:hAnsi="Times New Roman" w:cs="Times New Roman"/>
          <w:b/>
          <w:color w:val="000000" w:themeColor="text1"/>
          <w:sz w:val="26"/>
          <w:szCs w:val="26"/>
          <w:lang w:val="en-US"/>
        </w:rPr>
        <w:t>Lịch sử hình thành và phát triển</w:t>
      </w:r>
      <w:bookmarkEnd w:id="13"/>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2005</w:t>
      </w:r>
      <w:r w:rsidRPr="003C441C">
        <w:rPr>
          <w:rFonts w:ascii="Times New Roman" w:hAnsi="Times New Roman" w:cs="Times New Roman"/>
          <w:color w:val="000000" w:themeColor="text1"/>
          <w:sz w:val="26"/>
          <w:szCs w:val="26"/>
          <w:lang w:val="en-US"/>
        </w:rPr>
        <w:tab/>
        <w:t>Bắt đầu thành lập Công ty RUNSYSTEM hoạt động tại Hà Nội</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2007</w:t>
      </w:r>
      <w:r w:rsidRPr="003C441C">
        <w:rPr>
          <w:rFonts w:ascii="Times New Roman" w:hAnsi="Times New Roman" w:cs="Times New Roman"/>
          <w:color w:val="000000" w:themeColor="text1"/>
          <w:sz w:val="26"/>
          <w:szCs w:val="26"/>
          <w:lang w:val="en-US"/>
        </w:rPr>
        <w:tab/>
        <w:t>Thành lập Chi nhánh Tokyo</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2008</w:t>
      </w:r>
      <w:r w:rsidRPr="003C441C">
        <w:rPr>
          <w:rFonts w:ascii="Times New Roman" w:hAnsi="Times New Roman" w:cs="Times New Roman"/>
          <w:color w:val="000000" w:themeColor="text1"/>
          <w:sz w:val="26"/>
          <w:szCs w:val="26"/>
          <w:lang w:val="en-US"/>
        </w:rPr>
        <w:tab/>
        <w:t>Thành lập Chi nhánh Hồ Chí Minh</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2011</w:t>
      </w:r>
      <w:r w:rsidRPr="003C441C">
        <w:rPr>
          <w:rFonts w:ascii="Times New Roman" w:hAnsi="Times New Roman" w:cs="Times New Roman"/>
          <w:color w:val="000000" w:themeColor="text1"/>
          <w:sz w:val="26"/>
          <w:szCs w:val="26"/>
          <w:lang w:val="en-US"/>
        </w:rPr>
        <w:tab/>
        <w:t>Chính thức gia nhập Tập đoàn GMO Internet – Tập đoàn Internet số 1 Nhật Bản và đổi tên thành GMO RUNSYSTEM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2012</w:t>
      </w:r>
      <w:r w:rsidRPr="003C441C">
        <w:rPr>
          <w:rFonts w:ascii="Times New Roman" w:hAnsi="Times New Roman" w:cs="Times New Roman"/>
          <w:color w:val="000000" w:themeColor="text1"/>
          <w:sz w:val="26"/>
          <w:szCs w:val="26"/>
          <w:lang w:val="en-US"/>
        </w:rPr>
        <w:tab/>
        <w:t>Thành lập Chi nhánh Đà Nẵng &amp; nhận chứng chỉ ISO 9001:2008 và CMMI 3</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2014</w:t>
      </w:r>
      <w:r w:rsidRPr="003C441C">
        <w:rPr>
          <w:rFonts w:ascii="Times New Roman" w:hAnsi="Times New Roman" w:cs="Times New Roman"/>
          <w:color w:val="000000" w:themeColor="text1"/>
          <w:sz w:val="26"/>
          <w:szCs w:val="26"/>
          <w:lang w:val="en-US"/>
        </w:rPr>
        <w:tab/>
        <w:t>Nhận chứng chỉ ISO 270001:2005</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2016</w:t>
      </w:r>
      <w:r w:rsidRPr="003C441C">
        <w:rPr>
          <w:rFonts w:ascii="Times New Roman" w:hAnsi="Times New Roman" w:cs="Times New Roman"/>
          <w:color w:val="000000" w:themeColor="text1"/>
          <w:sz w:val="26"/>
          <w:szCs w:val="26"/>
          <w:lang w:val="en-US"/>
        </w:rPr>
        <w:tab/>
        <w:t>Đổi tên thành Công ty GMO-Z.com RUNSYSTEM, nhận chứng chỉ ISO 270001:2013. và lần đầu vào Top 50 Doanh nghiệp CNTT hàng đầu Việt Nam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2017 – 2018 – 2019</w:t>
      </w:r>
      <w:r w:rsidRPr="003C441C">
        <w:rPr>
          <w:rFonts w:ascii="Times New Roman" w:hAnsi="Times New Roman" w:cs="Times New Roman"/>
          <w:color w:val="000000" w:themeColor="text1"/>
          <w:sz w:val="26"/>
          <w:szCs w:val="26"/>
          <w:lang w:val="en-US"/>
        </w:rPr>
        <w:tab/>
        <w:t>Liên tiếp gặt hái được chuỗi các Giải thưởng ấn tượng về lĩnh vực CNTT trong các năm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2020</w:t>
      </w:r>
      <w:r w:rsidRPr="003C441C">
        <w:rPr>
          <w:rFonts w:ascii="Times New Roman" w:hAnsi="Times New Roman" w:cs="Times New Roman"/>
          <w:color w:val="000000" w:themeColor="text1"/>
          <w:sz w:val="26"/>
          <w:szCs w:val="26"/>
          <w:lang w:val="en-US"/>
        </w:rPr>
        <w:tab/>
        <w:t>Vinh dự đón nhận 3 danh hiệu Sao Khuê 2020 do Hiệp hội Phần mềm và Dịch vụ CNTT Việt Nam (Vinasa) trao tặng</w:t>
      </w: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4" w:name="_Toc100502333"/>
      <w:r w:rsidRPr="003C441C">
        <w:rPr>
          <w:rFonts w:ascii="Times New Roman" w:hAnsi="Times New Roman" w:cs="Times New Roman"/>
          <w:b/>
          <w:color w:val="000000" w:themeColor="text1"/>
          <w:sz w:val="26"/>
          <w:szCs w:val="26"/>
          <w:lang w:val="en-US"/>
        </w:rPr>
        <w:t>Sứ mệnh</w:t>
      </w:r>
      <w:bookmarkEnd w:id="14"/>
    </w:p>
    <w:p w:rsidR="00BE7B40" w:rsidRPr="003C441C" w:rsidRDefault="004B53BF"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Thông qua công việc về IT mang lại nụ cười và hạnh phúc cho toàn bộ nhân viên công ty để tạo ra sự cảm kích cho khách hàng và cống hiến cho xã hội.</w:t>
      </w:r>
    </w:p>
    <w:p w:rsidR="008A23BB" w:rsidRPr="003C441C" w:rsidRDefault="008A23BB"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5" w:name="_Toc100502334"/>
      <w:r w:rsidRPr="003C441C">
        <w:rPr>
          <w:rFonts w:ascii="Times New Roman" w:hAnsi="Times New Roman" w:cs="Times New Roman"/>
          <w:b/>
          <w:color w:val="000000" w:themeColor="text1"/>
          <w:sz w:val="26"/>
          <w:szCs w:val="26"/>
          <w:lang w:val="en-US"/>
        </w:rPr>
        <w:t>Tầm nhìn</w:t>
      </w:r>
      <w:bookmarkEnd w:id="15"/>
    </w:p>
    <w:p w:rsidR="008A23BB" w:rsidRPr="003C441C" w:rsidRDefault="008A23BB" w:rsidP="003C441C">
      <w:pPr>
        <w:spacing w:line="240" w:lineRule="auto"/>
        <w:ind w:left="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w:t>
      </w:r>
      <w:r w:rsidRPr="003C441C">
        <w:rPr>
          <w:rFonts w:ascii="Times New Roman" w:hAnsi="Times New Roman" w:cs="Times New Roman"/>
          <w:color w:val="000000" w:themeColor="text1"/>
          <w:sz w:val="26"/>
          <w:szCs w:val="26"/>
        </w:rPr>
        <w:t>Trở thành No.1, đem lại nụ cười và sự cảm kích của khách hàng</w:t>
      </w:r>
      <w:r w:rsidRPr="003C441C">
        <w:rPr>
          <w:rFonts w:ascii="Times New Roman" w:hAnsi="Times New Roman" w:cs="Times New Roman"/>
          <w:color w:val="000000" w:themeColor="text1"/>
          <w:sz w:val="26"/>
          <w:szCs w:val="26"/>
          <w:lang w:val="en-US"/>
        </w:rPr>
        <w:t>”</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6" w:name="_Toc100502335"/>
      <w:r w:rsidRPr="003C441C">
        <w:rPr>
          <w:rFonts w:ascii="Times New Roman" w:hAnsi="Times New Roman" w:cs="Times New Roman"/>
          <w:b/>
          <w:color w:val="000000" w:themeColor="text1"/>
          <w:sz w:val="26"/>
          <w:szCs w:val="26"/>
          <w:lang w:val="en-US"/>
        </w:rPr>
        <w:lastRenderedPageBreak/>
        <w:t>Slogan</w:t>
      </w:r>
      <w:bookmarkEnd w:id="16"/>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Với phương châm làm việc “</w:t>
      </w:r>
      <w:r w:rsidRPr="003C441C">
        <w:rPr>
          <w:rFonts w:ascii="Times New Roman" w:hAnsi="Times New Roman" w:cs="Times New Roman"/>
          <w:i/>
          <w:color w:val="000000" w:themeColor="text1"/>
          <w:sz w:val="26"/>
          <w:szCs w:val="26"/>
          <w:lang w:val="en-US"/>
        </w:rPr>
        <w:t>We work for your smile</w:t>
      </w:r>
      <w:r w:rsidRPr="003C441C">
        <w:rPr>
          <w:rFonts w:ascii="Times New Roman" w:hAnsi="Times New Roman" w:cs="Times New Roman"/>
          <w:color w:val="000000" w:themeColor="text1"/>
          <w:sz w:val="26"/>
          <w:szCs w:val="26"/>
          <w:lang w:val="en-US"/>
        </w:rPr>
        <w:t>”,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7" w:name="_Toc100502336"/>
      <w:r w:rsidRPr="003C441C">
        <w:rPr>
          <w:rFonts w:ascii="Times New Roman" w:hAnsi="Times New Roman" w:cs="Times New Roman"/>
          <w:b/>
          <w:color w:val="000000" w:themeColor="text1"/>
          <w:sz w:val="26"/>
          <w:szCs w:val="26"/>
          <w:lang w:val="en-US"/>
        </w:rPr>
        <w:t>Các dịch vụ</w:t>
      </w:r>
      <w:bookmarkEnd w:id="17"/>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dự án labo</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Ứng dụng nghiệp vụ</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web</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ứng dụng smartphone</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Thiết kế đồ họa</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Nhận dạng chữ viết tay SmartOCR</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Giải pháp IOT</w:t>
      </w:r>
    </w:p>
    <w:p w:rsidR="009023C4"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Sản xuất dữ liệu huấn luyện AI</w:t>
      </w:r>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3"/>
        <w:numPr>
          <w:ilvl w:val="1"/>
          <w:numId w:val="3"/>
        </w:numPr>
        <w:spacing w:line="240" w:lineRule="auto"/>
        <w:rPr>
          <w:rFonts w:ascii="Times New Roman" w:hAnsi="Times New Roman" w:cs="Times New Roman"/>
          <w:b/>
          <w:color w:val="000000" w:themeColor="text1"/>
          <w:sz w:val="26"/>
          <w:szCs w:val="26"/>
          <w:lang w:val="en-US"/>
        </w:rPr>
      </w:pPr>
      <w:bookmarkStart w:id="18" w:name="_Toc100502337"/>
      <w:r w:rsidRPr="003C441C">
        <w:rPr>
          <w:rFonts w:ascii="Times New Roman" w:hAnsi="Times New Roman" w:cs="Times New Roman"/>
          <w:b/>
          <w:color w:val="000000" w:themeColor="text1"/>
          <w:sz w:val="26"/>
          <w:szCs w:val="26"/>
          <w:lang w:val="en-US"/>
        </w:rPr>
        <w:t>Ngành nghề kiểm thử phần mềm</w:t>
      </w:r>
      <w:bookmarkEnd w:id="18"/>
    </w:p>
    <w:p w:rsidR="00BE7B40" w:rsidRPr="003C441C" w:rsidRDefault="00BE7B40"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9" w:name="_Toc100502338"/>
      <w:r w:rsidRPr="003C441C">
        <w:rPr>
          <w:rFonts w:ascii="Times New Roman" w:hAnsi="Times New Roman" w:cs="Times New Roman"/>
          <w:b/>
          <w:color w:val="000000" w:themeColor="text1"/>
          <w:sz w:val="26"/>
          <w:szCs w:val="26"/>
          <w:lang w:val="en-US"/>
        </w:rPr>
        <w:t>Khái niệm</w:t>
      </w:r>
      <w:bookmarkEnd w:id="19"/>
    </w:p>
    <w:p w:rsidR="00BE7B40" w:rsidRPr="003C441C" w:rsidRDefault="00393463"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 là một quy trình bao gồm một vòng lặp cả tĩnh và động từ khi lập kế hoạch, chuẩn bị và đánh giá sản phẩm phần mềm để xác định xem sản phẩm có đảm bảo yêu cầu đặc tả không, để chứng mình sản phẩm phù hợp với yêu cầu sử dụng và phát hiện lỗi trong quá trình phát triển phần mềm.</w:t>
      </w:r>
    </w:p>
    <w:p w:rsidR="001B4FAA" w:rsidRPr="003C441C" w:rsidRDefault="001B4FAA"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0" w:name="_Toc100502339"/>
      <w:r w:rsidRPr="003C441C">
        <w:rPr>
          <w:rFonts w:ascii="Times New Roman" w:hAnsi="Times New Roman" w:cs="Times New Roman"/>
          <w:b/>
          <w:color w:val="000000" w:themeColor="text1"/>
          <w:sz w:val="26"/>
          <w:szCs w:val="26"/>
          <w:lang w:val="en-US"/>
        </w:rPr>
        <w:t>Mục tiêu</w:t>
      </w:r>
      <w:bookmarkEnd w:id="20"/>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spacing w:line="240" w:lineRule="auto"/>
        <w:ind w:firstLine="36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 sẽ giúp hoàn thiện hơn về các ứng dụng hoặc phần mềm, kiểm tra xem nó có hoạt động tốt không, có đúng các thông số kỹ thuật hay không? cần phải điều chỉnh như nào?. Kiểm thử phần mềm được khái quát bằng 5 mục tiêu chính dưới đây:</w:t>
      </w:r>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Tìm các bug phát sinh do dev tạo ra khi code.</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Đạt được sự tự tin và cung cấp thông tin về mức độ chất lượng.</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ngăn ngừa lỗi.</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Đảm bảo rằng kết quả cuối cùng đáp ứng các yêu cầu kinh doanh và người sử dụng. Phù hợp với các nền tảng công nghệ.</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đạt được sự tín nhiệm của khách hàng bằng cách cung cấp cho họ một sản phẩm chất lượng.</w:t>
      </w:r>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1" w:name="_Toc100502340"/>
      <w:r w:rsidRPr="003C441C">
        <w:rPr>
          <w:rFonts w:ascii="Times New Roman" w:hAnsi="Times New Roman" w:cs="Times New Roman"/>
          <w:b/>
          <w:color w:val="000000" w:themeColor="text1"/>
          <w:sz w:val="26"/>
          <w:szCs w:val="26"/>
          <w:lang w:val="en-US"/>
        </w:rPr>
        <w:lastRenderedPageBreak/>
        <w:t>Nhiệm vụ của Tester</w:t>
      </w:r>
      <w:bookmarkEnd w:id="21"/>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Một người Tester phải đảm bảo được:</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Xem xét yêu cầu phần mềm và chuẩn bị các kịch bản thử nghiệm.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Thực hiện các bài kiểm tra về khả năng sử dụng phần mềm.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Phân tích kết quả kiểm tra về tác động cơ sở dữ liệu hoặc lỗi và khả năng sử dụng.</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Chuẩn bị báo cáo về tất cả các khía cạnh liên quan đến thử nghiệm phần mềm và gửi cho nhóm thiết kế.</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Tương tác với khách hàng để hiểu các yêu cầu sản phẩm.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Tham gia đánh giá phần mềm và cung cấp đầu vào theo yêu cầu, thiết kế sản phẩm và phát hiện các vấn đề tiềm ẩn.</w:t>
      </w: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2" w:name="_Toc100502341"/>
      <w:r w:rsidRPr="003C441C">
        <w:rPr>
          <w:rFonts w:ascii="Times New Roman" w:hAnsi="Times New Roman" w:cs="Times New Roman"/>
          <w:b/>
          <w:color w:val="000000" w:themeColor="text1"/>
          <w:sz w:val="26"/>
          <w:szCs w:val="26"/>
          <w:lang w:val="en-US"/>
        </w:rPr>
        <w:t>Các kỹ năng cần thiết của một Tester</w:t>
      </w:r>
      <w:bookmarkEnd w:id="22"/>
    </w:p>
    <w:p w:rsidR="00BE7B40" w:rsidRPr="003C441C" w:rsidRDefault="00BE7B40" w:rsidP="003C441C">
      <w:pPr>
        <w:spacing w:line="240" w:lineRule="auto"/>
        <w:jc w:val="both"/>
        <w:rPr>
          <w:rFonts w:ascii="Times New Roman" w:hAnsi="Times New Roman" w:cs="Times New Roman"/>
          <w:color w:val="000000" w:themeColor="text1"/>
          <w:sz w:val="26"/>
          <w:szCs w:val="26"/>
          <w:lang w:val="en-US"/>
        </w:rPr>
      </w:pP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Kỹ năng phân tích</w:t>
      </w:r>
    </w:p>
    <w:p w:rsidR="00FE64C7" w:rsidRPr="003C441C" w:rsidRDefault="00FE64C7" w:rsidP="003C441C">
      <w:pPr>
        <w:spacing w:line="240" w:lineRule="auto"/>
        <w:jc w:val="both"/>
        <w:rPr>
          <w:rFonts w:ascii="Times New Roman" w:hAnsi="Times New Roman" w:cs="Times New Roman"/>
          <w:color w:val="000000" w:themeColor="text1"/>
          <w:sz w:val="26"/>
          <w:szCs w:val="26"/>
          <w:lang w:val="en-US"/>
        </w:rPr>
      </w:pPr>
    </w:p>
    <w:p w:rsidR="00FE64C7" w:rsidRPr="003C441C" w:rsidRDefault="00FE64C7"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Muốn trở thành một Tester giỏ</w:t>
      </w:r>
      <w:r w:rsidR="00644E0C" w:rsidRPr="003C441C">
        <w:rPr>
          <w:rFonts w:ascii="Times New Roman" w:hAnsi="Times New Roman" w:cs="Times New Roman"/>
          <w:color w:val="000000" w:themeColor="text1"/>
          <w:sz w:val="26"/>
          <w:szCs w:val="26"/>
          <w:lang w:val="en-US"/>
        </w:rPr>
        <w:t>i, phải</w:t>
      </w:r>
      <w:r w:rsidRPr="003C441C">
        <w:rPr>
          <w:rFonts w:ascii="Times New Roman" w:hAnsi="Times New Roman" w:cs="Times New Roman"/>
          <w:color w:val="000000" w:themeColor="text1"/>
          <w:sz w:val="26"/>
          <w:szCs w:val="26"/>
          <w:lang w:val="en-US"/>
        </w:rPr>
        <w:t xml:space="preserve"> cần có 1 kỹ năng phân tích nhanh nhạy và chính xác, rèn luyện được khả năng nhìn nhận vấn đề từ nhiều góc độ, nhiều hướng. Để</w:t>
      </w:r>
      <w:r w:rsidR="00644E0C" w:rsidRPr="003C441C">
        <w:rPr>
          <w:rFonts w:ascii="Times New Roman" w:hAnsi="Times New Roman" w:cs="Times New Roman"/>
          <w:color w:val="000000" w:themeColor="text1"/>
          <w:sz w:val="26"/>
          <w:szCs w:val="26"/>
          <w:lang w:val="en-US"/>
        </w:rPr>
        <w:t xml:space="preserve"> có góc nhìn đó, người tester</w:t>
      </w:r>
      <w:r w:rsidRPr="003C441C">
        <w:rPr>
          <w:rFonts w:ascii="Times New Roman" w:hAnsi="Times New Roman" w:cs="Times New Roman"/>
          <w:color w:val="000000" w:themeColor="text1"/>
          <w:sz w:val="26"/>
          <w:szCs w:val="26"/>
          <w:lang w:val="en-US"/>
        </w:rPr>
        <w:t xml:space="preserve"> cần phải phân tích yêu cầu khách hàng đưa, phân tích trong từng function nhỏ mà bạn đang test, tìm ra được những điểm mấu chốt, quan trọng, dự đoán được những vùng có thể xảy ra bug nhiều và phải kết hợp phân tích trong các function liền kề function đang test</w:t>
      </w:r>
      <w:r w:rsidR="00644E0C" w:rsidRPr="003C441C">
        <w:rPr>
          <w:rFonts w:ascii="Times New Roman" w:hAnsi="Times New Roman" w:cs="Times New Roman"/>
          <w:color w:val="000000" w:themeColor="text1"/>
          <w:sz w:val="26"/>
          <w:szCs w:val="26"/>
          <w:lang w:val="en-US"/>
        </w:rPr>
        <w:t>.</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Luôn luôn học hỏi và học hỏi nhanh</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Công nghệ ngày càng phát triển, nó phát triển từng ngày, mỗi ngày đều có nhiều điều mới mẻ. Nếu chúng ta không cập nhật thông tin thì chúng ta sẽ tụt hậu. Do vậy, chúng ta phải không ngừng học hỏi, trau dồi kiến thức, nổ lực tìm kiếm, cập nhật mọi sự thay đổi để phục vụ cho công việc, lĩnh vực mà chúng ta đang ngày đêm gắn bó cùng nó. Nên phải sẵn sàng chuyển đổi, học domain khác và nhìn các domain ở các góc độ khác nhau.</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Chi tiết, cẩn thận,tỉ mỉ, kiên trì</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test hiệu quả, nâng cao chất lượng của sản phẩm đến mức tối ưu thì một người tester phải rèn luyện cho mình khả năng cẩn thận, kiên trì, tỉ mỉ và chi tiết. Chúng ta sẽ không thể bỏ qua từng cái dấu chấm hay dấu phẩy, icon có bị méo xệch hay hàng vàn, hàng tỉ thứ nhỏ nhặt khác. Nhưng tất cả đều vô cùng quan trọng, nó hướng đến sự thân thiện với người dùng, đáp ứng nhu cầu khách hàng. Sản phẩm hoàn thiện, chất lượng cao sẽ tạo thêm niềm tin và uy tín của công ty với đối tác. Chính vì vậy, tester là vị trí không thể thiếu và công việc này quyết định khá nhiều vào sự thành công chung của dự án. Do đó, tester bắt buộc phải có tính cẩn thận, tỉ mỉ, nhạy bén. Nếu đã qua khâu kiểm tra mà sản phẩm vẫn bị lỗi, tester phải chịu trách nhiệm hoàn toàn.</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lastRenderedPageBreak/>
        <w:t>Luôn đổi mới</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Một ngày của một tester sẽ như thế nào? Thiết kế test case, thực hiện kiểm thử, log những lỗi hay những ảnh hưởng không hợp lý trong quá trình kiểm thử tìm được v.v… Những công việc lặp lại hằng ngày như vậy làm chúng ta thấy chán. Vì vậy người tester cần tạo ra một điều gì đó mới mẻ trong quá trình làm việc, điều này không chỉ mang đến cho chúng ta một cảm giác hài lòng mà còn giúp ta tạo ra một hình ảnh đẹp trong mắt các đồng nghiệp và các nhà quản lý vì các ý tưởng mới.</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Có nền tảng kỹ thuật</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Công việc của một tester là vô cùng quan trọng, do đó người làm kiểm thử phần mềm cũng đòi hỏi những kỹ năng chuyên môn mà không phải ai cũng có thể sở hữu hoặc trang bị trong một sớm một chiều. Các tester cần phải hiểu và thông thạo ít nhất một ngôn ngữ lập trình. Vì thế kiến thức chuyên môn về lập trình là điều đầu tiên cần có của một tester.</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Kỹ năng giao tiếp</w:t>
      </w:r>
    </w:p>
    <w:p w:rsidR="00FE64C7" w:rsidRPr="003C441C" w:rsidRDefault="00FE64C7" w:rsidP="003C441C">
      <w:pPr>
        <w:spacing w:line="240" w:lineRule="auto"/>
        <w:jc w:val="both"/>
        <w:rPr>
          <w:rFonts w:ascii="Times New Roman" w:hAnsi="Times New Roman" w:cs="Times New Roman"/>
          <w:color w:val="000000" w:themeColor="text1"/>
          <w:sz w:val="26"/>
          <w:szCs w:val="26"/>
          <w:lang w:val="en-US"/>
        </w:rPr>
      </w:pPr>
    </w:p>
    <w:p w:rsidR="00FE64C7"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Là một tester ta cần giao tiếp với nhiều người trong một công ty như trưởng nhóm, lập trình viên, BA,… Tìm ra sự thiếu sót là không đủ, tester cần phải diễn giải tốt hơn và có thể cung cấp dữ liệu để giải quyết vấn đề. Giao tiếp – cả nói và viết – là một kỹ năng quan trọng giúp ta trao đổi chặt chẽ với các developers, những người phân tích chức năng hay những bên liên quan khác trong dự án. Tester phải đảm bảo được là hiểu rõ yêu cầu của dự án, mô tả được những tiêu chí để kiểm tra và giải thích các bước mô tả vấn đề.</w:t>
      </w:r>
    </w:p>
    <w:p w:rsidR="00FE64C7" w:rsidRPr="003C441C" w:rsidRDefault="00FE64C7" w:rsidP="003C441C">
      <w:pPr>
        <w:spacing w:line="240" w:lineRule="auto"/>
        <w:rPr>
          <w:rFonts w:ascii="Times New Roman" w:hAnsi="Times New Roman" w:cs="Times New Roman"/>
          <w:color w:val="000000" w:themeColor="text1"/>
          <w:sz w:val="26"/>
          <w:szCs w:val="26"/>
          <w:lang w:val="en-US"/>
        </w:rPr>
      </w:pPr>
    </w:p>
    <w:p w:rsidR="00FE64C7" w:rsidRPr="003C441C" w:rsidRDefault="00FE64C7"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58738D" w:rsidRDefault="00644E0C" w:rsidP="003C441C">
      <w:pPr>
        <w:spacing w:line="240" w:lineRule="auto"/>
        <w:rPr>
          <w:rFonts w:ascii="Times New Roman" w:hAnsi="Times New Roman" w:cs="Times New Roman"/>
          <w:sz w:val="26"/>
          <w:szCs w:val="26"/>
          <w:lang w:val="en-US"/>
        </w:rPr>
      </w:pPr>
    </w:p>
    <w:p w:rsidR="00ED26D1" w:rsidRPr="0058738D" w:rsidRDefault="00ED26D1" w:rsidP="003C441C">
      <w:pPr>
        <w:pStyle w:val="Heading2"/>
        <w:spacing w:before="120" w:after="60" w:line="240" w:lineRule="auto"/>
        <w:jc w:val="center"/>
        <w:rPr>
          <w:rFonts w:ascii="Times New Roman" w:hAnsi="Times New Roman" w:cs="Times New Roman"/>
          <w:b/>
          <w:color w:val="auto"/>
          <w:lang w:val="en-US"/>
        </w:rPr>
      </w:pPr>
      <w:bookmarkStart w:id="23" w:name="_Toc80286957"/>
      <w:bookmarkStart w:id="24" w:name="_Toc100502342"/>
      <w:bookmarkEnd w:id="10"/>
      <w:r w:rsidRPr="0058738D">
        <w:rPr>
          <w:rFonts w:ascii="Times New Roman" w:hAnsi="Times New Roman" w:cs="Times New Roman"/>
          <w:b/>
          <w:color w:val="auto"/>
          <w:lang w:val="en-US"/>
        </w:rPr>
        <w:lastRenderedPageBreak/>
        <w:t xml:space="preserve">CHƯƠNG </w:t>
      </w:r>
      <w:r w:rsidR="001E6C13" w:rsidRPr="0058738D">
        <w:rPr>
          <w:rFonts w:ascii="Times New Roman" w:hAnsi="Times New Roman" w:cs="Times New Roman"/>
          <w:b/>
          <w:color w:val="auto"/>
          <w:lang w:val="en-US"/>
        </w:rPr>
        <w:t>2</w:t>
      </w:r>
      <w:r w:rsidRPr="0058738D">
        <w:rPr>
          <w:rFonts w:ascii="Times New Roman" w:hAnsi="Times New Roman" w:cs="Times New Roman"/>
          <w:b/>
          <w:color w:val="auto"/>
          <w:lang w:val="en-US"/>
        </w:rPr>
        <w:t xml:space="preserve">. </w:t>
      </w:r>
      <w:r w:rsidR="001E6195" w:rsidRPr="0058738D">
        <w:rPr>
          <w:rFonts w:ascii="Times New Roman" w:hAnsi="Times New Roman" w:cs="Times New Roman"/>
          <w:b/>
          <w:color w:val="auto"/>
          <w:lang w:val="en-US"/>
        </w:rPr>
        <w:t xml:space="preserve">CƠ SỞ </w:t>
      </w:r>
      <w:r w:rsidRPr="0058738D">
        <w:rPr>
          <w:rFonts w:ascii="Times New Roman" w:hAnsi="Times New Roman" w:cs="Times New Roman"/>
          <w:b/>
          <w:color w:val="auto"/>
          <w:lang w:val="en-US"/>
        </w:rPr>
        <w:t>LÝ THUYẾT</w:t>
      </w:r>
      <w:bookmarkEnd w:id="23"/>
      <w:bookmarkEnd w:id="24"/>
    </w:p>
    <w:p w:rsidR="00033795" w:rsidRPr="0058738D" w:rsidRDefault="001E6C13" w:rsidP="003C441C">
      <w:pPr>
        <w:pStyle w:val="Heading3"/>
        <w:spacing w:line="240" w:lineRule="auto"/>
        <w:rPr>
          <w:rFonts w:ascii="Times New Roman" w:hAnsi="Times New Roman" w:cs="Times New Roman"/>
          <w:b/>
          <w:color w:val="000000" w:themeColor="text1"/>
          <w:sz w:val="26"/>
          <w:szCs w:val="26"/>
          <w:lang w:val="en-US"/>
        </w:rPr>
      </w:pPr>
      <w:bookmarkStart w:id="25" w:name="_Toc100502343"/>
      <w:r w:rsidRPr="0058738D">
        <w:rPr>
          <w:rFonts w:ascii="Times New Roman" w:hAnsi="Times New Roman" w:cs="Times New Roman"/>
          <w:b/>
          <w:color w:val="000000" w:themeColor="text1"/>
          <w:sz w:val="26"/>
          <w:szCs w:val="26"/>
          <w:lang w:val="en-US"/>
        </w:rPr>
        <w:t xml:space="preserve">2.1. </w:t>
      </w:r>
      <w:r w:rsidR="003643F4" w:rsidRPr="0058738D">
        <w:rPr>
          <w:rFonts w:ascii="Times New Roman" w:hAnsi="Times New Roman" w:cs="Times New Roman"/>
          <w:b/>
          <w:color w:val="000000" w:themeColor="text1"/>
          <w:sz w:val="26"/>
          <w:szCs w:val="26"/>
          <w:lang w:val="en-US"/>
        </w:rPr>
        <w:t>Tổng quan về phần mềm</w:t>
      </w:r>
      <w:bookmarkEnd w:id="25"/>
    </w:p>
    <w:p w:rsidR="001E6C13" w:rsidRPr="0058738D" w:rsidRDefault="001E6C13" w:rsidP="003C441C">
      <w:pPr>
        <w:pStyle w:val="Heading4"/>
        <w:spacing w:line="240" w:lineRule="auto"/>
        <w:ind w:left="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26" w:name="_Toc100502344"/>
      <w:r w:rsidR="00E204E3" w:rsidRPr="0058738D">
        <w:rPr>
          <w:rFonts w:ascii="Times New Roman" w:hAnsi="Times New Roman" w:cs="Times New Roman"/>
          <w:b/>
          <w:color w:val="000000" w:themeColor="text1"/>
          <w:sz w:val="26"/>
          <w:szCs w:val="26"/>
          <w:lang w:val="en-US"/>
        </w:rPr>
        <w:t>2.1.1.</w:t>
      </w:r>
      <w:r w:rsidR="00E204E3" w:rsidRPr="0058738D">
        <w:rPr>
          <w:rFonts w:ascii="Times New Roman" w:hAnsi="Times New Roman" w:cs="Times New Roman"/>
          <w:b/>
          <w:color w:val="000000" w:themeColor="text1"/>
          <w:sz w:val="26"/>
          <w:szCs w:val="26"/>
          <w:lang w:val="en-US"/>
        </w:rPr>
        <w:tab/>
        <w:t xml:space="preserve"> </w:t>
      </w:r>
      <w:r w:rsidRPr="0058738D">
        <w:rPr>
          <w:rFonts w:ascii="Times New Roman" w:hAnsi="Times New Roman" w:cs="Times New Roman"/>
          <w:b/>
          <w:color w:val="000000" w:themeColor="text1"/>
          <w:sz w:val="26"/>
          <w:szCs w:val="26"/>
          <w:lang w:val="en-US"/>
        </w:rPr>
        <w:t>Khái niệm</w:t>
      </w:r>
      <w:bookmarkEnd w:id="26"/>
    </w:p>
    <w:p w:rsidR="00E204E3" w:rsidRPr="0058738D" w:rsidRDefault="00113782"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rPr>
        <w:t>Phần mềm máy tính, hay đơn giản là phần mềm, cũng được mọi người gọi là tập hợp dữ liệu hoặc hướng dẫn cho máy tính biết cách làm việc. Điều này trái ngược với phần cứng vật lý, từ đó hệ thống được xây dựng và thực sự thực hiện công việc</w:t>
      </w:r>
      <w:r w:rsidRPr="0058738D">
        <w:rPr>
          <w:rFonts w:ascii="Times New Roman" w:hAnsi="Times New Roman" w:cs="Times New Roman"/>
          <w:sz w:val="26"/>
          <w:szCs w:val="26"/>
          <w:lang w:val="en-US"/>
        </w:rPr>
        <w:t>.</w:t>
      </w:r>
    </w:p>
    <w:p w:rsidR="001E6C13" w:rsidRPr="0058738D" w:rsidRDefault="00E204E3"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27" w:name="_Toc100502345"/>
      <w:r w:rsidRPr="0058738D">
        <w:rPr>
          <w:rFonts w:ascii="Times New Roman" w:hAnsi="Times New Roman" w:cs="Times New Roman"/>
          <w:b/>
          <w:color w:val="000000" w:themeColor="text1"/>
          <w:sz w:val="26"/>
          <w:szCs w:val="26"/>
          <w:lang w:val="en-US"/>
        </w:rPr>
        <w:t xml:space="preserve">2.1.2. </w:t>
      </w:r>
      <w:r w:rsidRPr="0058738D">
        <w:rPr>
          <w:rFonts w:ascii="Times New Roman" w:hAnsi="Times New Roman" w:cs="Times New Roman"/>
          <w:b/>
          <w:color w:val="000000" w:themeColor="text1"/>
          <w:sz w:val="26"/>
          <w:szCs w:val="26"/>
          <w:lang w:val="en-US"/>
        </w:rPr>
        <w:tab/>
      </w:r>
      <w:r w:rsidR="003643F4" w:rsidRPr="0058738D">
        <w:rPr>
          <w:rFonts w:ascii="Times New Roman" w:hAnsi="Times New Roman" w:cs="Times New Roman"/>
          <w:b/>
          <w:color w:val="000000" w:themeColor="text1"/>
          <w:sz w:val="26"/>
          <w:szCs w:val="26"/>
          <w:lang w:val="en-US"/>
        </w:rPr>
        <w:t>Vòng đời phát triển phần mềm</w:t>
      </w:r>
      <w:bookmarkEnd w:id="27"/>
    </w:p>
    <w:p w:rsidR="00EE5B30" w:rsidRPr="0058738D" w:rsidRDefault="00EE5B30" w:rsidP="003C441C">
      <w:pPr>
        <w:spacing w:line="240" w:lineRule="auto"/>
        <w:ind w:firstLine="720"/>
        <w:jc w:val="both"/>
        <w:rPr>
          <w:rFonts w:ascii="Times New Roman" w:hAnsi="Times New Roman" w:cs="Times New Roman"/>
          <w:sz w:val="26"/>
          <w:szCs w:val="26"/>
        </w:rPr>
      </w:pPr>
      <w:r w:rsidRPr="0058738D">
        <w:rPr>
          <w:rFonts w:ascii="Times New Roman" w:hAnsi="Times New Roman" w:cs="Times New Roman"/>
          <w:sz w:val="26"/>
          <w:szCs w:val="26"/>
        </w:rPr>
        <w:t>Quy trình phát triển phần mềm (SDLC) là quá trình lập kế hoạch, tạo, thử nghiệm</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và triển khai một hệ thống thông tin. Một số mô hình SDLC hoặc các phương pháp đã</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được tạo ra, chẳng hạn như thác nước, xoắn ốc, phát triển phần mềm Agile, tạo mẫu</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nhanh, gia tăng và đồng bộ hóa và ổn định. SDLC được sử dụng trong quá trình phát</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triển một dự án CNTT, nó mô tả các giai đoạn khác nhau liên quan đến dự án từ bản vẽ,</w:t>
      </w:r>
    </w:p>
    <w:p w:rsidR="00E204E3"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thông qua việc hoàn thành dự án.</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74B28E94" wp14:editId="0114B955">
            <wp:extent cx="4253096" cy="2851150"/>
            <wp:effectExtent l="0" t="0" r="0" b="6350"/>
            <wp:docPr id="2" name="Picture 2" descr="https://tuvi365.net/wp-content/uploads/2022/02/sdlc_ph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uvi365.net/wp-content/uploads/2022/02/sdlc_phas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2389" cy="2864084"/>
                    </a:xfrm>
                    <a:prstGeom prst="rect">
                      <a:avLst/>
                    </a:prstGeom>
                    <a:noFill/>
                    <a:ln>
                      <a:noFill/>
                    </a:ln>
                  </pic:spPr>
                </pic:pic>
              </a:graphicData>
            </a:graphic>
          </wp:inline>
        </w:drawing>
      </w:r>
    </w:p>
    <w:p w:rsidR="00EE5B30" w:rsidRPr="0058738D" w:rsidRDefault="00EE5B30" w:rsidP="003C441C">
      <w:pPr>
        <w:spacing w:line="240" w:lineRule="auto"/>
        <w:jc w:val="both"/>
        <w:rPr>
          <w:rFonts w:ascii="Times New Roman" w:hAnsi="Times New Roman" w:cs="Times New Roman"/>
          <w:sz w:val="26"/>
          <w:szCs w:val="26"/>
        </w:rPr>
      </w:pPr>
    </w:p>
    <w:p w:rsidR="00EE5B30" w:rsidRPr="0058738D" w:rsidRDefault="00EE5B30" w:rsidP="003C441C">
      <w:pPr>
        <w:spacing w:line="240" w:lineRule="auto"/>
        <w:jc w:val="both"/>
        <w:rPr>
          <w:rFonts w:ascii="Times New Roman" w:hAnsi="Times New Roman" w:cs="Times New Roman"/>
          <w:sz w:val="26"/>
          <w:szCs w:val="26"/>
        </w:rPr>
      </w:pPr>
    </w:p>
    <w:p w:rsidR="00A44077" w:rsidRPr="0058738D" w:rsidRDefault="00A44077" w:rsidP="003C441C">
      <w:pPr>
        <w:pStyle w:val="Heading3"/>
        <w:spacing w:line="240" w:lineRule="auto"/>
        <w:jc w:val="both"/>
        <w:rPr>
          <w:rFonts w:ascii="Times New Roman" w:hAnsi="Times New Roman" w:cs="Times New Roman"/>
          <w:b/>
          <w:color w:val="000000" w:themeColor="text1"/>
          <w:sz w:val="26"/>
          <w:szCs w:val="26"/>
          <w:lang w:val="en-US"/>
        </w:rPr>
      </w:pPr>
      <w:bookmarkStart w:id="28" w:name="_Toc100502346"/>
      <w:r w:rsidRPr="0058738D">
        <w:rPr>
          <w:rFonts w:ascii="Times New Roman" w:hAnsi="Times New Roman" w:cs="Times New Roman"/>
          <w:b/>
          <w:color w:val="000000" w:themeColor="text1"/>
          <w:sz w:val="26"/>
          <w:szCs w:val="26"/>
          <w:lang w:val="en-US"/>
        </w:rPr>
        <w:t>2.2. Các cấp độ kiểm thử phần mềm</w:t>
      </w:r>
      <w:bookmarkEnd w:id="28"/>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29" w:name="_Toc100502347"/>
      <w:r w:rsidRPr="0058738D">
        <w:rPr>
          <w:rFonts w:ascii="Times New Roman" w:hAnsi="Times New Roman" w:cs="Times New Roman"/>
          <w:b/>
          <w:color w:val="000000" w:themeColor="text1"/>
          <w:sz w:val="26"/>
          <w:szCs w:val="26"/>
          <w:lang w:val="en-US"/>
        </w:rPr>
        <w:t xml:space="preserve">2.2.1.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highlight w:val="white"/>
          <w:lang w:val="en-US"/>
        </w:rPr>
        <w:t>Unit testing</w:t>
      </w:r>
      <w:bookmarkEnd w:id="29"/>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Unit testing, còn được gọi là Component testing, mức độ kiểm thử phần mềm này thường do Developer phụ trách, họ sẽ đi kiểm tra các module, các hàm, các phương thức, các lớp,… mà họ viết ra nhằm gia tăng sự tin cậy cho các chức năng mà mình viết.</w:t>
      </w:r>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Kiểm thử đơn vị nằm trong phạm vi của Kiểm thử hộp trắng (White-box testing), tức là kiểm tra code bên trong của một chức năng hoặc hệ thống để xem chức năng hoặc hệ thống đó được viết đúng chuẩn code hay chưa, đoạn code đó khi chạy hiệu năng có tốt hay không, có nhanh hay không, có tốn tài nguyên hay không,..</w:t>
      </w:r>
    </w:p>
    <w:p w:rsidR="00EE5B30" w:rsidRPr="0058738D" w:rsidRDefault="00EE5B30" w:rsidP="003C441C">
      <w:pPr>
        <w:spacing w:line="240" w:lineRule="auto"/>
        <w:jc w:val="both"/>
        <w:rPr>
          <w:rFonts w:ascii="Times New Roman" w:hAnsi="Times New Roman" w:cs="Times New Roman"/>
          <w:sz w:val="26"/>
          <w:szCs w:val="26"/>
          <w:lang w:val="en-US"/>
        </w:rPr>
      </w:pPr>
    </w:p>
    <w:p w:rsidR="00F216C1"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Tuy nhiên, kiểm thử theo phương pháp này không thể tìm được mọi lỗi của ứng dụng. Không thể đánh giá mọi tình huống có thể xảy ra trong chương trình. Nó bị giới hạn bởi các tình huống và bộ dữ liệu test mà developer sử dụng để kiểm thử chương trình.</w:t>
      </w:r>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0" w:name="_Toc100502348"/>
      <w:r w:rsidRPr="0058738D">
        <w:rPr>
          <w:rFonts w:ascii="Times New Roman" w:hAnsi="Times New Roman" w:cs="Times New Roman"/>
          <w:b/>
          <w:color w:val="000000" w:themeColor="text1"/>
          <w:sz w:val="26"/>
          <w:szCs w:val="26"/>
          <w:lang w:val="en-US"/>
        </w:rPr>
        <w:t>2.2.2.</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Integration testing</w:t>
      </w:r>
      <w:bookmarkEnd w:id="30"/>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tích hợp là kiểm thử sự tương tác giữa các chức năng với nhau trong hệ thống và được thực hiện bởi Tester. Ví dụ: sau khi đã unit test chức năng đăng nhập và chức năng đăng ký thì ta có thể tiến hành kiểm thử tích hợp của 2 chức năng này để xem chúng có tương tác tốt với nhau không, sau khi đăng ký thành công thì ta có thể tiến hành đăng nhập bằng tài khoản đã đăng ký xem có thực hiện được không.</w:t>
      </w:r>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ví dụ khác: Sau khi unit test cho các chức năng con trong chức năng đăng ký môn học như đăng nhập, đăng ký tài khoản, kiểm tra điều kiện tiên quyết, kiểm tra học phí,.. thì ta kiểm tra sự tích hợp giữa các chức năng này bằng cách tiến hành đăng ký một môn học để xem sự tương tác giữa các chức năng này có thực hiện được không, có trơn tru không, có bị mất liên kết chỗ nào không,…</w:t>
      </w:r>
    </w:p>
    <w:p w:rsidR="00EE5B30" w:rsidRPr="0058738D" w:rsidRDefault="00EE5B30" w:rsidP="003C441C">
      <w:pPr>
        <w:spacing w:line="240" w:lineRule="auto"/>
        <w:jc w:val="both"/>
        <w:rPr>
          <w:rFonts w:ascii="Times New Roman" w:hAnsi="Times New Roman" w:cs="Times New Roman"/>
          <w:sz w:val="26"/>
          <w:szCs w:val="26"/>
          <w:lang w:val="en-US"/>
        </w:rPr>
      </w:pPr>
    </w:p>
    <w:p w:rsidR="00F216C1"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Integration Testing có hai cách tiếp cận phổ biến: Tích hợp từ dưới đi lên (Bottom-up integration) và tích hợp đi trên đi xuống (Top-down integration): </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dưới đi lên:</w:t>
      </w:r>
      <w:r w:rsidRPr="0058738D">
        <w:rPr>
          <w:rFonts w:ascii="Times New Roman" w:hAnsi="Times New Roman" w:cs="Times New Roman"/>
          <w:sz w:val="26"/>
          <w:szCs w:val="26"/>
          <w:lang w:val="en-US"/>
        </w:rPr>
        <w:t xml:space="preserve"> Việc kiểm thử được bắt đầu bằng unit test, sau đó sẽ đi đến mức cao hơn, đó là kết hợp các thành phần và chức năng của hệ thống.</w:t>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1316A535" wp14:editId="66CCA5FD">
            <wp:extent cx="3390900" cy="1654852"/>
            <wp:effectExtent l="0" t="0" r="0" b="2540"/>
            <wp:docPr id="3" name="Picture 3" descr="cac muc do kiem th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c muc do kiem thu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7629" cy="1667896"/>
                    </a:xfrm>
                    <a:prstGeom prst="rect">
                      <a:avLst/>
                    </a:prstGeom>
                    <a:noFill/>
                    <a:ln>
                      <a:noFill/>
                    </a:ln>
                  </pic:spPr>
                </pic:pic>
              </a:graphicData>
            </a:graphic>
          </wp:inline>
        </w:drawing>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trên đi xuống:</w:t>
      </w:r>
      <w:r w:rsidRPr="0058738D">
        <w:rPr>
          <w:rFonts w:ascii="Times New Roman" w:hAnsi="Times New Roman" w:cs="Times New Roman"/>
          <w:sz w:val="26"/>
          <w:szCs w:val="26"/>
          <w:lang w:val="en-US"/>
        </w:rPr>
        <w:t xml:space="preserve"> Những module cấp cao nhất được thử nghiệm đầu tiên rồi đến các module thấp hơn được thử nghiệm.</w:t>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 xml:space="preserve">       </w:t>
      </w:r>
      <w:r w:rsidRPr="0058738D">
        <w:rPr>
          <w:rFonts w:ascii="Times New Roman" w:hAnsi="Times New Roman" w:cs="Times New Roman"/>
          <w:noProof/>
          <w:sz w:val="26"/>
          <w:szCs w:val="26"/>
          <w:lang w:val="vi-VN" w:eastAsia="vi-VN"/>
        </w:rPr>
        <w:drawing>
          <wp:inline distT="0" distB="0" distL="0" distR="0" wp14:anchorId="5408C80B" wp14:editId="6FEF2A28">
            <wp:extent cx="3683000" cy="1832017"/>
            <wp:effectExtent l="0" t="0" r="0" b="0"/>
            <wp:docPr id="4" name="Picture 4" descr="cac muc do kiem th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c muc do kiem thu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2890" cy="1856834"/>
                    </a:xfrm>
                    <a:prstGeom prst="rect">
                      <a:avLst/>
                    </a:prstGeom>
                    <a:noFill/>
                    <a:ln>
                      <a:noFill/>
                    </a:ln>
                  </pic:spPr>
                </pic:pic>
              </a:graphicData>
            </a:graphic>
          </wp:inline>
        </w:drawing>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1" w:name="_Toc100502349"/>
      <w:r w:rsidRPr="0058738D">
        <w:rPr>
          <w:rFonts w:ascii="Times New Roman" w:hAnsi="Times New Roman" w:cs="Times New Roman"/>
          <w:b/>
          <w:color w:val="000000" w:themeColor="text1"/>
          <w:sz w:val="26"/>
          <w:szCs w:val="26"/>
          <w:lang w:val="en-US"/>
        </w:rPr>
        <w:t xml:space="preserve">2.2.3.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System testing</w:t>
      </w:r>
      <w:bookmarkEnd w:id="31"/>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là kiểm thử một hệ thống đã hoàn thành, đã tích hợp đầy đủ các chức năng nhằm kiểm tra xem hệ thống phần mềm đó có đáp ứng đầy đủ các yêu cầu chức năng theo bản đặc tả yêu cầu phần mềm (SRS) hay không. Người thực hiện test level này thường là Tester.</w:t>
      </w:r>
    </w:p>
    <w:p w:rsidR="00EE5B30" w:rsidRPr="0058738D" w:rsidRDefault="00EE5B30"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thuộc phạm vi Kiểm thử hộp đen.</w:t>
      </w:r>
    </w:p>
    <w:p w:rsidR="006A0D3F" w:rsidRPr="0058738D" w:rsidRDefault="006A0D3F"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loại kiểm thử thường được thực hiện trong System Test:</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chức năng (</w:t>
      </w:r>
      <w:r w:rsidRPr="0058738D">
        <w:rPr>
          <w:rFonts w:ascii="Times New Roman" w:hAnsi="Times New Roman" w:cs="Times New Roman"/>
          <w:b/>
          <w:sz w:val="26"/>
          <w:szCs w:val="26"/>
          <w:lang w:val="en-US"/>
        </w:rPr>
        <w:t>Functional Test</w:t>
      </w:r>
      <w:r w:rsidRPr="0058738D">
        <w:rPr>
          <w:rFonts w:ascii="Times New Roman" w:hAnsi="Times New Roman" w:cs="Times New Roman"/>
          <w:sz w:val="26"/>
          <w:szCs w:val="26"/>
          <w:lang w:val="en-US"/>
        </w:rPr>
        <w:t>): Là kiểm thử toàn bộ hệ thống, đảm bảo hệ thống hoạt động đúng theo yêu cầu được đưa ra trước đó</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hiệu năng (</w:t>
      </w:r>
      <w:r w:rsidRPr="0058738D">
        <w:rPr>
          <w:rFonts w:ascii="Times New Roman" w:hAnsi="Times New Roman" w:cs="Times New Roman"/>
          <w:b/>
          <w:sz w:val="26"/>
          <w:szCs w:val="26"/>
          <w:lang w:val="en-US"/>
        </w:rPr>
        <w:t>Performance Test</w:t>
      </w:r>
      <w:r w:rsidRPr="0058738D">
        <w:rPr>
          <w:rFonts w:ascii="Times New Roman" w:hAnsi="Times New Roman" w:cs="Times New Roman"/>
          <w:sz w:val="26"/>
          <w:szCs w:val="26"/>
          <w:lang w:val="en-US"/>
        </w:rPr>
        <w:t>): Là kiểm tra sự tuân thủ của hệ thống với các yêu cầu được chỉ định về hiệu năng. Xác định những thuộc tính chất lượng của hệ thống như khả năng mở rộng, độ tin cậy…</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cơ sở dữ liệu ( </w:t>
      </w:r>
      <w:r w:rsidRPr="0058738D">
        <w:rPr>
          <w:rFonts w:ascii="Times New Roman" w:hAnsi="Times New Roman" w:cs="Times New Roman"/>
          <w:b/>
          <w:sz w:val="26"/>
          <w:szCs w:val="26"/>
          <w:lang w:val="en-US"/>
        </w:rPr>
        <w:t>Database Test):</w:t>
      </w:r>
      <w:r w:rsidRPr="0058738D">
        <w:rPr>
          <w:rFonts w:ascii="Times New Roman" w:hAnsi="Times New Roman" w:cs="Times New Roman"/>
          <w:sz w:val="26"/>
          <w:szCs w:val="26"/>
          <w:lang w:val="en-US"/>
        </w:rPr>
        <w:t xml:space="preserve"> Là kiểm tra dữ liệu hiển thị trên hệ thống có giống với dữ liệu trong cơ sở dữ liệu hay không?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khả năng bảo mật ( </w:t>
      </w:r>
      <w:r w:rsidRPr="0058738D">
        <w:rPr>
          <w:rFonts w:ascii="Times New Roman" w:hAnsi="Times New Roman" w:cs="Times New Roman"/>
          <w:b/>
          <w:sz w:val="26"/>
          <w:szCs w:val="26"/>
          <w:lang w:val="en-US"/>
        </w:rPr>
        <w:t>Security Test</w:t>
      </w:r>
      <w:r w:rsidRPr="0058738D">
        <w:rPr>
          <w:rFonts w:ascii="Times New Roman" w:hAnsi="Times New Roman" w:cs="Times New Roman"/>
          <w:sz w:val="26"/>
          <w:szCs w:val="26"/>
          <w:lang w:val="en-US"/>
        </w:rPr>
        <w:t>): Là kiểm tra hệ thống được bảo vệ an toàn, không bị đánh cắp dữ liệu, thông tin trước các tấn công từ bên ngoài.</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tính khả dụng (</w:t>
      </w:r>
      <w:r w:rsidRPr="0058738D">
        <w:rPr>
          <w:rFonts w:ascii="Times New Roman" w:hAnsi="Times New Roman" w:cs="Times New Roman"/>
          <w:b/>
          <w:sz w:val="26"/>
          <w:szCs w:val="26"/>
          <w:lang w:val="en-US"/>
        </w:rPr>
        <w:t>Usability Test</w:t>
      </w:r>
      <w:r w:rsidRPr="0058738D">
        <w:rPr>
          <w:rFonts w:ascii="Times New Roman" w:hAnsi="Times New Roman" w:cs="Times New Roman"/>
          <w:sz w:val="26"/>
          <w:szCs w:val="26"/>
          <w:lang w:val="en-US"/>
        </w:rPr>
        <w:t>): Kiểm tra tính thân thiện với người dùng và tính dễ sử dụng của hệ thống.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tính tương thích ( </w:t>
      </w:r>
      <w:r w:rsidRPr="0058738D">
        <w:rPr>
          <w:rFonts w:ascii="Times New Roman" w:hAnsi="Times New Roman" w:cs="Times New Roman"/>
          <w:b/>
          <w:sz w:val="26"/>
          <w:szCs w:val="26"/>
          <w:lang w:val="en-US"/>
        </w:rPr>
        <w:t>Compatibility Test</w:t>
      </w:r>
      <w:r w:rsidRPr="0058738D">
        <w:rPr>
          <w:rFonts w:ascii="Times New Roman" w:hAnsi="Times New Roman" w:cs="Times New Roman"/>
          <w:sz w:val="26"/>
          <w:szCs w:val="26"/>
          <w:lang w:val="en-US"/>
        </w:rPr>
        <w:t>) : Là kiểm tra xem hệ thống có tương thích với các yếu tố khác của hệ thống mà nó sẽ hoạt động hay không? (Ví dụ: Trình duyệt, hệ điều hành, phần cứng).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khả năng phục hồi ( </w:t>
      </w:r>
      <w:r w:rsidRPr="0058738D">
        <w:rPr>
          <w:rFonts w:ascii="Times New Roman" w:hAnsi="Times New Roman" w:cs="Times New Roman"/>
          <w:b/>
          <w:sz w:val="26"/>
          <w:szCs w:val="26"/>
          <w:lang w:val="en-US"/>
        </w:rPr>
        <w:t>Recovery Test</w:t>
      </w:r>
      <w:r w:rsidRPr="0058738D">
        <w:rPr>
          <w:rFonts w:ascii="Times New Roman" w:hAnsi="Times New Roman" w:cs="Times New Roman"/>
          <w:sz w:val="26"/>
          <w:szCs w:val="26"/>
          <w:lang w:val="en-US"/>
        </w:rPr>
        <w:t xml:space="preserve">): </w:t>
      </w:r>
      <w:r w:rsidRPr="0058738D">
        <w:rPr>
          <w:rFonts w:ascii="Times New Roman" w:hAnsi="Times New Roman" w:cs="Times New Roman"/>
          <w:color w:val="000000"/>
          <w:sz w:val="26"/>
          <w:szCs w:val="26"/>
          <w:shd w:val="clear" w:color="auto" w:fill="FFFFFF"/>
        </w:rPr>
        <w:t> Là kiểm tra hệ thống có khả năng khôi phục trạng thái ổn định khi gặp các sự cố bất thường không.</w:t>
      </w:r>
    </w:p>
    <w:p w:rsidR="00F216C1" w:rsidRPr="0058738D" w:rsidRDefault="00F216C1" w:rsidP="003C441C">
      <w:pPr>
        <w:spacing w:line="240" w:lineRule="auto"/>
        <w:jc w:val="both"/>
        <w:rPr>
          <w:rFonts w:ascii="Times New Roman" w:hAnsi="Times New Roman" w:cs="Times New Roman"/>
          <w:sz w:val="26"/>
          <w:szCs w:val="26"/>
          <w:lang w:val="en-US"/>
        </w:rPr>
      </w:pPr>
    </w:p>
    <w:p w:rsidR="00F216C1" w:rsidRPr="0058738D" w:rsidRDefault="00F216C1" w:rsidP="003C441C">
      <w:pPr>
        <w:pStyle w:val="Heading4"/>
        <w:spacing w:line="240" w:lineRule="auto"/>
        <w:ind w:left="720"/>
        <w:jc w:val="both"/>
        <w:rPr>
          <w:rFonts w:ascii="Times New Roman" w:hAnsi="Times New Roman" w:cs="Times New Roman"/>
          <w:color w:val="000000" w:themeColor="text1"/>
          <w:sz w:val="26"/>
          <w:szCs w:val="26"/>
          <w:lang w:val="en-US"/>
        </w:rPr>
      </w:pPr>
      <w:bookmarkStart w:id="32" w:name="_Toc100502350"/>
      <w:r w:rsidRPr="0058738D">
        <w:rPr>
          <w:rFonts w:ascii="Times New Roman" w:hAnsi="Times New Roman" w:cs="Times New Roman"/>
          <w:b/>
          <w:color w:val="000000" w:themeColor="text1"/>
          <w:sz w:val="26"/>
          <w:szCs w:val="26"/>
          <w:lang w:val="en-US"/>
        </w:rPr>
        <w:t>2.2.4.</w:t>
      </w:r>
      <w:r w:rsidRPr="0058738D">
        <w:rPr>
          <w:rFonts w:ascii="Times New Roman" w:hAnsi="Times New Roman" w:cs="Times New Roman"/>
          <w:color w:val="000000" w:themeColor="text1"/>
          <w:sz w:val="26"/>
          <w:szCs w:val="26"/>
          <w:lang w:val="en-US"/>
        </w:rPr>
        <w:t xml:space="preserve"> </w:t>
      </w:r>
      <w:r w:rsidR="00E204E3" w:rsidRPr="0058738D">
        <w:rPr>
          <w:rFonts w:ascii="Times New Roman" w:hAnsi="Times New Roman" w:cs="Times New Roman"/>
          <w:color w:val="000000" w:themeColor="text1"/>
          <w:sz w:val="26"/>
          <w:szCs w:val="26"/>
          <w:lang w:val="en-US"/>
        </w:rPr>
        <w:tab/>
      </w:r>
      <w:r w:rsidRPr="0058738D">
        <w:rPr>
          <w:rStyle w:val="Strong"/>
          <w:rFonts w:ascii="Times New Roman" w:hAnsi="Times New Roman" w:cs="Times New Roman"/>
          <w:color w:val="000000" w:themeColor="text1"/>
          <w:sz w:val="26"/>
          <w:szCs w:val="26"/>
          <w:shd w:val="clear" w:color="auto" w:fill="FFFFFF"/>
        </w:rPr>
        <w:t>Acceptance Testing</w:t>
      </w:r>
      <w:bookmarkEnd w:id="32"/>
    </w:p>
    <w:p w:rsidR="00F216C1" w:rsidRPr="0058738D" w:rsidRDefault="00F216C1" w:rsidP="003C441C">
      <w:pPr>
        <w:spacing w:line="240" w:lineRule="auto"/>
        <w:jc w:val="both"/>
        <w:rPr>
          <w:rFonts w:ascii="Times New Roman" w:hAnsi="Times New Roman" w:cs="Times New Roman"/>
          <w:sz w:val="26"/>
          <w:szCs w:val="26"/>
          <w:lang w:val="en-US"/>
        </w:rPr>
      </w:pPr>
    </w:p>
    <w:p w:rsidR="006A0D3F" w:rsidRPr="0058738D" w:rsidRDefault="006A0D3F"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Mức độ kiểm thử phần mềm cuối cùng chính là Acceptance Test (Kiểm thử chấp nhận) kiểm tra xem hệ thống có đáp ứng đúng nhu cầu và mong đợi của khách hàng hay không.</w:t>
      </w:r>
    </w:p>
    <w:p w:rsidR="006A0D3F" w:rsidRPr="0058738D" w:rsidRDefault="006A0D3F" w:rsidP="003C441C">
      <w:pPr>
        <w:spacing w:line="240" w:lineRule="auto"/>
        <w:jc w:val="both"/>
        <w:rPr>
          <w:rFonts w:ascii="Times New Roman" w:hAnsi="Times New Roman" w:cs="Times New Roman"/>
          <w:sz w:val="26"/>
          <w:szCs w:val="26"/>
          <w:lang w:val="en-US"/>
        </w:rPr>
      </w:pPr>
    </w:p>
    <w:p w:rsidR="00EE5B30" w:rsidRPr="0058738D" w:rsidRDefault="006A0D3F"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Kiểm thử chấp nhận thường là trách nhiệm của người dùng hoặc khách hàng. Trong kiểm thử hệ thống, khách hàng sẽ kiểm tra xem phần mềm được viết có hoạt động đúng như mong đợi của mình không, có đảm bảo tính tiện dụng, hiệu suất hoạt động có như mong đợi không, có bảo mật tốt hay không,…</w:t>
      </w:r>
    </w:p>
    <w:p w:rsidR="006A0D3F" w:rsidRPr="0058738D" w:rsidRDefault="006A0D3F" w:rsidP="003C441C">
      <w:pPr>
        <w:shd w:val="clear" w:color="auto" w:fill="FFFFFF"/>
        <w:spacing w:after="150" w:line="240" w:lineRule="auto"/>
        <w:ind w:firstLine="360"/>
        <w:jc w:val="both"/>
        <w:rPr>
          <w:rFonts w:ascii="Times New Roman" w:eastAsia="Times New Roman" w:hAnsi="Times New Roman" w:cs="Times New Roman"/>
          <w:color w:val="262626"/>
          <w:sz w:val="26"/>
          <w:szCs w:val="26"/>
          <w:lang w:val="vi-VN" w:eastAsia="vi-VN"/>
        </w:rPr>
      </w:pPr>
      <w:r w:rsidRPr="0058738D">
        <w:rPr>
          <w:rFonts w:ascii="Times New Roman" w:eastAsia="Times New Roman" w:hAnsi="Times New Roman" w:cs="Times New Roman"/>
          <w:color w:val="262626"/>
          <w:sz w:val="26"/>
          <w:szCs w:val="26"/>
          <w:lang w:val="vi-VN" w:eastAsia="vi-VN"/>
        </w:rPr>
        <w:t>Acceptance test gồm 2 loại kiểm thử là:</w:t>
      </w:r>
    </w:p>
    <w:p w:rsidR="006A0D3F" w:rsidRPr="0058738D" w:rsidRDefault="006A0D3F" w:rsidP="003C441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Alpha Test</w:t>
      </w:r>
      <w:r w:rsidRPr="0058738D">
        <w:rPr>
          <w:rFonts w:ascii="Times New Roman" w:eastAsia="Times New Roman" w:hAnsi="Times New Roman" w:cs="Times New Roman"/>
          <w:color w:val="000000"/>
          <w:sz w:val="26"/>
          <w:szCs w:val="26"/>
          <w:lang w:val="vi-VN" w:eastAsia="vi-VN"/>
        </w:rPr>
        <w:t>, người dùng kiểm thử phần mềm ngay tại nơi phát triển phần mềm, lập trình viên sẽ ghi nhận các lỗi hoặc phản hồi, và lên kế hoạch sửa chữa.</w:t>
      </w:r>
    </w:p>
    <w:p w:rsidR="006A0D3F" w:rsidRPr="0058738D" w:rsidRDefault="006A0D3F" w:rsidP="003C441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Beta Test</w:t>
      </w:r>
      <w:r w:rsidRPr="0058738D">
        <w:rPr>
          <w:rFonts w:ascii="Times New Roman" w:eastAsia="Times New Roman" w:hAnsi="Times New Roman" w:cs="Times New Roman"/>
          <w:color w:val="000000"/>
          <w:sz w:val="26"/>
          <w:szCs w:val="26"/>
          <w:lang w:val="vi-VN" w:eastAsia="vi-VN"/>
        </w:rPr>
        <w:t>, phần mềm sẽ được gửi tới cho người dùng để kiểm thử ngay trong môi trường thực, lỗi hoặc phản hồi cũng sẽ gửi ngược lại cho lập trình viên để sửa chữa. Lưu ý không nhất thiết phải thực hiện tất cả các loại kiểm tra nêu trên. Tùy yêu cầu và đặc trưng của từng hệ thống, tuỳ khả năng và thời gian cho phép của dự án, khi lập kế hoạch, trưởng dự án sẽ quyết định áp dụng những loại kiểm tra nào.</w:t>
      </w:r>
    </w:p>
    <w:p w:rsidR="006A0D3F" w:rsidRPr="0058738D" w:rsidRDefault="006A0D3F" w:rsidP="003C441C">
      <w:pPr>
        <w:spacing w:line="240" w:lineRule="auto"/>
        <w:ind w:firstLine="720"/>
        <w:rPr>
          <w:rFonts w:ascii="Times New Roman" w:hAnsi="Times New Roman" w:cs="Times New Roman"/>
          <w:sz w:val="26"/>
          <w:szCs w:val="26"/>
          <w:lang w:val="en-US"/>
        </w:rPr>
      </w:pPr>
    </w:p>
    <w:p w:rsidR="00ED26D1" w:rsidRPr="0058738D" w:rsidRDefault="001E6C13" w:rsidP="003C441C">
      <w:pPr>
        <w:pStyle w:val="Heading3"/>
        <w:spacing w:before="120" w:after="60" w:line="240" w:lineRule="auto"/>
        <w:rPr>
          <w:rFonts w:ascii="Times New Roman" w:hAnsi="Times New Roman" w:cs="Times New Roman"/>
          <w:b/>
          <w:color w:val="auto"/>
          <w:sz w:val="26"/>
          <w:szCs w:val="26"/>
          <w:lang w:val="en-US"/>
        </w:rPr>
      </w:pPr>
      <w:bookmarkStart w:id="33" w:name="_Toc80286958"/>
      <w:bookmarkStart w:id="34" w:name="_Toc100502351"/>
      <w:r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ED26D1" w:rsidRPr="0058738D">
        <w:rPr>
          <w:rFonts w:ascii="Times New Roman" w:hAnsi="Times New Roman" w:cs="Times New Roman"/>
          <w:b/>
          <w:color w:val="auto"/>
          <w:sz w:val="26"/>
          <w:szCs w:val="26"/>
          <w:lang w:val="en-US"/>
        </w:rPr>
        <w:t>. Manual Testing</w:t>
      </w:r>
      <w:bookmarkEnd w:id="33"/>
      <w:bookmarkEnd w:id="34"/>
    </w:p>
    <w:p w:rsidR="00AB25DB" w:rsidRPr="0058738D" w:rsidRDefault="00335ABF" w:rsidP="003C441C">
      <w:pPr>
        <w:pStyle w:val="Heading4"/>
        <w:spacing w:line="240" w:lineRule="auto"/>
        <w:ind w:firstLine="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5" w:name="_Toc100502352"/>
      <w:r w:rsidR="00F216C1" w:rsidRPr="0058738D">
        <w:rPr>
          <w:rFonts w:ascii="Times New Roman" w:hAnsi="Times New Roman" w:cs="Times New Roman"/>
          <w:b/>
          <w:color w:val="000000" w:themeColor="text1"/>
          <w:sz w:val="26"/>
          <w:szCs w:val="26"/>
          <w:lang w:val="en-US"/>
        </w:rPr>
        <w:t>2.3</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35"/>
    </w:p>
    <w:p w:rsidR="006A0D3F" w:rsidRPr="0058738D" w:rsidRDefault="006A0D3F" w:rsidP="003C441C">
      <w:pPr>
        <w:spacing w:line="240" w:lineRule="auto"/>
        <w:ind w:firstLine="720"/>
        <w:jc w:val="both"/>
        <w:rPr>
          <w:rFonts w:ascii="Times New Roman" w:eastAsia="Times New Roman" w:hAnsi="Times New Roman" w:cs="Times New Roman"/>
          <w:sz w:val="26"/>
          <w:szCs w:val="26"/>
          <w:lang w:val="vi-VN"/>
        </w:rPr>
      </w:pPr>
      <w:bookmarkStart w:id="36" w:name="_Toc80286959"/>
      <w:r w:rsidRPr="0058738D">
        <w:rPr>
          <w:rFonts w:ascii="Times New Roman" w:hAnsi="Times New Roman" w:cs="Times New Roman"/>
          <w:color w:val="333333"/>
          <w:sz w:val="26"/>
          <w:szCs w:val="26"/>
          <w:shd w:val="clear" w:color="auto" w:fill="FFFFFF"/>
        </w:rPr>
        <w:t>Manual Testing là một trong những công việc theo dạng kiểm thử phần mềm, hoặc là một chương trình được thực hiện bằng tay bởi các tester mà không thông qua bất kỳ công cụ hỗ trợ nào.Nó hoạt động dựa vào mục đích phát hiện các lỗi bug từ nhỏ cho đến lớn trong phần mềm.</w:t>
      </w:r>
    </w:p>
    <w:p w:rsidR="006A0D3F" w:rsidRPr="0058738D" w:rsidRDefault="006A0D3F" w:rsidP="003C441C">
      <w:pPr>
        <w:pStyle w:val="NormalWeb"/>
        <w:shd w:val="clear" w:color="auto" w:fill="FFFFFF"/>
        <w:spacing w:before="225" w:beforeAutospacing="0" w:after="225" w:afterAutospacing="0"/>
        <w:ind w:firstLine="720"/>
        <w:jc w:val="both"/>
        <w:rPr>
          <w:color w:val="333333"/>
          <w:sz w:val="26"/>
          <w:szCs w:val="26"/>
        </w:rPr>
      </w:pPr>
      <w:r w:rsidRPr="0058738D">
        <w:rPr>
          <w:color w:val="333333"/>
          <w:sz w:val="26"/>
          <w:szCs w:val="26"/>
        </w:rPr>
        <w:t>Từ đó, đưa ra những định hướng giải quyết để có thể đảm bảo cho phần mềm hoạt động ổn định nhất khi giao cho khách hàng.</w:t>
      </w:r>
    </w:p>
    <w:p w:rsidR="00ED26D1" w:rsidRPr="0058738D" w:rsidRDefault="006A0D3F" w:rsidP="003C441C">
      <w:pPr>
        <w:pStyle w:val="Heading4"/>
        <w:spacing w:before="120" w:after="60" w:line="240" w:lineRule="auto"/>
        <w:ind w:firstLine="360"/>
        <w:jc w:val="both"/>
        <w:rPr>
          <w:rFonts w:ascii="Times New Roman" w:hAnsi="Times New Roman" w:cs="Times New Roman"/>
          <w:b/>
          <w:color w:val="auto"/>
          <w:sz w:val="26"/>
          <w:szCs w:val="26"/>
          <w:lang w:val="en-US"/>
        </w:rPr>
      </w:pPr>
      <w:r w:rsidRPr="0058738D">
        <w:rPr>
          <w:rFonts w:ascii="Times New Roman" w:hAnsi="Times New Roman" w:cs="Times New Roman"/>
          <w:b/>
          <w:color w:val="auto"/>
          <w:sz w:val="26"/>
          <w:szCs w:val="26"/>
          <w:lang w:val="en-US"/>
        </w:rPr>
        <w:t xml:space="preserve"> </w:t>
      </w:r>
      <w:bookmarkStart w:id="37" w:name="_Toc100502353"/>
      <w:r w:rsidR="001E6C13"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AB25DB"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lang w:val="en-US"/>
        </w:rPr>
        <w:t>. Các loại testing</w:t>
      </w:r>
      <w:bookmarkEnd w:id="36"/>
      <w:bookmarkEnd w:id="37"/>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Smoke Testing</w:t>
      </w:r>
    </w:p>
    <w:p w:rsidR="00335ABF" w:rsidRPr="0058738D" w:rsidRDefault="00335ABF"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Là loại kiểm thử phần mền được thực hiện sau khi có 1 bản build mới,để đảm bảo rằng các chức năng chính, quan trọng của phần mềm vẫn hoạt động bình thường.</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Functional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kiểm tra các chức năng của một phần mềm hoặc một ứng dụng đang được thử nghiệm. </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các hành vi của phần mềm đang được thử nghiệm dựa theo yêu cầu của khách hàng, thông qua một số tài liệu gọi là đặc tả yêu cầu đc phát triển nhằm hướng dẫn kiểm thử ứng dụng chính xác hơn.</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 kiểm tra</w:t>
      </w:r>
      <w:r w:rsidRPr="0058738D">
        <w:rPr>
          <w:rFonts w:ascii="Times New Roman" w:hAnsi="Times New Roman" w:cs="Times New Roman"/>
          <w:sz w:val="26"/>
          <w:szCs w:val="26"/>
          <w:lang w:val="en-US"/>
        </w:rPr>
        <w:t>: Kiểm tra chức năng của hệ thống có phù hợp với yêu cầu khách hàng hay không.</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Tạo ra các trường hợp thử nghiệm bao gồm các yêu cầu của khách hàng trong bộ tài liệu đặc tả.Sử dụng kỹ thuật kiểm tra ranh giới(boundary testing technique) và phân vùng tương đương (Equivalence Partitioning)để xác minh những điều sau đây:</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Kết quả dự kiến xảy ra khi dữ liệu hợp lệ được sử dụng</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Lỗi hoặc thông báo thích hợp được hiển thị khi sử dụng dữ liệu không hợp lệ</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User Interface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Kiểm thử Giao diện người dùng (UI) xác minh sự tương tác của người dùng với phần mềm. </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vi-VN"/>
        </w:rPr>
        <w:t>Mục tiêu</w:t>
      </w:r>
      <w:r w:rsidRPr="0058738D">
        <w:rPr>
          <w:rFonts w:ascii="Times New Roman" w:hAnsi="Times New Roman" w:cs="Times New Roman"/>
          <w:sz w:val="26"/>
          <w:szCs w:val="26"/>
          <w:lang w:val="vi-VN"/>
        </w:rPr>
        <w:t xml:space="preserve"> của kiểm tra giao diện người dùng là đảm bảo rằng Giao diện người dùng cung cấp cho người dùng quyền truy cập và điều hướng thích hợp thông qua các chức năng của mục tiêu thử nghiệm.</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Dựa trên tài liệu yêu cầu phi chức năng, tạo danh sách kiểm tra thử nghiệm để xác minh tất cả các mục trong "Giao diện người dùng" và "Giao diện bên ngoài" theo yêu cầu phi chức năng.</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Security Testing</w:t>
      </w:r>
    </w:p>
    <w:p w:rsidR="00335ABF" w:rsidRPr="0058738D" w:rsidRDefault="00335ABF"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ập trung vào việc ngăn ngừa rũi ro bảo mật phổ biến trong ứng dụng web. Đặc biệt các rũi ro bảo mật liên quan đến các nhiệm vụ front-end</w:t>
      </w:r>
      <w:r w:rsidRPr="0058738D">
        <w:rPr>
          <w:rFonts w:ascii="Times New Roman" w:hAnsi="Times New Roman" w:cs="Times New Roman"/>
          <w:sz w:val="26"/>
          <w:szCs w:val="26"/>
          <w:lang w:val="en-US"/>
        </w:rPr>
        <w:t>.</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Rủi ro bảo mật sau đây sẽ được xác minh:</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SQL Injection</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Kịch bản chéo trang web (XSS)</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Xác thực bị hỏng.</w:t>
      </w:r>
    </w:p>
    <w:p w:rsidR="00335ABF" w:rsidRPr="0058738D" w:rsidRDefault="00335ABF" w:rsidP="003C441C">
      <w:pPr>
        <w:spacing w:line="240" w:lineRule="auto"/>
        <w:jc w:val="both"/>
        <w:rPr>
          <w:rFonts w:ascii="Times New Roman" w:hAnsi="Times New Roman" w:cs="Times New Roman"/>
          <w:sz w:val="26"/>
          <w:szCs w:val="26"/>
        </w:rPr>
      </w:pPr>
      <w:r w:rsidRPr="0058738D">
        <w:rPr>
          <w:rFonts w:ascii="Times New Roman" w:hAnsi="Times New Roman" w:cs="Times New Roman"/>
          <w:b/>
          <w:i/>
          <w:sz w:val="26"/>
          <w:szCs w:val="26"/>
          <w:lang w:val="vi-VN"/>
        </w:rPr>
        <w:t>Kỹ thuật:</w:t>
      </w:r>
      <w:r w:rsidRPr="0058738D">
        <w:rPr>
          <w:rFonts w:ascii="Times New Roman" w:hAnsi="Times New Roman" w:cs="Times New Roman"/>
          <w:sz w:val="26"/>
          <w:szCs w:val="26"/>
          <w:lang w:val="vi-VN"/>
        </w:rPr>
        <w:t xml:space="preserve"> </w:t>
      </w:r>
      <w:r w:rsidRPr="0058738D">
        <w:rPr>
          <w:rFonts w:ascii="Times New Roman" w:hAnsi="Times New Roman" w:cs="Times New Roman"/>
          <w:sz w:val="26"/>
          <w:szCs w:val="26"/>
        </w:rPr>
        <w:t>Sử dụng tiện ích bổ trợ Firefox để xác minh hệ thống:</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SQL Injection:</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4" w:history="1">
        <w:r w:rsidRPr="0058738D">
          <w:rPr>
            <w:rStyle w:val="Hyperlink"/>
            <w:rFonts w:ascii="Times New Roman" w:hAnsi="Times New Roman" w:cs="Times New Roman"/>
            <w:sz w:val="26"/>
            <w:szCs w:val="26"/>
            <w:lang w:val="en-GB"/>
          </w:rPr>
          <w:t>https://addons.mozilla.org/vi/firefox/addon/sql-inject-me/</w:t>
        </w:r>
      </w:hyperlink>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Kịch bản chéo trang web (XSS):</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5" w:history="1">
        <w:r w:rsidRPr="0058738D">
          <w:rPr>
            <w:rStyle w:val="Hyperlink"/>
            <w:rFonts w:ascii="Times New Roman" w:hAnsi="Times New Roman" w:cs="Times New Roman"/>
            <w:sz w:val="26"/>
            <w:szCs w:val="26"/>
            <w:lang w:val="en-GB"/>
          </w:rPr>
          <w:t>https://addons.mozilla.org/vi/firefox/addon/xss-me/</w:t>
        </w:r>
      </w:hyperlink>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Xác thực bị hỏng:</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thủ công từng trang về rủi ro bảo mật.</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Usability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 xml:space="preserve">ập trung vào việc đo lường khả năng của một sản phẩm do con người tạo ra để đáp ứng mục đích dự định của nó. </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Nó đo lường khả năng sử dụng hoặc dễ sử dụng của một đối tượng hoặc tập đối tượng cụ thể.</w:t>
      </w:r>
    </w:p>
    <w:p w:rsidR="00335ABF" w:rsidRPr="0058738D" w:rsidRDefault="00335ABF" w:rsidP="003C441C">
      <w:pPr>
        <w:spacing w:line="240" w:lineRule="auto"/>
        <w:jc w:val="both"/>
        <w:rPr>
          <w:rFonts w:ascii="Times New Roman" w:eastAsia="Calibri" w:hAnsi="Times New Roman" w:cs="Times New Roman"/>
          <w:b/>
          <w:i/>
          <w:kern w:val="24"/>
          <w:sz w:val="26"/>
          <w:szCs w:val="26"/>
          <w:lang w:val="vi-VN" w:eastAsia="vi-VN"/>
        </w:rPr>
      </w:pPr>
      <w:r w:rsidRPr="0058738D">
        <w:rPr>
          <w:rFonts w:ascii="Times New Roman" w:hAnsi="Times New Roman" w:cs="Times New Roman"/>
          <w:b/>
          <w:i/>
          <w:sz w:val="26"/>
          <w:szCs w:val="26"/>
          <w:lang w:val="en-US"/>
        </w:rPr>
        <w:t>Mục tiêu:</w:t>
      </w:r>
      <w:r w:rsidRPr="0058738D">
        <w:rPr>
          <w:rFonts w:ascii="Times New Roman" w:eastAsia="Calibri" w:hAnsi="Times New Roman" w:cs="Times New Roman"/>
          <w:b/>
          <w:i/>
          <w:kern w:val="24"/>
          <w:sz w:val="26"/>
          <w:szCs w:val="26"/>
          <w:lang w:val="vi-VN" w:eastAsia="vi-VN"/>
        </w:rPr>
        <w:t xml:space="preserve"> </w:t>
      </w:r>
    </w:p>
    <w:p w:rsidR="0058738D" w:rsidRPr="0058738D" w:rsidRDefault="0058738D" w:rsidP="003C441C">
      <w:pPr>
        <w:pStyle w:val="ListParagraph"/>
        <w:numPr>
          <w:ilvl w:val="0"/>
          <w:numId w:val="10"/>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Cung cấp phạm của Usability trong dự án </w:t>
      </w:r>
    </w:p>
    <w:p w:rsidR="0058738D" w:rsidRPr="0058738D" w:rsidRDefault="0058738D" w:rsidP="003C441C">
      <w:pPr>
        <w:pStyle w:val="ListParagraph"/>
        <w:numPr>
          <w:ilvl w:val="0"/>
          <w:numId w:val="10"/>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Verify rằng tất cả các requirement đã được thực hiện</w:t>
      </w:r>
    </w:p>
    <w:p w:rsidR="00335ABF" w:rsidRPr="0058738D" w:rsidRDefault="00335ABF" w:rsidP="003C441C">
      <w:pPr>
        <w:spacing w:line="240" w:lineRule="auto"/>
        <w:jc w:val="both"/>
        <w:rPr>
          <w:rFonts w:ascii="Times New Roman" w:hAnsi="Times New Roman" w:cs="Times New Roman"/>
          <w:sz w:val="26"/>
          <w:szCs w:val="26"/>
          <w:lang w:val="en-US"/>
        </w:rPr>
      </w:pPr>
    </w:p>
    <w:p w:rsidR="00335ABF" w:rsidRPr="0058738D" w:rsidRDefault="00335ABF" w:rsidP="003C441C">
      <w:pPr>
        <w:spacing w:line="240" w:lineRule="auto"/>
        <w:jc w:val="both"/>
        <w:rPr>
          <w:rFonts w:ascii="Times New Roman" w:hAnsi="Times New Roman" w:cs="Times New Roman"/>
          <w:b/>
          <w:i/>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vi-VN"/>
        </w:rPr>
        <w:t>Dựa trên yêu cầu phi chức năng, tạo danh sách kiểm tra thử nghiệm để xác minh tất cả các chức năng trong phạm vi cột mốc.Xác minh hệ thống dựa trên danh sách kiểm tra</w:t>
      </w:r>
    </w:p>
    <w:p w:rsidR="00335ABF" w:rsidRPr="0058738D" w:rsidRDefault="00335ABF" w:rsidP="003C441C">
      <w:pPr>
        <w:spacing w:line="240" w:lineRule="auto"/>
        <w:jc w:val="both"/>
        <w:rPr>
          <w:rFonts w:ascii="Times New Roman" w:hAnsi="Times New Roman" w:cs="Times New Roman"/>
          <w:sz w:val="26"/>
          <w:szCs w:val="26"/>
          <w:lang w:val="vi-VN"/>
        </w:rPr>
      </w:pPr>
    </w:p>
    <w:p w:rsidR="0058738D" w:rsidRPr="0058738D" w:rsidRDefault="0058738D"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End2End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quá trình thử nghiệm các giao dịch hoặc sản phẩm cấp kinh doanh khi chúng đi qua các hệ thống máy tính. </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Do đó, điều này thường đảm bảo rằng tất cả các khía cạnh của doanh nghiệp được hỗ trợ bởi các hệ thống đang được thử nghiệm.</w:t>
      </w:r>
    </w:p>
    <w:p w:rsidR="006A0D3F" w:rsidRPr="0058738D" w:rsidRDefault="0058738D"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lastRenderedPageBreak/>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rPr>
        <w:t>Đảm bảo rằng quá trình tổng thể chạy như mong đợi,  các thành phần hệ thống tích hợp với nhau một cách chính xác và thông tin chính xác  được truyền giữa chúng</w:t>
      </w:r>
      <w:r w:rsidRPr="0058738D">
        <w:rPr>
          <w:rFonts w:ascii="Times New Roman" w:hAnsi="Times New Roman" w:cs="Times New Roman"/>
          <w:sz w:val="26"/>
          <w:szCs w:val="26"/>
          <w:lang w:val="en-US"/>
        </w:rPr>
        <w:t>.</w:t>
      </w:r>
    </w:p>
    <w:p w:rsidR="0058738D" w:rsidRPr="0058738D" w:rsidRDefault="0058738D"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Tạo kịch bản để đi qua các trường hợp hạnh phúc của tất cả các chức năng trong phạm vi dự án.</w:t>
      </w:r>
    </w:p>
    <w:p w:rsidR="0058738D" w:rsidRPr="0058738D" w:rsidRDefault="0058738D" w:rsidP="003C441C">
      <w:pPr>
        <w:spacing w:line="240" w:lineRule="auto"/>
        <w:jc w:val="both"/>
        <w:rPr>
          <w:rFonts w:ascii="Times New Roman" w:hAnsi="Times New Roman" w:cs="Times New Roman"/>
          <w:sz w:val="26"/>
          <w:szCs w:val="26"/>
          <w:lang w:val="en-US"/>
        </w:rPr>
      </w:pPr>
    </w:p>
    <w:p w:rsidR="0058738D" w:rsidRPr="0058738D" w:rsidRDefault="0058738D"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Regression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L</w:t>
      </w:r>
      <w:r w:rsidRPr="0058738D">
        <w:rPr>
          <w:rFonts w:ascii="Times New Roman" w:hAnsi="Times New Roman" w:cs="Times New Roman"/>
          <w:sz w:val="26"/>
          <w:szCs w:val="26"/>
          <w:lang w:val="vi-VN"/>
        </w:rPr>
        <w:t>à một hoạt động bảo trì cần thiết nhằm cho thấy mã không bị ảnh hưởng xấu bởi những thay đổi</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Xác thực các phần đã sửa đổi của phần mềm, để đảm bảo rằng sửa đổi không gây ra lỗi ở các phần khác. Nó có hai phần:</w:t>
      </w:r>
    </w:p>
    <w:p w:rsidR="0058738D" w:rsidRPr="0058738D" w:rsidRDefault="0058738D" w:rsidP="003C441C">
      <w:pPr>
        <w:pStyle w:val="ListParagraph"/>
        <w:numPr>
          <w:ilvl w:val="0"/>
          <w:numId w:val="11"/>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Trong quá trình xác minh các lỗi, QC sẽ xem xét để kiểm tra khu vực ảnh hưởng. Khu vực tác động dựa trên phân tích tác động từ nhóm phát triển hoặc kinh nghiệm QC.</w:t>
      </w:r>
    </w:p>
    <w:p w:rsidR="0058738D" w:rsidRPr="0058738D" w:rsidRDefault="0058738D" w:rsidP="003C441C">
      <w:pPr>
        <w:pStyle w:val="ListParagraph"/>
        <w:numPr>
          <w:ilvl w:val="0"/>
          <w:numId w:val="11"/>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vi-VN"/>
        </w:rPr>
        <w:t>Có một số bản dựng để Test trong dự án; bản dựng hiện tại có thể ảnh hưởng đến code đã hoàn thành trong bản dựng trước đó</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Sử dụng lại bộ Test case từ bộ Test hiện có để kiểm tra module đã sửa đổi.</w:t>
      </w:r>
    </w:p>
    <w:p w:rsidR="0058738D" w:rsidRPr="0058738D" w:rsidRDefault="0058738D" w:rsidP="003C441C">
      <w:pPr>
        <w:spacing w:line="240" w:lineRule="auto"/>
        <w:rPr>
          <w:rFonts w:ascii="Times New Roman" w:hAnsi="Times New Roman" w:cs="Times New Roman"/>
          <w:sz w:val="26"/>
          <w:szCs w:val="26"/>
          <w:lang w:val="en-US"/>
        </w:rPr>
      </w:pPr>
    </w:p>
    <w:p w:rsidR="00AB25DB" w:rsidRPr="0058738D" w:rsidRDefault="00335ABF" w:rsidP="003C441C">
      <w:pPr>
        <w:pStyle w:val="Heading4"/>
        <w:spacing w:line="240" w:lineRule="auto"/>
        <w:ind w:firstLine="720"/>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8" w:name="_Toc100502354"/>
      <w:r w:rsidR="00F216C1" w:rsidRPr="0058738D">
        <w:rPr>
          <w:rFonts w:ascii="Times New Roman" w:hAnsi="Times New Roman" w:cs="Times New Roman"/>
          <w:b/>
          <w:color w:val="000000" w:themeColor="text1"/>
          <w:sz w:val="26"/>
          <w:szCs w:val="26"/>
          <w:lang w:val="en-US"/>
        </w:rPr>
        <w:t>2.3</w:t>
      </w:r>
      <w:r w:rsidRPr="0058738D">
        <w:rPr>
          <w:rFonts w:ascii="Times New Roman" w:hAnsi="Times New Roman" w:cs="Times New Roman"/>
          <w:b/>
          <w:color w:val="000000" w:themeColor="text1"/>
          <w:sz w:val="26"/>
          <w:szCs w:val="26"/>
          <w:lang w:val="en-US"/>
        </w:rPr>
        <w:t>.3</w:t>
      </w:r>
      <w:r w:rsidR="00AB25DB" w:rsidRPr="0058738D">
        <w:rPr>
          <w:rFonts w:ascii="Times New Roman" w:hAnsi="Times New Roman" w:cs="Times New Roman"/>
          <w:b/>
          <w:color w:val="000000" w:themeColor="text1"/>
          <w:sz w:val="26"/>
          <w:szCs w:val="26"/>
          <w:lang w:val="en-US"/>
        </w:rPr>
        <w:t xml:space="preserve">.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rPr>
        <w:t xml:space="preserve">Các nội dung của </w:t>
      </w:r>
      <w:r w:rsidR="00AB25DB" w:rsidRPr="0058738D">
        <w:rPr>
          <w:rFonts w:ascii="Times New Roman" w:hAnsi="Times New Roman" w:cs="Times New Roman"/>
          <w:b/>
          <w:color w:val="000000" w:themeColor="text1"/>
          <w:sz w:val="26"/>
          <w:szCs w:val="26"/>
          <w:lang w:val="en-US"/>
        </w:rPr>
        <w:t xml:space="preserve">Manual Testing </w:t>
      </w:r>
      <w:r w:rsidR="00AB25DB" w:rsidRPr="0058738D">
        <w:rPr>
          <w:rFonts w:ascii="Times New Roman" w:hAnsi="Times New Roman" w:cs="Times New Roman"/>
          <w:b/>
          <w:color w:val="000000" w:themeColor="text1"/>
          <w:sz w:val="26"/>
          <w:szCs w:val="26"/>
        </w:rPr>
        <w:t>được sử dụng trong dự án</w:t>
      </w:r>
      <w:bookmarkEnd w:id="38"/>
    </w:p>
    <w:p w:rsidR="001E6C13" w:rsidRPr="0058738D" w:rsidRDefault="001E6C13" w:rsidP="003C441C">
      <w:pPr>
        <w:spacing w:line="240" w:lineRule="auto"/>
        <w:rPr>
          <w:rFonts w:ascii="Times New Roman" w:hAnsi="Times New Roman" w:cs="Times New Roman"/>
          <w:sz w:val="26"/>
          <w:szCs w:val="26"/>
          <w:lang w:val="en-US"/>
        </w:rPr>
      </w:pPr>
    </w:p>
    <w:p w:rsidR="00ED26D1" w:rsidRPr="0058738D" w:rsidRDefault="001E6C13" w:rsidP="003C441C">
      <w:pPr>
        <w:pStyle w:val="Heading3"/>
        <w:spacing w:before="120" w:after="60" w:line="240" w:lineRule="auto"/>
        <w:rPr>
          <w:rFonts w:ascii="Times New Roman" w:hAnsi="Times New Roman" w:cs="Times New Roman"/>
          <w:b/>
          <w:color w:val="auto"/>
          <w:sz w:val="26"/>
          <w:szCs w:val="26"/>
        </w:rPr>
      </w:pPr>
      <w:bookmarkStart w:id="39" w:name="_Toc80286963"/>
      <w:bookmarkStart w:id="40" w:name="_Toc100502355"/>
      <w:r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rPr>
        <w:t>.</w:t>
      </w:r>
      <w:r w:rsidR="00F216C1" w:rsidRPr="0058738D">
        <w:rPr>
          <w:rFonts w:ascii="Times New Roman" w:hAnsi="Times New Roman" w:cs="Times New Roman"/>
          <w:b/>
          <w:color w:val="auto"/>
          <w:sz w:val="26"/>
          <w:szCs w:val="26"/>
          <w:lang w:val="en-US"/>
        </w:rPr>
        <w:t>4</w:t>
      </w:r>
      <w:r w:rsidR="00ED26D1" w:rsidRPr="0058738D">
        <w:rPr>
          <w:rFonts w:ascii="Times New Roman" w:hAnsi="Times New Roman" w:cs="Times New Roman"/>
          <w:b/>
          <w:color w:val="auto"/>
          <w:sz w:val="26"/>
          <w:szCs w:val="26"/>
        </w:rPr>
        <w:t>. Automation Testing</w:t>
      </w:r>
      <w:bookmarkEnd w:id="39"/>
      <w:bookmarkEnd w:id="40"/>
    </w:p>
    <w:p w:rsidR="00AB25DB" w:rsidRPr="0058738D" w:rsidRDefault="00F216C1" w:rsidP="003C441C">
      <w:pPr>
        <w:pStyle w:val="Heading4"/>
        <w:spacing w:line="240" w:lineRule="auto"/>
        <w:ind w:left="720"/>
        <w:rPr>
          <w:rFonts w:ascii="Times New Roman" w:hAnsi="Times New Roman" w:cs="Times New Roman"/>
          <w:b/>
          <w:color w:val="000000" w:themeColor="text1"/>
          <w:sz w:val="26"/>
          <w:szCs w:val="26"/>
          <w:lang w:val="en-US"/>
        </w:rPr>
      </w:pPr>
      <w:bookmarkStart w:id="41" w:name="_Toc100502356"/>
      <w:r w:rsidRPr="0058738D">
        <w:rPr>
          <w:rFonts w:ascii="Times New Roman" w:hAnsi="Times New Roman" w:cs="Times New Roman"/>
          <w:b/>
          <w:color w:val="000000" w:themeColor="text1"/>
          <w:sz w:val="26"/>
          <w:szCs w:val="26"/>
          <w:lang w:val="en-US"/>
        </w:rPr>
        <w:t>2.4</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41"/>
    </w:p>
    <w:p w:rsidR="0058738D" w:rsidRPr="0058738D" w:rsidRDefault="0058738D"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Automation Test là một quá trình xử lý tự động các bước thực hiện một test case và được thực hiện bởi phần mềm là Automation Testing Tool. Mục đích của Tester là tìm bug nhưng mục đích cuối cùng vẫn là hỗ trợ để làm ra sản phẩm tốt nhất.</w:t>
      </w:r>
    </w:p>
    <w:p w:rsidR="0058738D" w:rsidRPr="0058738D" w:rsidRDefault="0058738D"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phần mềm kiểm tra tự động nổi tiếng hiện nay như:</w:t>
      </w:r>
    </w:p>
    <w:p w:rsidR="0058738D" w:rsidRPr="0058738D" w:rsidRDefault="0058738D" w:rsidP="003C441C">
      <w:pPr>
        <w:spacing w:line="240" w:lineRule="auto"/>
        <w:ind w:firstLine="720"/>
        <w:jc w:val="both"/>
        <w:rPr>
          <w:rFonts w:ascii="Times New Roman" w:hAnsi="Times New Roman" w:cs="Times New Roman"/>
          <w:sz w:val="26"/>
          <w:szCs w:val="26"/>
          <w:lang w:val="en-US"/>
        </w:rPr>
      </w:pP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Quick Test Professional – (HP)</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Ranorex</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 Architect – (LogiGear)</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Selenium</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Visual Studio CodedUI Testing</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TestComplete (SmartBear)</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SOAPUI – Web Services Testing (SmartBear)</w:t>
      </w:r>
    </w:p>
    <w:p w:rsidR="00B31CC0" w:rsidRPr="0058738D" w:rsidRDefault="00AB25DB" w:rsidP="003C441C">
      <w:pPr>
        <w:pStyle w:val="Heading4"/>
        <w:spacing w:line="240" w:lineRule="auto"/>
        <w:ind w:left="720"/>
        <w:rPr>
          <w:rFonts w:ascii="Times New Roman" w:hAnsi="Times New Roman" w:cs="Times New Roman"/>
          <w:b/>
          <w:color w:val="000000" w:themeColor="text1"/>
          <w:sz w:val="26"/>
          <w:szCs w:val="26"/>
          <w:lang w:val="en-US"/>
        </w:rPr>
      </w:pPr>
      <w:bookmarkStart w:id="42" w:name="_Toc100502357"/>
      <w:r w:rsidRPr="0058738D">
        <w:rPr>
          <w:rFonts w:ascii="Times New Roman" w:hAnsi="Times New Roman" w:cs="Times New Roman"/>
          <w:b/>
          <w:color w:val="000000" w:themeColor="text1"/>
          <w:sz w:val="26"/>
          <w:szCs w:val="26"/>
          <w:lang w:val="en-US"/>
        </w:rPr>
        <w:t>2.</w:t>
      </w:r>
      <w:r w:rsidR="00F216C1" w:rsidRPr="0058738D">
        <w:rPr>
          <w:rFonts w:ascii="Times New Roman" w:hAnsi="Times New Roman" w:cs="Times New Roman"/>
          <w:b/>
          <w:color w:val="000000" w:themeColor="text1"/>
          <w:sz w:val="26"/>
          <w:szCs w:val="26"/>
          <w:lang w:val="en-US"/>
        </w:rPr>
        <w:t>4</w:t>
      </w:r>
      <w:r w:rsidRPr="0058738D">
        <w:rPr>
          <w:rFonts w:ascii="Times New Roman" w:hAnsi="Times New Roman" w:cs="Times New Roman"/>
          <w:b/>
          <w:color w:val="000000" w:themeColor="text1"/>
          <w:sz w:val="26"/>
          <w:szCs w:val="26"/>
          <w:lang w:val="en-US"/>
        </w:rPr>
        <w:t xml:space="preserve">.2.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Ngôn ngữ sử dụng để test trong dự án</w:t>
      </w:r>
      <w:bookmarkEnd w:id="42"/>
    </w:p>
    <w:p w:rsidR="00B31CC0" w:rsidRPr="0058738D" w:rsidRDefault="00B31CC0" w:rsidP="003C441C">
      <w:pPr>
        <w:spacing w:after="160" w:line="240" w:lineRule="auto"/>
        <w:rPr>
          <w:rFonts w:ascii="Times New Roman" w:eastAsiaTheme="majorEastAsia" w:hAnsi="Times New Roman" w:cs="Times New Roman"/>
          <w:b/>
          <w:i/>
          <w:iCs/>
          <w:color w:val="000000" w:themeColor="text1"/>
          <w:sz w:val="26"/>
          <w:szCs w:val="26"/>
          <w:lang w:val="en-US"/>
        </w:rPr>
      </w:pPr>
      <w:r w:rsidRPr="0058738D">
        <w:rPr>
          <w:rFonts w:ascii="Times New Roman" w:hAnsi="Times New Roman" w:cs="Times New Roman"/>
          <w:b/>
          <w:color w:val="000000" w:themeColor="text1"/>
          <w:sz w:val="26"/>
          <w:szCs w:val="26"/>
          <w:lang w:val="en-US"/>
        </w:rPr>
        <w:br w:type="page"/>
      </w:r>
    </w:p>
    <w:p w:rsidR="00AB25DB" w:rsidRDefault="00391E5E" w:rsidP="00206183">
      <w:pPr>
        <w:pStyle w:val="Heading2"/>
        <w:spacing w:line="240" w:lineRule="auto"/>
        <w:jc w:val="center"/>
        <w:rPr>
          <w:rFonts w:ascii="Times New Roman" w:hAnsi="Times New Roman" w:cs="Times New Roman"/>
          <w:b/>
          <w:color w:val="000000" w:themeColor="text1"/>
          <w:lang w:val="en-US"/>
        </w:rPr>
      </w:pPr>
      <w:bookmarkStart w:id="43" w:name="_Toc100502358"/>
      <w:r w:rsidRPr="0058738D">
        <w:rPr>
          <w:rFonts w:ascii="Times New Roman" w:hAnsi="Times New Roman" w:cs="Times New Roman"/>
          <w:b/>
          <w:color w:val="000000" w:themeColor="text1"/>
          <w:lang w:val="en-US"/>
        </w:rPr>
        <w:lastRenderedPageBreak/>
        <w:t xml:space="preserve">CHƯƠNG 3: PHÂN TÍCH HỆ THỐNG </w:t>
      </w:r>
      <w:r w:rsidR="00F41874">
        <w:rPr>
          <w:rFonts w:ascii="Times New Roman" w:hAnsi="Times New Roman" w:cs="Times New Roman"/>
          <w:b/>
          <w:color w:val="000000" w:themeColor="text1"/>
          <w:lang w:val="en-US"/>
        </w:rPr>
        <w:t>RAKUSAI</w:t>
      </w:r>
      <w:bookmarkEnd w:id="43"/>
    </w:p>
    <w:p w:rsidR="00677EFD" w:rsidRPr="00677EFD" w:rsidRDefault="00677EFD" w:rsidP="003C441C">
      <w:pPr>
        <w:spacing w:line="240" w:lineRule="auto"/>
        <w:rPr>
          <w:lang w:val="en-US"/>
        </w:rPr>
      </w:pPr>
    </w:p>
    <w:p w:rsidR="00391E5E" w:rsidRPr="0058738D" w:rsidRDefault="00576169" w:rsidP="003C441C">
      <w:pPr>
        <w:pStyle w:val="Heading3"/>
        <w:spacing w:before="120" w:after="60" w:line="240" w:lineRule="auto"/>
        <w:rPr>
          <w:rFonts w:ascii="Times New Roman" w:eastAsia="Times New Roman" w:hAnsi="Times New Roman" w:cs="Times New Roman"/>
          <w:b/>
          <w:color w:val="auto"/>
          <w:sz w:val="26"/>
          <w:szCs w:val="26"/>
          <w:lang w:val="en-US"/>
        </w:rPr>
      </w:pPr>
      <w:bookmarkStart w:id="44" w:name="_Toc80286968"/>
      <w:bookmarkStart w:id="45" w:name="_Toc100502359"/>
      <w:bookmarkStart w:id="46" w:name="_Toc80286967"/>
      <w:r>
        <w:rPr>
          <w:rFonts w:ascii="Times New Roman" w:eastAsia="Times New Roman" w:hAnsi="Times New Roman" w:cs="Times New Roman"/>
          <w:b/>
          <w:color w:val="auto"/>
          <w:sz w:val="26"/>
          <w:szCs w:val="26"/>
          <w:lang w:val="en-US"/>
        </w:rPr>
        <w:t>3.1</w:t>
      </w:r>
      <w:r w:rsidR="00391E5E" w:rsidRPr="0058738D">
        <w:rPr>
          <w:rFonts w:ascii="Times New Roman" w:eastAsia="Times New Roman" w:hAnsi="Times New Roman" w:cs="Times New Roman"/>
          <w:b/>
          <w:color w:val="auto"/>
          <w:sz w:val="26"/>
          <w:szCs w:val="26"/>
          <w:lang w:val="en-US"/>
        </w:rPr>
        <w:t xml:space="preserve">. </w:t>
      </w:r>
      <w:bookmarkEnd w:id="44"/>
      <w:r w:rsidR="00391E5E" w:rsidRPr="0058738D">
        <w:rPr>
          <w:rFonts w:ascii="Times New Roman" w:eastAsia="Times New Roman" w:hAnsi="Times New Roman" w:cs="Times New Roman"/>
          <w:b/>
          <w:color w:val="auto"/>
          <w:sz w:val="26"/>
          <w:szCs w:val="26"/>
          <w:lang w:val="en-US"/>
        </w:rPr>
        <w:t xml:space="preserve">Mô tả chung về </w:t>
      </w:r>
      <w:r w:rsidR="0059494C" w:rsidRPr="0058738D">
        <w:rPr>
          <w:rFonts w:ascii="Times New Roman" w:eastAsia="Times New Roman" w:hAnsi="Times New Roman" w:cs="Times New Roman"/>
          <w:b/>
          <w:color w:val="auto"/>
          <w:sz w:val="26"/>
          <w:szCs w:val="26"/>
          <w:lang w:val="en-US"/>
        </w:rPr>
        <w:t>dự án</w:t>
      </w:r>
      <w:bookmarkEnd w:id="45"/>
    </w:p>
    <w:p w:rsidR="00206183" w:rsidRDefault="00A815B3" w:rsidP="003C441C">
      <w:pPr>
        <w:spacing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Với sự lên ngôi của khoa học công nghệ thì các app online ra đời càng nhiều. </w:t>
      </w:r>
      <w:r w:rsidRPr="00A815B3">
        <w:rPr>
          <w:rFonts w:ascii="Times New Roman" w:hAnsi="Times New Roman" w:cs="Times New Roman"/>
          <w:sz w:val="26"/>
          <w:szCs w:val="26"/>
          <w:lang w:val="en-US"/>
        </w:rPr>
        <w:t>Trong những năm gần đây việc thiết kế app order đồ ăn được nhiều doanh nghiệp hướng đến.</w:t>
      </w:r>
      <w:r>
        <w:rPr>
          <w:rFonts w:ascii="Times New Roman" w:hAnsi="Times New Roman" w:cs="Times New Roman"/>
          <w:sz w:val="26"/>
          <w:szCs w:val="26"/>
          <w:lang w:val="en-US"/>
        </w:rPr>
        <w:t xml:space="preserve"> Vì thế d</w:t>
      </w:r>
      <w:r w:rsidR="00576169">
        <w:rPr>
          <w:rFonts w:ascii="Times New Roman" w:hAnsi="Times New Roman" w:cs="Times New Roman"/>
          <w:sz w:val="26"/>
          <w:szCs w:val="26"/>
          <w:lang w:val="en-US"/>
        </w:rPr>
        <w:t xml:space="preserve">ự án </w:t>
      </w:r>
      <w:r w:rsidR="003E6C91">
        <w:rPr>
          <w:rFonts w:ascii="Times New Roman" w:hAnsi="Times New Roman" w:cs="Times New Roman"/>
          <w:sz w:val="26"/>
          <w:szCs w:val="26"/>
          <w:lang w:val="en-US"/>
        </w:rPr>
        <w:t xml:space="preserve">RAKUSAI </w:t>
      </w:r>
      <w:r>
        <w:rPr>
          <w:rFonts w:ascii="Times New Roman" w:hAnsi="Times New Roman" w:cs="Times New Roman"/>
          <w:sz w:val="26"/>
          <w:szCs w:val="26"/>
          <w:lang w:val="en-US"/>
        </w:rPr>
        <w:t xml:space="preserve">đã ra đời, </w:t>
      </w:r>
      <w:r w:rsidR="003E6C91">
        <w:rPr>
          <w:rFonts w:ascii="Times New Roman" w:hAnsi="Times New Roman" w:cs="Times New Roman"/>
          <w:sz w:val="26"/>
          <w:szCs w:val="26"/>
          <w:lang w:val="en-US"/>
        </w:rPr>
        <w:t xml:space="preserve">là dự án nhằm xây dựng một </w:t>
      </w:r>
      <w:del w:id="47" w:author="nhamct" w:date="2022-04-14T15:12:00Z">
        <w:r w:rsidR="001B0E47" w:rsidDel="001B0E47">
          <w:rPr>
            <w:rFonts w:ascii="Times New Roman" w:hAnsi="Times New Roman" w:cs="Times New Roman"/>
            <w:sz w:val="26"/>
            <w:szCs w:val="26"/>
            <w:lang w:val="en-US"/>
          </w:rPr>
          <w:delText>ứng</w:delText>
        </w:r>
        <w:r w:rsidR="003E6C91" w:rsidDel="001B0E47">
          <w:rPr>
            <w:rFonts w:ascii="Times New Roman" w:hAnsi="Times New Roman" w:cs="Times New Roman"/>
            <w:sz w:val="26"/>
            <w:szCs w:val="26"/>
            <w:lang w:val="en-US"/>
          </w:rPr>
          <w:delText xml:space="preserve"> </w:delText>
        </w:r>
      </w:del>
      <w:ins w:id="48" w:author="nhamct" w:date="2022-04-14T15:12:00Z">
        <w:r w:rsidR="001B0E47">
          <w:rPr>
            <w:rFonts w:ascii="Times New Roman" w:hAnsi="Times New Roman" w:cs="Times New Roman"/>
            <w:sz w:val="26"/>
            <w:szCs w:val="26"/>
            <w:lang w:val="en-US"/>
          </w:rPr>
          <w:t xml:space="preserve">ứng dụng </w:t>
        </w:r>
      </w:ins>
      <w:r w:rsidR="003E6C91">
        <w:rPr>
          <w:rFonts w:ascii="Times New Roman" w:hAnsi="Times New Roman" w:cs="Times New Roman"/>
          <w:sz w:val="26"/>
          <w:szCs w:val="26"/>
          <w:lang w:val="en-US"/>
        </w:rPr>
        <w:t>bán đồ ăn trực tuyến</w:t>
      </w:r>
      <w:ins w:id="49" w:author="nhamct" w:date="2022-04-14T15:12:00Z">
        <w:r w:rsidR="00194329">
          <w:rPr>
            <w:rFonts w:ascii="Times New Roman" w:hAnsi="Times New Roman" w:cs="Times New Roman"/>
            <w:sz w:val="26"/>
            <w:szCs w:val="26"/>
            <w:lang w:val="en-US"/>
          </w:rPr>
          <w:t xml:space="preserve"> chung chung hay là cho riêng một cửa hàng nào?</w:t>
        </w:r>
      </w:ins>
      <w:r w:rsidR="003E6C91">
        <w:rPr>
          <w:rFonts w:ascii="Times New Roman" w:hAnsi="Times New Roman" w:cs="Times New Roman"/>
          <w:sz w:val="26"/>
          <w:szCs w:val="26"/>
          <w:lang w:val="en-US"/>
        </w:rPr>
        <w:t>,</w:t>
      </w:r>
      <w:r w:rsidRPr="00A815B3">
        <w:t xml:space="preserve"> </w:t>
      </w:r>
      <w:r w:rsidRPr="00A815B3">
        <w:rPr>
          <w:rFonts w:ascii="Times New Roman" w:hAnsi="Times New Roman" w:cs="Times New Roman"/>
          <w:sz w:val="26"/>
          <w:szCs w:val="26"/>
          <w:lang w:val="en-US"/>
        </w:rPr>
        <w:t>góp phần tăng doanh số cho nhà hàng mà còn giúp thực khách thuận tiện hơn trong việc ăn uống.</w:t>
      </w:r>
      <w:r w:rsidR="003E6C91">
        <w:rPr>
          <w:rFonts w:ascii="Times New Roman" w:hAnsi="Times New Roman" w:cs="Times New Roman"/>
          <w:sz w:val="26"/>
          <w:szCs w:val="26"/>
          <w:lang w:val="en-US"/>
        </w:rPr>
        <w:t xml:space="preserve"> </w:t>
      </w:r>
    </w:p>
    <w:p w:rsidR="00677EFD" w:rsidRDefault="00A815B3" w:rsidP="003C441C">
      <w:pPr>
        <w:spacing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Việc thiết kế </w:t>
      </w:r>
      <w:del w:id="50" w:author="nhamct" w:date="2022-04-14T15:12:00Z">
        <w:r w:rsidDel="00194329">
          <w:rPr>
            <w:rFonts w:ascii="Times New Roman" w:hAnsi="Times New Roman" w:cs="Times New Roman"/>
            <w:sz w:val="26"/>
            <w:szCs w:val="26"/>
            <w:lang w:val="en-US"/>
          </w:rPr>
          <w:delText xml:space="preserve">app </w:delText>
        </w:r>
      </w:del>
      <w:ins w:id="51" w:author="nhamct" w:date="2022-04-14T15:12:00Z">
        <w:r w:rsidR="00194329">
          <w:rPr>
            <w:rFonts w:ascii="Times New Roman" w:hAnsi="Times New Roman" w:cs="Times New Roman"/>
            <w:sz w:val="26"/>
            <w:szCs w:val="26"/>
            <w:lang w:val="en-US"/>
          </w:rPr>
          <w:t xml:space="preserve">ứng dụng </w:t>
        </w:r>
      </w:ins>
      <w:r>
        <w:rPr>
          <w:rFonts w:ascii="Times New Roman" w:hAnsi="Times New Roman" w:cs="Times New Roman"/>
          <w:sz w:val="26"/>
          <w:szCs w:val="26"/>
          <w:lang w:val="en-US"/>
        </w:rPr>
        <w:t xml:space="preserve">đồ ăn trực tuyến này rất quan trọng đối với nhà hàng: Nó giúp nhà hàng tiếp cận khách hàng dễ hơn, quản lý </w:t>
      </w:r>
      <w:r w:rsidR="00206183">
        <w:rPr>
          <w:rFonts w:ascii="Times New Roman" w:hAnsi="Times New Roman" w:cs="Times New Roman"/>
          <w:sz w:val="26"/>
          <w:szCs w:val="26"/>
          <w:lang w:val="en-US"/>
        </w:rPr>
        <w:t>sổ sách dễ dàng hơn, dễ dàng chạy quảng cáo, t</w:t>
      </w:r>
      <w:r w:rsidR="00206183" w:rsidRPr="00206183">
        <w:rPr>
          <w:rFonts w:ascii="Times New Roman" w:hAnsi="Times New Roman" w:cs="Times New Roman"/>
          <w:sz w:val="26"/>
          <w:szCs w:val="26"/>
          <w:lang w:val="en-US"/>
        </w:rPr>
        <w:t>ựu chung từ những lợi ích trên sẽ giúp nhà hàng tăng doanh số đáng kể.</w:t>
      </w:r>
    </w:p>
    <w:p w:rsidR="00206183" w:rsidRDefault="00206183" w:rsidP="00206183">
      <w:pPr>
        <w:jc w:val="both"/>
        <w:rPr>
          <w:ins w:id="52" w:author="nhamct" w:date="2022-04-14T15:12:00Z"/>
          <w:rFonts w:ascii="Times New Roman" w:hAnsi="Times New Roman" w:cs="Times New Roman"/>
          <w:sz w:val="26"/>
          <w:szCs w:val="26"/>
          <w:lang w:val="en-US"/>
        </w:rPr>
      </w:pPr>
      <w:r w:rsidRPr="00206183">
        <w:rPr>
          <w:rFonts w:ascii="Times New Roman" w:hAnsi="Times New Roman" w:cs="Times New Roman"/>
          <w:sz w:val="26"/>
          <w:szCs w:val="26"/>
          <w:lang w:val="en-US"/>
        </w:rPr>
        <w:t xml:space="preserve">Không chỉ với nhà hàng, mà thực khách khi sử dụng </w:t>
      </w:r>
      <w:del w:id="53" w:author="nhamct" w:date="2022-04-14T15:12:00Z">
        <w:r w:rsidRPr="00206183" w:rsidDel="00194329">
          <w:rPr>
            <w:rFonts w:ascii="Times New Roman" w:hAnsi="Times New Roman" w:cs="Times New Roman"/>
            <w:sz w:val="26"/>
            <w:szCs w:val="26"/>
            <w:lang w:val="en-US"/>
          </w:rPr>
          <w:delText xml:space="preserve">app </w:delText>
        </w:r>
      </w:del>
      <w:ins w:id="54" w:author="nhamct" w:date="2022-04-14T15:12:00Z">
        <w:r w:rsidR="00194329">
          <w:rPr>
            <w:rFonts w:ascii="Times New Roman" w:hAnsi="Times New Roman" w:cs="Times New Roman"/>
            <w:sz w:val="26"/>
            <w:szCs w:val="26"/>
            <w:lang w:val="en-US"/>
          </w:rPr>
          <w:t>ứng dụng</w:t>
        </w:r>
        <w:r w:rsidR="00194329" w:rsidRPr="00206183">
          <w:rPr>
            <w:rFonts w:ascii="Times New Roman" w:hAnsi="Times New Roman" w:cs="Times New Roman"/>
            <w:sz w:val="26"/>
            <w:szCs w:val="26"/>
            <w:lang w:val="en-US"/>
          </w:rPr>
          <w:t xml:space="preserve"> </w:t>
        </w:r>
      </w:ins>
      <w:r w:rsidRPr="00206183">
        <w:rPr>
          <w:rFonts w:ascii="Times New Roman" w:hAnsi="Times New Roman" w:cs="Times New Roman"/>
          <w:sz w:val="26"/>
          <w:szCs w:val="26"/>
          <w:lang w:val="en-US"/>
        </w:rPr>
        <w:t>cũng mang đến rất nhiều lợi ích. Đặc biệt là những người không thích ra ngoài, có xu hướng muốn ăn tại nhà.</w:t>
      </w:r>
      <w:r>
        <w:rPr>
          <w:rFonts w:ascii="Times New Roman" w:hAnsi="Times New Roman" w:cs="Times New Roman"/>
          <w:sz w:val="26"/>
          <w:szCs w:val="26"/>
          <w:lang w:val="en-US"/>
        </w:rPr>
        <w:t>Ở đó thực khách có thể dễ dàng lựa chọn món ăn, có thể xem những đánh giá của những người thưởng thức trước đó, từ đó có thể lựa chon ra được những món ăn ngon giá rẻ.</w:t>
      </w:r>
    </w:p>
    <w:p w:rsidR="00194329" w:rsidRDefault="00194329" w:rsidP="00206183">
      <w:pPr>
        <w:jc w:val="both"/>
        <w:rPr>
          <w:ins w:id="55" w:author="nhamct" w:date="2022-04-14T15:13:00Z"/>
          <w:rFonts w:ascii="Times New Roman" w:hAnsi="Times New Roman" w:cs="Times New Roman"/>
          <w:sz w:val="26"/>
          <w:szCs w:val="26"/>
          <w:lang w:val="en-US"/>
        </w:rPr>
      </w:pPr>
      <w:ins w:id="56" w:author="nhamct" w:date="2022-04-14T15:13:00Z">
        <w:r>
          <w:rPr>
            <w:rFonts w:ascii="Times New Roman" w:hAnsi="Times New Roman" w:cs="Times New Roman"/>
            <w:sz w:val="26"/>
            <w:szCs w:val="26"/>
            <w:lang w:val="en-US"/>
          </w:rPr>
          <w:t>Cần viết lại một cách rõ rang hơn:</w:t>
        </w:r>
      </w:ins>
    </w:p>
    <w:p w:rsidR="00194329" w:rsidRDefault="00194329" w:rsidP="00194329">
      <w:pPr>
        <w:pStyle w:val="ListParagraph"/>
        <w:numPr>
          <w:ilvl w:val="0"/>
          <w:numId w:val="11"/>
        </w:numPr>
        <w:jc w:val="both"/>
        <w:rPr>
          <w:ins w:id="57" w:author="nhamct" w:date="2022-04-14T15:13:00Z"/>
          <w:rFonts w:ascii="Times New Roman" w:hAnsi="Times New Roman" w:cs="Times New Roman"/>
          <w:sz w:val="26"/>
          <w:szCs w:val="26"/>
          <w:lang w:val="en-US"/>
        </w:rPr>
      </w:pPr>
      <w:ins w:id="58" w:author="nhamct" w:date="2022-04-14T15:13:00Z">
        <w:r>
          <w:rPr>
            <w:rFonts w:ascii="Times New Roman" w:hAnsi="Times New Roman" w:cs="Times New Roman"/>
            <w:sz w:val="26"/>
            <w:szCs w:val="26"/>
            <w:lang w:val="en-US"/>
          </w:rPr>
          <w:t>Dự án này làm về cái gì?</w:t>
        </w:r>
      </w:ins>
    </w:p>
    <w:p w:rsidR="00194329" w:rsidRDefault="00194329" w:rsidP="00194329">
      <w:pPr>
        <w:pStyle w:val="ListParagraph"/>
        <w:numPr>
          <w:ilvl w:val="0"/>
          <w:numId w:val="11"/>
        </w:numPr>
        <w:jc w:val="both"/>
        <w:rPr>
          <w:ins w:id="59" w:author="nhamct" w:date="2022-04-14T15:13:00Z"/>
          <w:rFonts w:ascii="Times New Roman" w:hAnsi="Times New Roman" w:cs="Times New Roman"/>
          <w:sz w:val="26"/>
          <w:szCs w:val="26"/>
          <w:lang w:val="en-US"/>
        </w:rPr>
      </w:pPr>
      <w:ins w:id="60" w:author="nhamct" w:date="2022-04-14T15:13:00Z">
        <w:r>
          <w:rPr>
            <w:rFonts w:ascii="Times New Roman" w:hAnsi="Times New Roman" w:cs="Times New Roman"/>
            <w:sz w:val="26"/>
            <w:szCs w:val="26"/>
            <w:lang w:val="en-US"/>
          </w:rPr>
          <w:t>Đối tượng sử dụng là ai?</w:t>
        </w:r>
      </w:ins>
    </w:p>
    <w:p w:rsidR="00194329" w:rsidRPr="00194329" w:rsidRDefault="00194329" w:rsidP="00194329">
      <w:pPr>
        <w:pStyle w:val="ListParagraph"/>
        <w:numPr>
          <w:ilvl w:val="0"/>
          <w:numId w:val="11"/>
        </w:numPr>
        <w:jc w:val="both"/>
        <w:rPr>
          <w:rFonts w:ascii="Times New Roman" w:hAnsi="Times New Roman" w:cs="Times New Roman"/>
          <w:sz w:val="26"/>
          <w:szCs w:val="26"/>
          <w:lang w:val="en-US"/>
          <w:rPrChange w:id="61" w:author="nhamct" w:date="2022-04-14T15:13:00Z">
            <w:rPr>
              <w:lang w:val="en-US"/>
            </w:rPr>
          </w:rPrChange>
        </w:rPr>
        <w:pPrChange w:id="62" w:author="nhamct" w:date="2022-04-14T15:13:00Z">
          <w:pPr>
            <w:jc w:val="both"/>
          </w:pPr>
        </w:pPrChange>
      </w:pPr>
      <w:ins w:id="63" w:author="nhamct" w:date="2022-04-14T15:13:00Z">
        <w:r>
          <w:rPr>
            <w:rFonts w:ascii="Times New Roman" w:hAnsi="Times New Roman" w:cs="Times New Roman"/>
            <w:sz w:val="26"/>
            <w:szCs w:val="26"/>
            <w:lang w:val="en-US"/>
          </w:rPr>
          <w:t>Lợi ích mang lại cho các đối tượng đó là gì?</w:t>
        </w:r>
      </w:ins>
    </w:p>
    <w:p w:rsidR="0059494C" w:rsidRDefault="00B356E3"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Các tác nhân của hệ thống bao gồm:</w:t>
      </w:r>
    </w:p>
    <w:p w:rsidR="00B356E3" w:rsidRDefault="00B356E3" w:rsidP="003C441C">
      <w:pPr>
        <w:pStyle w:val="ListParagraph"/>
        <w:numPr>
          <w:ilvl w:val="0"/>
          <w:numId w:val="13"/>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Admin (người có chức năng quản lý):</w:t>
      </w:r>
      <w:ins w:id="64" w:author="nhamct" w:date="2022-04-14T15:13:00Z">
        <w:r w:rsidR="009A205A">
          <w:rPr>
            <w:rFonts w:ascii="Times New Roman" w:hAnsi="Times New Roman" w:cs="Times New Roman"/>
            <w:sz w:val="26"/>
            <w:szCs w:val="26"/>
            <w:lang w:val="en-US"/>
          </w:rPr>
          <w:t xml:space="preserve"> không sử dụng lẫn lộn an</w:t>
        </w:r>
      </w:ins>
      <w:ins w:id="65" w:author="nhamct" w:date="2022-04-14T15:14:00Z">
        <w:r w:rsidR="009A205A">
          <w:rPr>
            <w:rFonts w:ascii="Times New Roman" w:hAnsi="Times New Roman" w:cs="Times New Roman"/>
            <w:sz w:val="26"/>
            <w:szCs w:val="26"/>
            <w:lang w:val="en-US"/>
          </w:rPr>
          <w:t>h Việt trong tên chức năng. Anh thì Anh cả, Việt thì Việt cả, nếu họ để tiếng Nhật thì em để nguyên tiếng Nhật và mở ngoặc tiếng Việt ra.</w:t>
        </w:r>
      </w:ins>
    </w:p>
    <w:p w:rsidR="00B356E3" w:rsidRPr="009A205A" w:rsidRDefault="00B356E3" w:rsidP="003C441C">
      <w:pPr>
        <w:pStyle w:val="ListParagraph"/>
        <w:numPr>
          <w:ilvl w:val="0"/>
          <w:numId w:val="14"/>
        </w:numPr>
        <w:spacing w:line="240" w:lineRule="auto"/>
        <w:rPr>
          <w:rFonts w:ascii="Times New Roman" w:hAnsi="Times New Roman" w:cs="Times New Roman"/>
          <w:sz w:val="26"/>
          <w:szCs w:val="26"/>
          <w:highlight w:val="yellow"/>
          <w:lang w:val="en-US"/>
          <w:rPrChange w:id="66" w:author="nhamct" w:date="2022-04-14T15:13:00Z">
            <w:rPr>
              <w:rFonts w:ascii="Times New Roman" w:hAnsi="Times New Roman" w:cs="Times New Roman"/>
              <w:sz w:val="26"/>
              <w:szCs w:val="26"/>
              <w:lang w:val="en-US"/>
            </w:rPr>
          </w:rPrChange>
        </w:rPr>
      </w:pPr>
      <w:r w:rsidRPr="009A205A">
        <w:rPr>
          <w:rFonts w:ascii="Times New Roman" w:hAnsi="Times New Roman" w:cs="Times New Roman"/>
          <w:sz w:val="26"/>
          <w:szCs w:val="26"/>
          <w:highlight w:val="yellow"/>
          <w:lang w:val="en-US"/>
          <w:rPrChange w:id="67" w:author="nhamct" w:date="2022-04-14T15:13:00Z">
            <w:rPr>
              <w:rFonts w:ascii="Times New Roman" w:hAnsi="Times New Roman" w:cs="Times New Roman"/>
              <w:sz w:val="26"/>
              <w:szCs w:val="26"/>
              <w:lang w:val="en-US"/>
            </w:rPr>
          </w:rPrChange>
        </w:rPr>
        <w:t>Quản lý order</w:t>
      </w:r>
    </w:p>
    <w:p w:rsidR="00B356E3" w:rsidRPr="009A205A" w:rsidRDefault="00B356E3" w:rsidP="003C441C">
      <w:pPr>
        <w:pStyle w:val="ListParagraph"/>
        <w:numPr>
          <w:ilvl w:val="0"/>
          <w:numId w:val="14"/>
        </w:numPr>
        <w:spacing w:line="240" w:lineRule="auto"/>
        <w:rPr>
          <w:rFonts w:ascii="Times New Roman" w:hAnsi="Times New Roman" w:cs="Times New Roman"/>
          <w:sz w:val="26"/>
          <w:szCs w:val="26"/>
          <w:highlight w:val="yellow"/>
          <w:lang w:val="en-US"/>
          <w:rPrChange w:id="68" w:author="nhamct" w:date="2022-04-14T15:13:00Z">
            <w:rPr>
              <w:rFonts w:ascii="Times New Roman" w:hAnsi="Times New Roman" w:cs="Times New Roman"/>
              <w:sz w:val="26"/>
              <w:szCs w:val="26"/>
              <w:lang w:val="en-US"/>
            </w:rPr>
          </w:rPrChange>
        </w:rPr>
      </w:pPr>
      <w:r w:rsidRPr="009A205A">
        <w:rPr>
          <w:rFonts w:ascii="Times New Roman" w:hAnsi="Times New Roman" w:cs="Times New Roman"/>
          <w:sz w:val="26"/>
          <w:szCs w:val="26"/>
          <w:highlight w:val="yellow"/>
          <w:lang w:val="en-US"/>
          <w:rPrChange w:id="69" w:author="nhamct" w:date="2022-04-14T15:13:00Z">
            <w:rPr>
              <w:rFonts w:ascii="Times New Roman" w:hAnsi="Times New Roman" w:cs="Times New Roman"/>
              <w:sz w:val="26"/>
              <w:szCs w:val="26"/>
              <w:lang w:val="en-US"/>
            </w:rPr>
          </w:rPrChange>
        </w:rPr>
        <w:t xml:space="preserve">Quản lý </w:t>
      </w:r>
      <w:r w:rsidR="00111DE3" w:rsidRPr="009A205A">
        <w:rPr>
          <w:rFonts w:ascii="Times New Roman" w:hAnsi="Times New Roman" w:cs="Times New Roman"/>
          <w:sz w:val="26"/>
          <w:szCs w:val="26"/>
          <w:highlight w:val="yellow"/>
          <w:lang w:val="en-US"/>
          <w:rPrChange w:id="70" w:author="nhamct" w:date="2022-04-14T15:13:00Z">
            <w:rPr>
              <w:rFonts w:ascii="Times New Roman" w:hAnsi="Times New Roman" w:cs="Times New Roman"/>
              <w:sz w:val="26"/>
              <w:szCs w:val="26"/>
              <w:lang w:val="en-US"/>
            </w:rPr>
          </w:rPrChange>
        </w:rPr>
        <w:t>users</w:t>
      </w:r>
    </w:p>
    <w:p w:rsidR="00B356E3" w:rsidRPr="009A205A" w:rsidRDefault="00B356E3" w:rsidP="003C441C">
      <w:pPr>
        <w:pStyle w:val="ListParagraph"/>
        <w:numPr>
          <w:ilvl w:val="0"/>
          <w:numId w:val="14"/>
        </w:numPr>
        <w:spacing w:line="240" w:lineRule="auto"/>
        <w:rPr>
          <w:rFonts w:ascii="Times New Roman" w:hAnsi="Times New Roman" w:cs="Times New Roman"/>
          <w:sz w:val="26"/>
          <w:szCs w:val="26"/>
          <w:highlight w:val="yellow"/>
          <w:lang w:val="en-US"/>
          <w:rPrChange w:id="71" w:author="nhamct" w:date="2022-04-14T15:13:00Z">
            <w:rPr>
              <w:rFonts w:ascii="Times New Roman" w:hAnsi="Times New Roman" w:cs="Times New Roman"/>
              <w:sz w:val="26"/>
              <w:szCs w:val="26"/>
              <w:lang w:val="en-US"/>
            </w:rPr>
          </w:rPrChange>
        </w:rPr>
      </w:pPr>
      <w:r w:rsidRPr="009A205A">
        <w:rPr>
          <w:rFonts w:ascii="Times New Roman" w:hAnsi="Times New Roman" w:cs="Times New Roman"/>
          <w:sz w:val="26"/>
          <w:szCs w:val="26"/>
          <w:highlight w:val="yellow"/>
          <w:lang w:val="en-US"/>
          <w:rPrChange w:id="72" w:author="nhamct" w:date="2022-04-14T15:13:00Z">
            <w:rPr>
              <w:rFonts w:ascii="Times New Roman" w:hAnsi="Times New Roman" w:cs="Times New Roman"/>
              <w:sz w:val="26"/>
              <w:szCs w:val="26"/>
              <w:lang w:val="en-US"/>
            </w:rPr>
          </w:rPrChange>
        </w:rPr>
        <w:t xml:space="preserve">Quản lý </w:t>
      </w:r>
      <w:r w:rsidR="00111DE3" w:rsidRPr="009A205A">
        <w:rPr>
          <w:rFonts w:ascii="Times New Roman" w:hAnsi="Times New Roman" w:cs="Times New Roman"/>
          <w:sz w:val="26"/>
          <w:szCs w:val="26"/>
          <w:highlight w:val="yellow"/>
          <w:lang w:val="en-US"/>
          <w:rPrChange w:id="73" w:author="nhamct" w:date="2022-04-14T15:13:00Z">
            <w:rPr>
              <w:rFonts w:ascii="Times New Roman" w:hAnsi="Times New Roman" w:cs="Times New Roman"/>
              <w:sz w:val="26"/>
              <w:szCs w:val="26"/>
              <w:lang w:val="en-US"/>
            </w:rPr>
          </w:rPrChange>
        </w:rPr>
        <w:t>sản phẩm</w:t>
      </w:r>
    </w:p>
    <w:p w:rsidR="00B356E3" w:rsidRPr="009A205A" w:rsidRDefault="00B356E3" w:rsidP="003C441C">
      <w:pPr>
        <w:pStyle w:val="ListParagraph"/>
        <w:numPr>
          <w:ilvl w:val="0"/>
          <w:numId w:val="14"/>
        </w:numPr>
        <w:spacing w:line="240" w:lineRule="auto"/>
        <w:rPr>
          <w:rFonts w:ascii="Times New Roman" w:hAnsi="Times New Roman" w:cs="Times New Roman"/>
          <w:sz w:val="26"/>
          <w:szCs w:val="26"/>
          <w:highlight w:val="yellow"/>
          <w:lang w:val="en-US"/>
          <w:rPrChange w:id="74" w:author="nhamct" w:date="2022-04-14T15:13:00Z">
            <w:rPr>
              <w:rFonts w:ascii="Times New Roman" w:hAnsi="Times New Roman" w:cs="Times New Roman"/>
              <w:sz w:val="26"/>
              <w:szCs w:val="26"/>
              <w:lang w:val="en-US"/>
            </w:rPr>
          </w:rPrChange>
        </w:rPr>
      </w:pPr>
      <w:r w:rsidRPr="009A205A">
        <w:rPr>
          <w:rFonts w:ascii="Times New Roman" w:hAnsi="Times New Roman" w:cs="Times New Roman"/>
          <w:sz w:val="26"/>
          <w:szCs w:val="26"/>
          <w:highlight w:val="yellow"/>
          <w:lang w:val="en-US"/>
          <w:rPrChange w:id="75" w:author="nhamct" w:date="2022-04-14T15:13:00Z">
            <w:rPr>
              <w:rFonts w:ascii="Times New Roman" w:hAnsi="Times New Roman" w:cs="Times New Roman"/>
              <w:sz w:val="26"/>
              <w:szCs w:val="26"/>
              <w:lang w:val="en-US"/>
            </w:rPr>
          </w:rPrChange>
        </w:rPr>
        <w:t xml:space="preserve">Quản lý </w:t>
      </w:r>
      <w:r w:rsidR="00111DE3" w:rsidRPr="009A205A">
        <w:rPr>
          <w:rFonts w:ascii="Times New Roman" w:hAnsi="Times New Roman" w:cs="Times New Roman"/>
          <w:sz w:val="26"/>
          <w:szCs w:val="26"/>
          <w:highlight w:val="yellow"/>
          <w:lang w:val="en-US"/>
          <w:rPrChange w:id="76" w:author="nhamct" w:date="2022-04-14T15:13:00Z">
            <w:rPr>
              <w:rFonts w:ascii="Times New Roman" w:hAnsi="Times New Roman" w:cs="Times New Roman"/>
              <w:sz w:val="26"/>
              <w:szCs w:val="26"/>
              <w:lang w:val="en-US"/>
            </w:rPr>
          </w:rPrChange>
        </w:rPr>
        <w:t>stores</w:t>
      </w:r>
    </w:p>
    <w:p w:rsidR="00B356E3" w:rsidRPr="009A205A" w:rsidRDefault="00B356E3" w:rsidP="003C441C">
      <w:pPr>
        <w:pStyle w:val="ListParagraph"/>
        <w:numPr>
          <w:ilvl w:val="0"/>
          <w:numId w:val="14"/>
        </w:numPr>
        <w:spacing w:line="240" w:lineRule="auto"/>
        <w:rPr>
          <w:rFonts w:ascii="Times New Roman" w:hAnsi="Times New Roman" w:cs="Times New Roman"/>
          <w:sz w:val="26"/>
          <w:szCs w:val="26"/>
          <w:highlight w:val="yellow"/>
          <w:lang w:val="en-US"/>
          <w:rPrChange w:id="77" w:author="nhamct" w:date="2022-04-14T15:13:00Z">
            <w:rPr>
              <w:rFonts w:ascii="Times New Roman" w:hAnsi="Times New Roman" w:cs="Times New Roman"/>
              <w:sz w:val="26"/>
              <w:szCs w:val="26"/>
              <w:lang w:val="en-US"/>
            </w:rPr>
          </w:rPrChange>
        </w:rPr>
      </w:pPr>
      <w:r w:rsidRPr="009A205A">
        <w:rPr>
          <w:rFonts w:ascii="Times New Roman" w:hAnsi="Times New Roman" w:cs="Times New Roman"/>
          <w:sz w:val="26"/>
          <w:szCs w:val="26"/>
          <w:highlight w:val="yellow"/>
          <w:lang w:val="en-US"/>
          <w:rPrChange w:id="78" w:author="nhamct" w:date="2022-04-14T15:13:00Z">
            <w:rPr>
              <w:rFonts w:ascii="Times New Roman" w:hAnsi="Times New Roman" w:cs="Times New Roman"/>
              <w:sz w:val="26"/>
              <w:szCs w:val="26"/>
              <w:lang w:val="en-US"/>
            </w:rPr>
          </w:rPrChange>
        </w:rPr>
        <w:t xml:space="preserve">Quản lý </w:t>
      </w:r>
      <w:r w:rsidR="00111DE3" w:rsidRPr="009A205A">
        <w:rPr>
          <w:rFonts w:ascii="Times New Roman" w:hAnsi="Times New Roman" w:cs="Times New Roman"/>
          <w:sz w:val="26"/>
          <w:szCs w:val="26"/>
          <w:highlight w:val="yellow"/>
          <w:lang w:val="en-US"/>
          <w:rPrChange w:id="79" w:author="nhamct" w:date="2022-04-14T15:13:00Z">
            <w:rPr>
              <w:rFonts w:ascii="Times New Roman" w:hAnsi="Times New Roman" w:cs="Times New Roman"/>
              <w:sz w:val="26"/>
              <w:szCs w:val="26"/>
              <w:lang w:val="en-US"/>
            </w:rPr>
          </w:rPrChange>
        </w:rPr>
        <w:t>kho</w:t>
      </w:r>
    </w:p>
    <w:p w:rsidR="00111DE3" w:rsidRPr="009A205A" w:rsidRDefault="00111DE3" w:rsidP="00111DE3">
      <w:pPr>
        <w:pStyle w:val="ListParagraph"/>
        <w:numPr>
          <w:ilvl w:val="0"/>
          <w:numId w:val="14"/>
        </w:numPr>
        <w:spacing w:line="240" w:lineRule="auto"/>
        <w:rPr>
          <w:rFonts w:ascii="Times New Roman" w:hAnsi="Times New Roman" w:cs="Times New Roman"/>
          <w:sz w:val="26"/>
          <w:szCs w:val="26"/>
          <w:highlight w:val="yellow"/>
          <w:lang w:val="en-US"/>
          <w:rPrChange w:id="80" w:author="nhamct" w:date="2022-04-14T15:13:00Z">
            <w:rPr>
              <w:rFonts w:ascii="Times New Roman" w:hAnsi="Times New Roman" w:cs="Times New Roman"/>
              <w:sz w:val="26"/>
              <w:szCs w:val="26"/>
              <w:lang w:val="en-US"/>
            </w:rPr>
          </w:rPrChange>
        </w:rPr>
      </w:pPr>
      <w:r w:rsidRPr="009A205A">
        <w:rPr>
          <w:rFonts w:ascii="Times New Roman" w:hAnsi="Times New Roman" w:cs="Times New Roman"/>
          <w:sz w:val="26"/>
          <w:szCs w:val="26"/>
          <w:highlight w:val="yellow"/>
          <w:lang w:val="en-US"/>
          <w:rPrChange w:id="81" w:author="nhamct" w:date="2022-04-14T15:13:00Z">
            <w:rPr>
              <w:rFonts w:ascii="Times New Roman" w:hAnsi="Times New Roman" w:cs="Times New Roman"/>
              <w:sz w:val="26"/>
              <w:szCs w:val="26"/>
              <w:lang w:val="en-US"/>
            </w:rPr>
          </w:rPrChange>
        </w:rPr>
        <w:t>Quản lý coupon</w:t>
      </w:r>
    </w:p>
    <w:p w:rsidR="00111DE3" w:rsidRPr="009A205A" w:rsidRDefault="00111DE3" w:rsidP="00111DE3">
      <w:pPr>
        <w:pStyle w:val="ListParagraph"/>
        <w:numPr>
          <w:ilvl w:val="0"/>
          <w:numId w:val="14"/>
        </w:numPr>
        <w:spacing w:line="240" w:lineRule="auto"/>
        <w:rPr>
          <w:rFonts w:ascii="Times New Roman" w:hAnsi="Times New Roman" w:cs="Times New Roman"/>
          <w:sz w:val="26"/>
          <w:szCs w:val="26"/>
          <w:highlight w:val="yellow"/>
          <w:lang w:val="en-US"/>
          <w:rPrChange w:id="82" w:author="nhamct" w:date="2022-04-14T15:13:00Z">
            <w:rPr>
              <w:rFonts w:ascii="Times New Roman" w:hAnsi="Times New Roman" w:cs="Times New Roman"/>
              <w:sz w:val="26"/>
              <w:szCs w:val="26"/>
              <w:lang w:val="en-US"/>
            </w:rPr>
          </w:rPrChange>
        </w:rPr>
      </w:pPr>
      <w:r w:rsidRPr="009A205A">
        <w:rPr>
          <w:rFonts w:ascii="Times New Roman" w:hAnsi="Times New Roman" w:cs="Times New Roman"/>
          <w:sz w:val="26"/>
          <w:szCs w:val="26"/>
          <w:highlight w:val="yellow"/>
          <w:lang w:val="en-US"/>
          <w:rPrChange w:id="83" w:author="nhamct" w:date="2022-04-14T15:13:00Z">
            <w:rPr>
              <w:rFonts w:ascii="Times New Roman" w:hAnsi="Times New Roman" w:cs="Times New Roman"/>
              <w:sz w:val="26"/>
              <w:szCs w:val="26"/>
              <w:lang w:val="en-US"/>
            </w:rPr>
          </w:rPrChange>
        </w:rPr>
        <w:t>Quản lý setting default</w:t>
      </w:r>
    </w:p>
    <w:p w:rsidR="00B356E3" w:rsidRDefault="00206183" w:rsidP="003C441C">
      <w:pPr>
        <w:pStyle w:val="ListParagraph"/>
        <w:numPr>
          <w:ilvl w:val="0"/>
          <w:numId w:val="13"/>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Member (Thực khách</w:t>
      </w:r>
      <w:r w:rsidR="004F03F4">
        <w:rPr>
          <w:rFonts w:ascii="Times New Roman" w:hAnsi="Times New Roman" w:cs="Times New Roman"/>
          <w:sz w:val="26"/>
          <w:szCs w:val="26"/>
          <w:lang w:val="en-US"/>
        </w:rPr>
        <w:t>) có quyền:</w:t>
      </w:r>
    </w:p>
    <w:p w:rsidR="004F03F4" w:rsidRDefault="004F03F4"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Đăng ký thành viên</w:t>
      </w:r>
    </w:p>
    <w:p w:rsidR="004F03F4" w:rsidRDefault="00111DE3"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Tìm kiếm món ăn</w:t>
      </w:r>
    </w:p>
    <w:p w:rsidR="004F03F4" w:rsidRDefault="004F03F4"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Tìm kiế</w:t>
      </w:r>
      <w:r w:rsidR="00111DE3">
        <w:rPr>
          <w:rFonts w:ascii="Times New Roman" w:hAnsi="Times New Roman" w:cs="Times New Roman"/>
          <w:sz w:val="26"/>
          <w:szCs w:val="26"/>
          <w:lang w:val="en-US"/>
        </w:rPr>
        <w:t>m stores</w:t>
      </w:r>
    </w:p>
    <w:p w:rsidR="00111DE3" w:rsidRDefault="00111DE3"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Đặt đồ ăn</w:t>
      </w:r>
    </w:p>
    <w:p w:rsidR="00111DE3" w:rsidRDefault="00111DE3"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Thanh toán</w:t>
      </w:r>
    </w:p>
    <w:p w:rsidR="003A48A0" w:rsidRDefault="003A48A0"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Tạo pass tạm</w:t>
      </w:r>
    </w:p>
    <w:p w:rsidR="00111DE3" w:rsidRDefault="00111DE3"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Change password</w:t>
      </w:r>
    </w:p>
    <w:p w:rsidR="00111DE3" w:rsidRDefault="00111DE3"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Change mail</w:t>
      </w:r>
    </w:p>
    <w:p w:rsidR="00111DE3" w:rsidRDefault="00111DE3"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Rời hội</w:t>
      </w:r>
    </w:p>
    <w:p w:rsidR="00111DE3" w:rsidRDefault="00111DE3"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Chỉnh sửa hồ sơ cá nhân</w:t>
      </w: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EA603C" w:rsidRDefault="00EA603C" w:rsidP="003C441C">
      <w:pPr>
        <w:spacing w:line="240" w:lineRule="auto"/>
        <w:rPr>
          <w:rFonts w:ascii="Times New Roman" w:hAnsi="Times New Roman" w:cs="Times New Roman"/>
          <w:sz w:val="26"/>
          <w:szCs w:val="26"/>
          <w:lang w:val="en-US"/>
        </w:rPr>
      </w:pPr>
    </w:p>
    <w:p w:rsidR="00EA603C" w:rsidRDefault="00EA603C" w:rsidP="003C441C">
      <w:pPr>
        <w:spacing w:line="240" w:lineRule="auto"/>
        <w:rPr>
          <w:rFonts w:ascii="Times New Roman" w:hAnsi="Times New Roman" w:cs="Times New Roman"/>
          <w:sz w:val="26"/>
          <w:szCs w:val="26"/>
          <w:lang w:val="en-US"/>
        </w:rPr>
      </w:pPr>
    </w:p>
    <w:p w:rsidR="00EA603C" w:rsidRDefault="00EA603C" w:rsidP="003C441C">
      <w:pPr>
        <w:spacing w:line="240" w:lineRule="auto"/>
        <w:rPr>
          <w:rFonts w:ascii="Times New Roman" w:hAnsi="Times New Roman" w:cs="Times New Roman"/>
          <w:sz w:val="26"/>
          <w:szCs w:val="26"/>
          <w:lang w:val="en-US"/>
        </w:rPr>
      </w:pPr>
    </w:p>
    <w:p w:rsidR="00750ABC" w:rsidRPr="00750ABC" w:rsidRDefault="00750ABC" w:rsidP="003C441C">
      <w:pPr>
        <w:spacing w:line="240" w:lineRule="auto"/>
        <w:rPr>
          <w:rFonts w:ascii="Times New Roman" w:hAnsi="Times New Roman" w:cs="Times New Roman"/>
          <w:sz w:val="26"/>
          <w:szCs w:val="26"/>
          <w:lang w:val="en-US"/>
        </w:rPr>
      </w:pPr>
    </w:p>
    <w:p w:rsidR="0059494C" w:rsidRPr="0058738D" w:rsidRDefault="00576169" w:rsidP="003C441C">
      <w:pPr>
        <w:pStyle w:val="Heading3"/>
        <w:spacing w:line="240" w:lineRule="auto"/>
        <w:rPr>
          <w:rFonts w:ascii="Times New Roman" w:hAnsi="Times New Roman" w:cs="Times New Roman"/>
          <w:b/>
          <w:color w:val="000000" w:themeColor="text1"/>
          <w:sz w:val="26"/>
          <w:szCs w:val="26"/>
          <w:lang w:val="en-US"/>
        </w:rPr>
      </w:pPr>
      <w:bookmarkStart w:id="84" w:name="_Toc100502360"/>
      <w:r>
        <w:rPr>
          <w:rFonts w:ascii="Times New Roman" w:hAnsi="Times New Roman" w:cs="Times New Roman"/>
          <w:b/>
          <w:color w:val="000000" w:themeColor="text1"/>
          <w:sz w:val="26"/>
          <w:szCs w:val="26"/>
          <w:lang w:val="en-US"/>
        </w:rPr>
        <w:t>3.2</w:t>
      </w:r>
      <w:r w:rsidR="0059494C" w:rsidRPr="0058738D">
        <w:rPr>
          <w:rFonts w:ascii="Times New Roman" w:hAnsi="Times New Roman" w:cs="Times New Roman"/>
          <w:b/>
          <w:color w:val="000000" w:themeColor="text1"/>
          <w:sz w:val="26"/>
          <w:szCs w:val="26"/>
          <w:lang w:val="en-US"/>
        </w:rPr>
        <w:t>. Phân tích hệ thống</w:t>
      </w:r>
      <w:bookmarkEnd w:id="84"/>
    </w:p>
    <w:p w:rsidR="00D0368C" w:rsidRPr="0058738D" w:rsidRDefault="00576169" w:rsidP="003C441C">
      <w:pPr>
        <w:pStyle w:val="Heading4"/>
        <w:spacing w:line="240" w:lineRule="auto"/>
        <w:ind w:firstLine="720"/>
        <w:rPr>
          <w:rFonts w:ascii="Times New Roman" w:hAnsi="Times New Roman" w:cs="Times New Roman"/>
          <w:b/>
          <w:color w:val="000000" w:themeColor="text1"/>
          <w:sz w:val="26"/>
          <w:szCs w:val="26"/>
          <w:lang w:val="en-US"/>
        </w:rPr>
      </w:pPr>
      <w:bookmarkStart w:id="85" w:name="_Toc100502361"/>
      <w:r>
        <w:rPr>
          <w:rFonts w:ascii="Times New Roman" w:hAnsi="Times New Roman" w:cs="Times New Roman"/>
          <w:b/>
          <w:color w:val="000000" w:themeColor="text1"/>
          <w:sz w:val="26"/>
          <w:szCs w:val="26"/>
          <w:lang w:val="en-US"/>
        </w:rPr>
        <w:t>3.2</w:t>
      </w:r>
      <w:r w:rsidR="00CD4450" w:rsidRPr="0058738D">
        <w:rPr>
          <w:rFonts w:ascii="Times New Roman" w:hAnsi="Times New Roman" w:cs="Times New Roman"/>
          <w:b/>
          <w:color w:val="000000" w:themeColor="text1"/>
          <w:sz w:val="26"/>
          <w:szCs w:val="26"/>
          <w:lang w:val="en-US"/>
        </w:rPr>
        <w:t>.1</w:t>
      </w:r>
      <w:r w:rsidR="00D0368C" w:rsidRPr="0058738D">
        <w:rPr>
          <w:rFonts w:ascii="Times New Roman" w:hAnsi="Times New Roman" w:cs="Times New Roman"/>
          <w:b/>
          <w:color w:val="000000" w:themeColor="text1"/>
          <w:sz w:val="26"/>
          <w:szCs w:val="26"/>
          <w:lang w:val="en-US"/>
        </w:rPr>
        <w:t>. Sơ đồ Usecase</w:t>
      </w:r>
      <w:bookmarkEnd w:id="85"/>
    </w:p>
    <w:p w:rsidR="00CD4450" w:rsidRDefault="00CD4450" w:rsidP="003C441C">
      <w:pPr>
        <w:spacing w:line="240" w:lineRule="auto"/>
        <w:rPr>
          <w:rFonts w:ascii="Times New Roman" w:hAnsi="Times New Roman" w:cs="Times New Roman"/>
          <w:sz w:val="26"/>
          <w:szCs w:val="26"/>
          <w:lang w:val="en-US"/>
        </w:rPr>
      </w:pPr>
    </w:p>
    <w:p w:rsidR="00101CD0" w:rsidRDefault="002C0544" w:rsidP="003C441C">
      <w:pPr>
        <w:spacing w:line="240" w:lineRule="auto"/>
        <w:rPr>
          <w:rFonts w:ascii="Times New Roman" w:hAnsi="Times New Roman" w:cs="Times New Roman"/>
          <w:sz w:val="26"/>
          <w:szCs w:val="26"/>
          <w:lang w:val="en-US"/>
        </w:rPr>
      </w:pPr>
      <w:ins w:id="86" w:author="nhamct" w:date="2022-04-14T15:24:00Z">
        <w:r>
          <w:rPr>
            <w:rFonts w:ascii="Times New Roman" w:hAnsi="Times New Roman" w:cs="Times New Roman"/>
            <w:noProof/>
            <w:sz w:val="26"/>
            <w:szCs w:val="26"/>
            <w:lang w:val="en-US"/>
          </w:rPr>
          <w:lastRenderedPageBreak/>
          <mc:AlternateContent>
            <mc:Choice Requires="wpi">
              <w:drawing>
                <wp:anchor distT="0" distB="0" distL="114300" distR="114300" simplePos="0" relativeHeight="251688960" behindDoc="0" locked="0" layoutInCell="1" allowOverlap="1">
                  <wp:simplePos x="0" y="0"/>
                  <wp:positionH relativeFrom="column">
                    <wp:posOffset>3640075</wp:posOffset>
                  </wp:positionH>
                  <wp:positionV relativeFrom="paragraph">
                    <wp:posOffset>4246186</wp:posOffset>
                  </wp:positionV>
                  <wp:extent cx="328320" cy="47160"/>
                  <wp:effectExtent l="38100" t="38100" r="52705" b="48260"/>
                  <wp:wrapNone/>
                  <wp:docPr id="52" name="Ink 52"/>
                  <wp:cNvGraphicFramePr/>
                  <a:graphic xmlns:a="http://schemas.openxmlformats.org/drawingml/2006/main">
                    <a:graphicData uri="http://schemas.microsoft.com/office/word/2010/wordprocessingInk">
                      <w14:contentPart bwMode="auto" r:id="rId16">
                        <w14:nvContentPartPr>
                          <w14:cNvContentPartPr/>
                        </w14:nvContentPartPr>
                        <w14:xfrm>
                          <a:off x="0" y="0"/>
                          <a:ext cx="328320" cy="47160"/>
                        </w14:xfrm>
                      </w14:contentPart>
                    </a:graphicData>
                  </a:graphic>
                </wp:anchor>
              </w:drawing>
            </mc:Choice>
            <mc:Fallback>
              <w:pict>
                <v:shapetype w14:anchorId="79D794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2" o:spid="_x0000_s1026" type="#_x0000_t75" style="position:absolute;margin-left:285.9pt;margin-top:333.65pt;width:27.25pt;height:5.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">
                  <v:imagedata r:id="rId17" o:title=""/>
                </v:shape>
              </w:pict>
            </mc:Fallback>
          </mc:AlternateContent>
        </w:r>
        <w:r>
          <w:rPr>
            <w:rFonts w:ascii="Times New Roman" w:hAnsi="Times New Roman" w:cs="Times New Roman"/>
            <w:noProof/>
            <w:sz w:val="26"/>
            <w:szCs w:val="26"/>
            <w:lang w:val="en-US"/>
          </w:rPr>
          <mc:AlternateContent>
            <mc:Choice Requires="wpi">
              <w:drawing>
                <wp:anchor distT="0" distB="0" distL="114300" distR="114300" simplePos="0" relativeHeight="251686912" behindDoc="0" locked="0" layoutInCell="1" allowOverlap="1">
                  <wp:simplePos x="0" y="0"/>
                  <wp:positionH relativeFrom="column">
                    <wp:posOffset>2316658</wp:posOffset>
                  </wp:positionH>
                  <wp:positionV relativeFrom="paragraph">
                    <wp:posOffset>3911803</wp:posOffset>
                  </wp:positionV>
                  <wp:extent cx="878889" cy="319205"/>
                  <wp:effectExtent l="57150" t="38100" r="0" b="43180"/>
                  <wp:wrapNone/>
                  <wp:docPr id="50" name="Ink 50"/>
                  <wp:cNvGraphicFramePr/>
                  <a:graphic xmlns:a="http://schemas.openxmlformats.org/drawingml/2006/main">
                    <a:graphicData uri="http://schemas.microsoft.com/office/word/2010/wordprocessingInk">
                      <w14:contentPart bwMode="auto" r:id="rId18">
                        <w14:nvContentPartPr>
                          <w14:cNvContentPartPr/>
                        </w14:nvContentPartPr>
                        <w14:xfrm>
                          <a:off x="0" y="0"/>
                          <a:ext cx="878889" cy="319205"/>
                        </w14:xfrm>
                      </w14:contentPart>
                    </a:graphicData>
                  </a:graphic>
                </wp:anchor>
              </w:drawing>
            </mc:Choice>
            <mc:Fallback>
              <w:pict>
                <v:shape w14:anchorId="68717F6B" id="Ink 50" o:spid="_x0000_s1026" type="#_x0000_t75" style="position:absolute;margin-left:181.7pt;margin-top:307.3pt;width:70.6pt;height:26.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">
                  <v:imagedata r:id="rId19" o:title=""/>
                </v:shape>
              </w:pict>
            </mc:Fallback>
          </mc:AlternateContent>
        </w:r>
        <w:r>
          <w:rPr>
            <w:rFonts w:ascii="Times New Roman" w:hAnsi="Times New Roman" w:cs="Times New Roman"/>
            <w:noProof/>
            <w:sz w:val="26"/>
            <w:szCs w:val="26"/>
            <w:lang w:val="en-US"/>
          </w:rPr>
          <mc:AlternateContent>
            <mc:Choice Requires="wpi">
              <w:drawing>
                <wp:anchor distT="0" distB="0" distL="114300" distR="114300" simplePos="0" relativeHeight="251687936" behindDoc="0" locked="0" layoutInCell="1" allowOverlap="1">
                  <wp:simplePos x="0" y="0"/>
                  <wp:positionH relativeFrom="column">
                    <wp:posOffset>2280082</wp:posOffset>
                  </wp:positionH>
                  <wp:positionV relativeFrom="paragraph">
                    <wp:posOffset>3465576</wp:posOffset>
                  </wp:positionV>
                  <wp:extent cx="680169" cy="377190"/>
                  <wp:effectExtent l="38100" t="38100" r="24765" b="41910"/>
                  <wp:wrapNone/>
                  <wp:docPr id="51" name="Ink 51"/>
                  <wp:cNvGraphicFramePr/>
                  <a:graphic xmlns:a="http://schemas.openxmlformats.org/drawingml/2006/main">
                    <a:graphicData uri="http://schemas.microsoft.com/office/word/2010/wordprocessingInk">
                      <w14:contentPart bwMode="auto" r:id="rId20">
                        <w14:nvContentPartPr>
                          <w14:cNvContentPartPr/>
                        </w14:nvContentPartPr>
                        <w14:xfrm>
                          <a:off x="0" y="0"/>
                          <a:ext cx="680169" cy="377190"/>
                        </w14:xfrm>
                      </w14:contentPart>
                    </a:graphicData>
                  </a:graphic>
                </wp:anchor>
              </w:drawing>
            </mc:Choice>
            <mc:Fallback>
              <w:pict>
                <v:shape w14:anchorId="3F12FDEE" id="Ink 51" o:spid="_x0000_s1026" type="#_x0000_t75" style="position:absolute;margin-left:178.85pt;margin-top:272.2pt;width:54.95pt;height:31.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">
                  <v:imagedata r:id="rId21" o:title=""/>
                </v:shape>
              </w:pict>
            </mc:Fallback>
          </mc:AlternateContent>
        </w:r>
        <w:r>
          <w:rPr>
            <w:rFonts w:ascii="Times New Roman" w:hAnsi="Times New Roman" w:cs="Times New Roman"/>
            <w:noProof/>
            <w:sz w:val="26"/>
            <w:szCs w:val="26"/>
            <w:lang w:val="en-US"/>
          </w:rPr>
          <mc:AlternateContent>
            <mc:Choice Requires="wpi">
              <w:drawing>
                <wp:anchor distT="0" distB="0" distL="114300" distR="114300" simplePos="0" relativeHeight="251685888" behindDoc="0" locked="0" layoutInCell="1" allowOverlap="1">
                  <wp:simplePos x="0" y="0"/>
                  <wp:positionH relativeFrom="column">
                    <wp:posOffset>3750595</wp:posOffset>
                  </wp:positionH>
                  <wp:positionV relativeFrom="paragraph">
                    <wp:posOffset>3790066</wp:posOffset>
                  </wp:positionV>
                  <wp:extent cx="318960" cy="37800"/>
                  <wp:effectExtent l="38100" t="38100" r="43180" b="57785"/>
                  <wp:wrapNone/>
                  <wp:docPr id="49" name="Ink 49"/>
                  <wp:cNvGraphicFramePr/>
                  <a:graphic xmlns:a="http://schemas.openxmlformats.org/drawingml/2006/main">
                    <a:graphicData uri="http://schemas.microsoft.com/office/word/2010/wordprocessingInk">
                      <w14:contentPart bwMode="auto" r:id="rId22">
                        <w14:nvContentPartPr>
                          <w14:cNvContentPartPr/>
                        </w14:nvContentPartPr>
                        <w14:xfrm>
                          <a:off x="0" y="0"/>
                          <a:ext cx="318960" cy="37800"/>
                        </w14:xfrm>
                      </w14:contentPart>
                    </a:graphicData>
                  </a:graphic>
                </wp:anchor>
              </w:drawing>
            </mc:Choice>
            <mc:Fallback>
              <w:pict>
                <v:shape w14:anchorId="3F97E0CD" id="Ink 49" o:spid="_x0000_s1026" type="#_x0000_t75" style="position:absolute;margin-left:294.6pt;margin-top:297.75pt;width:26.5pt;height:4.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">
                  <v:imagedata r:id="rId23" o:title=""/>
                </v:shape>
              </w:pict>
            </mc:Fallback>
          </mc:AlternateContent>
        </w:r>
        <w:r>
          <w:rPr>
            <w:rFonts w:ascii="Times New Roman" w:hAnsi="Times New Roman" w:cs="Times New Roman"/>
            <w:noProof/>
            <w:sz w:val="26"/>
            <w:szCs w:val="26"/>
            <w:lang w:val="en-US"/>
          </w:rPr>
          <mc:AlternateContent>
            <mc:Choice Requires="wpi">
              <w:drawing>
                <wp:anchor distT="0" distB="0" distL="114300" distR="114300" simplePos="0" relativeHeight="251666432" behindDoc="0" locked="0" layoutInCell="1" allowOverlap="1">
                  <wp:simplePos x="0" y="0"/>
                  <wp:positionH relativeFrom="column">
                    <wp:posOffset>3729715</wp:posOffset>
                  </wp:positionH>
                  <wp:positionV relativeFrom="paragraph">
                    <wp:posOffset>2796826</wp:posOffset>
                  </wp:positionV>
                  <wp:extent cx="525240" cy="33120"/>
                  <wp:effectExtent l="38100" t="38100" r="46355" b="43180"/>
                  <wp:wrapNone/>
                  <wp:docPr id="26" name="Ink 26"/>
                  <wp:cNvGraphicFramePr/>
                  <a:graphic xmlns:a="http://schemas.openxmlformats.org/drawingml/2006/main">
                    <a:graphicData uri="http://schemas.microsoft.com/office/word/2010/wordprocessingInk">
                      <w14:contentPart bwMode="auto" r:id="rId24">
                        <w14:nvContentPartPr>
                          <w14:cNvContentPartPr/>
                        </w14:nvContentPartPr>
                        <w14:xfrm>
                          <a:off x="0" y="0"/>
                          <a:ext cx="525240" cy="33120"/>
                        </w14:xfrm>
                      </w14:contentPart>
                    </a:graphicData>
                  </a:graphic>
                </wp:anchor>
              </w:drawing>
            </mc:Choice>
            <mc:Fallback>
              <w:pict>
                <v:shape w14:anchorId="37E92B63" id="Ink 26" o:spid="_x0000_s1026" type="#_x0000_t75" style="position:absolute;margin-left:293pt;margin-top:219.5pt;width:42.75pt;height: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">
                  <v:imagedata r:id="rId25" o:title=""/>
                </v:shape>
              </w:pict>
            </mc:Fallback>
          </mc:AlternateContent>
        </w:r>
      </w:ins>
      <w:ins w:id="87" w:author="nhamct" w:date="2022-04-14T15:23:00Z">
        <w:r>
          <w:rPr>
            <w:rFonts w:ascii="Times New Roman" w:hAnsi="Times New Roman" w:cs="Times New Roman"/>
            <w:noProof/>
            <w:sz w:val="26"/>
            <w:szCs w:val="26"/>
            <w:lang w:val="en-US"/>
          </w:rPr>
          <mc:AlternateContent>
            <mc:Choice Requires="wpi">
              <w:drawing>
                <wp:anchor distT="0" distB="0" distL="114300" distR="114300" simplePos="0" relativeHeight="251665408" behindDoc="0" locked="0" layoutInCell="1" allowOverlap="1">
                  <wp:simplePos x="0" y="0"/>
                  <wp:positionH relativeFrom="column">
                    <wp:posOffset>2623896</wp:posOffset>
                  </wp:positionH>
                  <wp:positionV relativeFrom="paragraph">
                    <wp:posOffset>2360981</wp:posOffset>
                  </wp:positionV>
                  <wp:extent cx="133791" cy="515036"/>
                  <wp:effectExtent l="38100" t="38100" r="38100" b="56515"/>
                  <wp:wrapNone/>
                  <wp:docPr id="24" name="Ink 24"/>
                  <wp:cNvGraphicFramePr/>
                  <a:graphic xmlns:a="http://schemas.openxmlformats.org/drawingml/2006/main">
                    <a:graphicData uri="http://schemas.microsoft.com/office/word/2010/wordprocessingInk">
                      <w14:contentPart bwMode="auto" r:id="rId26">
                        <w14:nvContentPartPr>
                          <w14:cNvContentPartPr/>
                        </w14:nvContentPartPr>
                        <w14:xfrm>
                          <a:off x="0" y="0"/>
                          <a:ext cx="133791" cy="515036"/>
                        </w14:xfrm>
                      </w14:contentPart>
                    </a:graphicData>
                  </a:graphic>
                </wp:anchor>
              </w:drawing>
            </mc:Choice>
            <mc:Fallback>
              <w:pict>
                <v:shape w14:anchorId="0AF12699" id="Ink 24" o:spid="_x0000_s1026" type="#_x0000_t75" style="position:absolute;margin-left:205.9pt;margin-top:185.2pt;width:12pt;height:41.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">
                  <v:imagedata r:id="rId27" o:title=""/>
                </v:shape>
              </w:pict>
            </mc:Fallback>
          </mc:AlternateContent>
        </w:r>
      </w:ins>
      <w:r w:rsidR="001B0E47">
        <w:rPr>
          <w:rFonts w:ascii="Times New Roman" w:hAnsi="Times New Roman" w:cs="Times New Roman"/>
          <w:sz w:val="26"/>
          <w:szCs w:val="26"/>
          <w:lang w:val="en-US"/>
        </w:rPr>
        <w:pict>
          <v:shape id="_x0000_i1025" type="#_x0000_t75" style="width:441.8pt;height:403.2pt">
            <v:imagedata r:id="rId28" o:title="USECASE4"/>
          </v:shape>
        </w:pict>
      </w:r>
    </w:p>
    <w:p w:rsidR="00E168A4" w:rsidRDefault="00E168A4" w:rsidP="003C441C">
      <w:pPr>
        <w:spacing w:line="240" w:lineRule="auto"/>
        <w:rPr>
          <w:rFonts w:ascii="Times New Roman" w:hAnsi="Times New Roman" w:cs="Times New Roman"/>
          <w:sz w:val="26"/>
          <w:szCs w:val="26"/>
          <w:lang w:val="en-US"/>
        </w:rPr>
      </w:pPr>
    </w:p>
    <w:p w:rsidR="00E168A4" w:rsidRDefault="00E168A4"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985"/>
        <w:gridCol w:w="2610"/>
        <w:gridCol w:w="5232"/>
      </w:tblGrid>
      <w:tr w:rsidR="00E168A4" w:rsidTr="00E168A4">
        <w:tc>
          <w:tcPr>
            <w:tcW w:w="985" w:type="dxa"/>
          </w:tcPr>
          <w:p w:rsidR="00E168A4" w:rsidRPr="00E168A4" w:rsidRDefault="00E168A4" w:rsidP="00E168A4">
            <w:pPr>
              <w:spacing w:line="240" w:lineRule="auto"/>
              <w:jc w:val="center"/>
              <w:rPr>
                <w:rFonts w:ascii="Times New Roman" w:hAnsi="Times New Roman" w:cs="Times New Roman"/>
                <w:b/>
                <w:sz w:val="26"/>
                <w:szCs w:val="26"/>
                <w:lang w:val="en-US"/>
              </w:rPr>
            </w:pPr>
            <w:r w:rsidRPr="00E168A4">
              <w:rPr>
                <w:rFonts w:ascii="Times New Roman" w:hAnsi="Times New Roman" w:cs="Times New Roman"/>
                <w:b/>
                <w:sz w:val="26"/>
                <w:szCs w:val="26"/>
                <w:lang w:val="en-US"/>
              </w:rPr>
              <w:t>STT</w:t>
            </w:r>
          </w:p>
        </w:tc>
        <w:tc>
          <w:tcPr>
            <w:tcW w:w="2610" w:type="dxa"/>
          </w:tcPr>
          <w:p w:rsidR="00E168A4" w:rsidRPr="00E168A4" w:rsidRDefault="00E168A4" w:rsidP="00E168A4">
            <w:pPr>
              <w:spacing w:line="240" w:lineRule="auto"/>
              <w:jc w:val="center"/>
              <w:rPr>
                <w:rFonts w:ascii="Times New Roman" w:hAnsi="Times New Roman" w:cs="Times New Roman"/>
                <w:b/>
                <w:sz w:val="26"/>
                <w:szCs w:val="26"/>
                <w:lang w:val="en-US"/>
              </w:rPr>
            </w:pPr>
            <w:r w:rsidRPr="00E168A4">
              <w:rPr>
                <w:rFonts w:ascii="Times New Roman" w:hAnsi="Times New Roman" w:cs="Times New Roman"/>
                <w:b/>
                <w:sz w:val="26"/>
                <w:szCs w:val="26"/>
                <w:lang w:val="en-US"/>
              </w:rPr>
              <w:t>Tác nhân</w:t>
            </w:r>
          </w:p>
        </w:tc>
        <w:tc>
          <w:tcPr>
            <w:tcW w:w="5232" w:type="dxa"/>
          </w:tcPr>
          <w:p w:rsidR="00E168A4" w:rsidRPr="00E168A4" w:rsidRDefault="00E168A4" w:rsidP="00E168A4">
            <w:pPr>
              <w:spacing w:line="240" w:lineRule="auto"/>
              <w:jc w:val="center"/>
              <w:rPr>
                <w:rFonts w:ascii="Times New Roman" w:hAnsi="Times New Roman" w:cs="Times New Roman"/>
                <w:b/>
                <w:sz w:val="26"/>
                <w:szCs w:val="26"/>
                <w:lang w:val="en-US"/>
              </w:rPr>
            </w:pPr>
            <w:r w:rsidRPr="00E168A4">
              <w:rPr>
                <w:rFonts w:ascii="Times New Roman" w:hAnsi="Times New Roman" w:cs="Times New Roman"/>
                <w:b/>
                <w:sz w:val="26"/>
                <w:szCs w:val="26"/>
                <w:lang w:val="en-US"/>
              </w:rPr>
              <w:t>Ý nghĩa và nhiệm cụ của tác nhân</w:t>
            </w:r>
          </w:p>
        </w:tc>
      </w:tr>
      <w:tr w:rsidR="00E168A4" w:rsidTr="004B4C6B">
        <w:tc>
          <w:tcPr>
            <w:tcW w:w="985" w:type="dxa"/>
          </w:tcPr>
          <w:p w:rsidR="00E168A4" w:rsidRDefault="00E168A4"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2610" w:type="dxa"/>
          </w:tcPr>
          <w:p w:rsidR="00E168A4" w:rsidRDefault="00E168A4" w:rsidP="003C441C">
            <w:pPr>
              <w:spacing w:line="240" w:lineRule="auto"/>
              <w:rPr>
                <w:noProof/>
                <w:lang w:val="vi-VN" w:eastAsia="vi-VN"/>
              </w:rPr>
            </w:pPr>
          </w:p>
          <w:p w:rsidR="00D85D15" w:rsidRDefault="00D85D15" w:rsidP="003C441C">
            <w:pPr>
              <w:spacing w:line="240" w:lineRule="auto"/>
              <w:rPr>
                <w:noProof/>
                <w:lang w:val="vi-VN" w:eastAsia="vi-VN"/>
              </w:rPr>
            </w:pPr>
          </w:p>
          <w:p w:rsidR="00D85D15" w:rsidRDefault="00D85D15" w:rsidP="003C441C">
            <w:pPr>
              <w:spacing w:line="240" w:lineRule="auto"/>
              <w:rPr>
                <w:noProof/>
                <w:lang w:val="vi-VN" w:eastAsia="vi-VN"/>
              </w:rPr>
            </w:pPr>
          </w:p>
          <w:p w:rsidR="00D85D15" w:rsidRDefault="00D85D15" w:rsidP="003C441C">
            <w:pPr>
              <w:spacing w:line="240" w:lineRule="auto"/>
              <w:rPr>
                <w:noProof/>
                <w:lang w:val="vi-VN" w:eastAsia="vi-VN"/>
              </w:rPr>
            </w:pPr>
          </w:p>
          <w:p w:rsidR="00D85D15" w:rsidRPr="00D85D15" w:rsidRDefault="00D85D15" w:rsidP="003C441C">
            <w:pPr>
              <w:spacing w:line="240" w:lineRule="auto"/>
              <w:rPr>
                <w:rFonts w:ascii="Times New Roman" w:hAnsi="Times New Roman" w:cs="Times New Roman"/>
                <w:sz w:val="26"/>
                <w:szCs w:val="26"/>
                <w:lang w:val="en-US"/>
              </w:rPr>
            </w:pPr>
            <w:r>
              <w:rPr>
                <w:noProof/>
                <w:lang w:val="en-US" w:eastAsia="vi-VN"/>
              </w:rPr>
              <w:t xml:space="preserve">         </w:t>
            </w:r>
            <w:r>
              <w:rPr>
                <w:noProof/>
                <w:lang w:val="vi-VN" w:eastAsia="vi-VN"/>
              </w:rPr>
              <w:drawing>
                <wp:inline distT="0" distB="0" distL="0" distR="0" wp14:anchorId="45312A68" wp14:editId="0A34A496">
                  <wp:extent cx="915932" cy="11938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28282" cy="1209896"/>
                          </a:xfrm>
                          <a:prstGeom prst="rect">
                            <a:avLst/>
                          </a:prstGeom>
                        </pic:spPr>
                      </pic:pic>
                    </a:graphicData>
                  </a:graphic>
                </wp:inline>
              </w:drawing>
            </w:r>
          </w:p>
        </w:tc>
        <w:tc>
          <w:tcPr>
            <w:tcW w:w="5232" w:type="dxa"/>
            <w:vAlign w:val="center"/>
          </w:tcPr>
          <w:p w:rsidR="00E168A4" w:rsidRDefault="00E168A4" w:rsidP="004B4C6B">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Admin là </w:t>
            </w:r>
            <w:del w:id="88" w:author="nhamct" w:date="2022-04-14T15:24:00Z">
              <w:r w:rsidDel="002C0544">
                <w:rPr>
                  <w:rFonts w:ascii="Times New Roman" w:hAnsi="Times New Roman" w:cs="Times New Roman"/>
                  <w:sz w:val="26"/>
                  <w:szCs w:val="26"/>
                  <w:lang w:val="en-US"/>
                </w:rPr>
                <w:delText xml:space="preserve">tác nhân giữ vai trò quan trọng trong hệ thống RAKUSAI. Là </w:delText>
              </w:r>
            </w:del>
            <w:r>
              <w:rPr>
                <w:rFonts w:ascii="Times New Roman" w:hAnsi="Times New Roman" w:cs="Times New Roman"/>
                <w:sz w:val="26"/>
                <w:szCs w:val="26"/>
                <w:lang w:val="en-US"/>
              </w:rPr>
              <w:t xml:space="preserve">người điểu hành, theo dõi và quản lý mọi hoạt động của hệ thống. </w:t>
            </w:r>
          </w:p>
          <w:p w:rsidR="00E168A4" w:rsidRPr="00E168A4" w:rsidRDefault="00E168A4" w:rsidP="004B4C6B">
            <w:pPr>
              <w:spacing w:line="240" w:lineRule="auto"/>
              <w:rPr>
                <w:rFonts w:ascii="Times New Roman" w:hAnsi="Times New Roman" w:cs="Times New Roman"/>
                <w:sz w:val="26"/>
                <w:szCs w:val="26"/>
                <w:lang w:val="en-US"/>
              </w:rPr>
            </w:pPr>
            <w:r w:rsidRPr="00E168A4">
              <w:rPr>
                <w:rFonts w:ascii="Times New Roman" w:hAnsi="Times New Roman" w:cs="Times New Roman"/>
                <w:sz w:val="26"/>
                <w:szCs w:val="26"/>
                <w:lang w:val="en-US"/>
              </w:rPr>
              <w:t>Admin có thể thực hiện được tất cả các</w:t>
            </w:r>
          </w:p>
          <w:p w:rsidR="00E168A4" w:rsidRDefault="00E168A4" w:rsidP="004B4C6B">
            <w:pPr>
              <w:spacing w:line="240" w:lineRule="auto"/>
              <w:rPr>
                <w:rFonts w:ascii="Times New Roman" w:hAnsi="Times New Roman" w:cs="Times New Roman"/>
                <w:sz w:val="26"/>
                <w:szCs w:val="26"/>
                <w:lang w:val="en-US"/>
              </w:rPr>
            </w:pPr>
            <w:r w:rsidRPr="00E168A4">
              <w:rPr>
                <w:rFonts w:ascii="Times New Roman" w:hAnsi="Times New Roman" w:cs="Times New Roman"/>
                <w:sz w:val="26"/>
                <w:szCs w:val="26"/>
                <w:lang w:val="en-US"/>
              </w:rPr>
              <w:t xml:space="preserve">chức năng có trong hệ thống của quản trị: </w:t>
            </w:r>
          </w:p>
          <w:p w:rsidR="004B4C6B" w:rsidRPr="002C0544" w:rsidRDefault="004B4C6B" w:rsidP="004B4C6B">
            <w:pPr>
              <w:pStyle w:val="ListParagraph"/>
              <w:numPr>
                <w:ilvl w:val="0"/>
                <w:numId w:val="14"/>
              </w:numPr>
              <w:spacing w:line="240" w:lineRule="auto"/>
              <w:ind w:left="610"/>
              <w:rPr>
                <w:rFonts w:ascii="Times New Roman" w:hAnsi="Times New Roman" w:cs="Times New Roman"/>
                <w:sz w:val="26"/>
                <w:szCs w:val="26"/>
                <w:highlight w:val="yellow"/>
                <w:lang w:val="en-US"/>
                <w:rPrChange w:id="89"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90" w:author="nhamct" w:date="2022-04-14T15:25:00Z">
                  <w:rPr>
                    <w:rFonts w:ascii="Times New Roman" w:hAnsi="Times New Roman" w:cs="Times New Roman"/>
                    <w:sz w:val="26"/>
                    <w:szCs w:val="26"/>
                    <w:lang w:val="en-US"/>
                  </w:rPr>
                </w:rPrChange>
              </w:rPr>
              <w:t>Quản lý order</w:t>
            </w:r>
          </w:p>
          <w:p w:rsidR="004B4C6B" w:rsidRPr="002C0544" w:rsidRDefault="004B4C6B" w:rsidP="004B4C6B">
            <w:pPr>
              <w:pStyle w:val="ListParagraph"/>
              <w:numPr>
                <w:ilvl w:val="0"/>
                <w:numId w:val="14"/>
              </w:numPr>
              <w:spacing w:line="240" w:lineRule="auto"/>
              <w:ind w:left="610"/>
              <w:rPr>
                <w:rFonts w:ascii="Times New Roman" w:hAnsi="Times New Roman" w:cs="Times New Roman"/>
                <w:sz w:val="26"/>
                <w:szCs w:val="26"/>
                <w:highlight w:val="yellow"/>
                <w:lang w:val="en-US"/>
                <w:rPrChange w:id="91"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92" w:author="nhamct" w:date="2022-04-14T15:25:00Z">
                  <w:rPr>
                    <w:rFonts w:ascii="Times New Roman" w:hAnsi="Times New Roman" w:cs="Times New Roman"/>
                    <w:sz w:val="26"/>
                    <w:szCs w:val="26"/>
                    <w:lang w:val="en-US"/>
                  </w:rPr>
                </w:rPrChange>
              </w:rPr>
              <w:t>Quản lý users</w:t>
            </w:r>
          </w:p>
          <w:p w:rsidR="004B4C6B" w:rsidRPr="002C0544" w:rsidRDefault="004B4C6B" w:rsidP="004B4C6B">
            <w:pPr>
              <w:pStyle w:val="ListParagraph"/>
              <w:numPr>
                <w:ilvl w:val="0"/>
                <w:numId w:val="14"/>
              </w:numPr>
              <w:spacing w:line="240" w:lineRule="auto"/>
              <w:ind w:left="610"/>
              <w:rPr>
                <w:rFonts w:ascii="Times New Roman" w:hAnsi="Times New Roman" w:cs="Times New Roman"/>
                <w:sz w:val="26"/>
                <w:szCs w:val="26"/>
                <w:highlight w:val="yellow"/>
                <w:lang w:val="en-US"/>
                <w:rPrChange w:id="93"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94" w:author="nhamct" w:date="2022-04-14T15:25:00Z">
                  <w:rPr>
                    <w:rFonts w:ascii="Times New Roman" w:hAnsi="Times New Roman" w:cs="Times New Roman"/>
                    <w:sz w:val="26"/>
                    <w:szCs w:val="26"/>
                    <w:lang w:val="en-US"/>
                  </w:rPr>
                </w:rPrChange>
              </w:rPr>
              <w:t>Quản lý sản phẩm</w:t>
            </w:r>
          </w:p>
          <w:p w:rsidR="004B4C6B" w:rsidRPr="002C0544" w:rsidRDefault="004B4C6B" w:rsidP="004B4C6B">
            <w:pPr>
              <w:pStyle w:val="ListParagraph"/>
              <w:numPr>
                <w:ilvl w:val="0"/>
                <w:numId w:val="14"/>
              </w:numPr>
              <w:spacing w:line="240" w:lineRule="auto"/>
              <w:ind w:left="610"/>
              <w:rPr>
                <w:rFonts w:ascii="Times New Roman" w:hAnsi="Times New Roman" w:cs="Times New Roman"/>
                <w:sz w:val="26"/>
                <w:szCs w:val="26"/>
                <w:highlight w:val="yellow"/>
                <w:lang w:val="en-US"/>
                <w:rPrChange w:id="95"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96" w:author="nhamct" w:date="2022-04-14T15:25:00Z">
                  <w:rPr>
                    <w:rFonts w:ascii="Times New Roman" w:hAnsi="Times New Roman" w:cs="Times New Roman"/>
                    <w:sz w:val="26"/>
                    <w:szCs w:val="26"/>
                    <w:lang w:val="en-US"/>
                  </w:rPr>
                </w:rPrChange>
              </w:rPr>
              <w:t>Quản lý stores</w:t>
            </w:r>
          </w:p>
          <w:p w:rsidR="004B4C6B" w:rsidRPr="002C0544" w:rsidRDefault="004B4C6B" w:rsidP="004B4C6B">
            <w:pPr>
              <w:pStyle w:val="ListParagraph"/>
              <w:numPr>
                <w:ilvl w:val="0"/>
                <w:numId w:val="14"/>
              </w:numPr>
              <w:spacing w:line="240" w:lineRule="auto"/>
              <w:ind w:left="610"/>
              <w:rPr>
                <w:rFonts w:ascii="Times New Roman" w:hAnsi="Times New Roman" w:cs="Times New Roman"/>
                <w:sz w:val="26"/>
                <w:szCs w:val="26"/>
                <w:highlight w:val="yellow"/>
                <w:lang w:val="en-US"/>
                <w:rPrChange w:id="97"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98" w:author="nhamct" w:date="2022-04-14T15:25:00Z">
                  <w:rPr>
                    <w:rFonts w:ascii="Times New Roman" w:hAnsi="Times New Roman" w:cs="Times New Roman"/>
                    <w:sz w:val="26"/>
                    <w:szCs w:val="26"/>
                    <w:lang w:val="en-US"/>
                  </w:rPr>
                </w:rPrChange>
              </w:rPr>
              <w:t>Quản lý kho</w:t>
            </w:r>
          </w:p>
          <w:p w:rsidR="004B4C6B" w:rsidRPr="002C0544" w:rsidRDefault="004B4C6B" w:rsidP="004B4C6B">
            <w:pPr>
              <w:pStyle w:val="ListParagraph"/>
              <w:numPr>
                <w:ilvl w:val="0"/>
                <w:numId w:val="14"/>
              </w:numPr>
              <w:spacing w:line="240" w:lineRule="auto"/>
              <w:ind w:left="610"/>
              <w:rPr>
                <w:rFonts w:ascii="Times New Roman" w:hAnsi="Times New Roman" w:cs="Times New Roman"/>
                <w:sz w:val="26"/>
                <w:szCs w:val="26"/>
                <w:highlight w:val="yellow"/>
                <w:lang w:val="en-US"/>
                <w:rPrChange w:id="99"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00" w:author="nhamct" w:date="2022-04-14T15:25:00Z">
                  <w:rPr>
                    <w:rFonts w:ascii="Times New Roman" w:hAnsi="Times New Roman" w:cs="Times New Roman"/>
                    <w:sz w:val="26"/>
                    <w:szCs w:val="26"/>
                    <w:lang w:val="en-US"/>
                  </w:rPr>
                </w:rPrChange>
              </w:rPr>
              <w:t>Quản lý coupon</w:t>
            </w:r>
          </w:p>
          <w:p w:rsidR="004B4C6B" w:rsidRPr="002C0544" w:rsidRDefault="004B4C6B" w:rsidP="004B4C6B">
            <w:pPr>
              <w:pStyle w:val="ListParagraph"/>
              <w:numPr>
                <w:ilvl w:val="0"/>
                <w:numId w:val="14"/>
              </w:numPr>
              <w:spacing w:line="240" w:lineRule="auto"/>
              <w:ind w:left="610"/>
              <w:rPr>
                <w:rFonts w:ascii="Times New Roman" w:hAnsi="Times New Roman" w:cs="Times New Roman"/>
                <w:sz w:val="26"/>
                <w:szCs w:val="26"/>
                <w:highlight w:val="yellow"/>
                <w:lang w:val="en-US"/>
                <w:rPrChange w:id="101"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02" w:author="nhamct" w:date="2022-04-14T15:25:00Z">
                  <w:rPr>
                    <w:rFonts w:ascii="Times New Roman" w:hAnsi="Times New Roman" w:cs="Times New Roman"/>
                    <w:sz w:val="26"/>
                    <w:szCs w:val="26"/>
                    <w:lang w:val="en-US"/>
                  </w:rPr>
                </w:rPrChange>
              </w:rPr>
              <w:t>Quản lý setting default</w:t>
            </w:r>
          </w:p>
          <w:p w:rsidR="004B4C6B" w:rsidRDefault="004B4C6B" w:rsidP="004B4C6B">
            <w:pPr>
              <w:spacing w:line="240" w:lineRule="auto"/>
              <w:rPr>
                <w:rFonts w:ascii="Times New Roman" w:hAnsi="Times New Roman" w:cs="Times New Roman"/>
                <w:sz w:val="26"/>
                <w:szCs w:val="26"/>
                <w:lang w:val="en-US"/>
              </w:rPr>
            </w:pPr>
          </w:p>
        </w:tc>
      </w:tr>
      <w:tr w:rsidR="00E168A4" w:rsidTr="00E168A4">
        <w:tc>
          <w:tcPr>
            <w:tcW w:w="985" w:type="dxa"/>
          </w:tcPr>
          <w:p w:rsidR="00E168A4" w:rsidRDefault="00E168A4"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2</w:t>
            </w:r>
          </w:p>
        </w:tc>
        <w:tc>
          <w:tcPr>
            <w:tcW w:w="2610" w:type="dxa"/>
          </w:tcPr>
          <w:p w:rsidR="00E168A4" w:rsidRDefault="00E168A4" w:rsidP="003C441C">
            <w:pPr>
              <w:spacing w:line="240" w:lineRule="auto"/>
              <w:rPr>
                <w:rFonts w:ascii="Times New Roman" w:hAnsi="Times New Roman" w:cs="Times New Roman"/>
                <w:sz w:val="26"/>
                <w:szCs w:val="26"/>
                <w:lang w:val="en-US"/>
              </w:rPr>
            </w:pPr>
          </w:p>
          <w:p w:rsidR="00D85D15" w:rsidRDefault="00D85D15" w:rsidP="003C441C">
            <w:pPr>
              <w:spacing w:line="240" w:lineRule="auto"/>
              <w:rPr>
                <w:rFonts w:ascii="Times New Roman" w:hAnsi="Times New Roman" w:cs="Times New Roman"/>
                <w:sz w:val="26"/>
                <w:szCs w:val="26"/>
                <w:lang w:val="en-US"/>
              </w:rPr>
            </w:pPr>
          </w:p>
          <w:p w:rsidR="00D85D15" w:rsidRDefault="00D85D15" w:rsidP="003C441C">
            <w:pPr>
              <w:spacing w:line="240" w:lineRule="auto"/>
              <w:rPr>
                <w:rFonts w:ascii="Times New Roman" w:hAnsi="Times New Roman" w:cs="Times New Roman"/>
                <w:sz w:val="26"/>
                <w:szCs w:val="26"/>
                <w:lang w:val="en-US"/>
              </w:rPr>
            </w:pPr>
          </w:p>
          <w:p w:rsidR="00D85D15" w:rsidRDefault="00D85D15" w:rsidP="003C441C">
            <w:pPr>
              <w:spacing w:line="240" w:lineRule="auto"/>
              <w:rPr>
                <w:rFonts w:ascii="Times New Roman" w:hAnsi="Times New Roman" w:cs="Times New Roman"/>
                <w:sz w:val="26"/>
                <w:szCs w:val="26"/>
                <w:lang w:val="en-US"/>
              </w:rPr>
            </w:pPr>
          </w:p>
          <w:p w:rsidR="00D85D15" w:rsidRDefault="00D85D15" w:rsidP="003C441C">
            <w:pPr>
              <w:spacing w:line="240" w:lineRule="auto"/>
              <w:rPr>
                <w:rFonts w:ascii="Times New Roman" w:hAnsi="Times New Roman" w:cs="Times New Roman"/>
                <w:sz w:val="26"/>
                <w:szCs w:val="26"/>
                <w:lang w:val="en-US"/>
              </w:rPr>
            </w:pPr>
          </w:p>
          <w:p w:rsidR="00D85D15" w:rsidRDefault="00D85D15"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noProof/>
                <w:lang w:val="vi-VN" w:eastAsia="vi-VN"/>
              </w:rPr>
              <w:drawing>
                <wp:inline distT="0" distB="0" distL="0" distR="0" wp14:anchorId="209AC8F0" wp14:editId="6D1B6CBC">
                  <wp:extent cx="869950" cy="1235724"/>
                  <wp:effectExtent l="0" t="0" r="635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96210" cy="1273025"/>
                          </a:xfrm>
                          <a:prstGeom prst="rect">
                            <a:avLst/>
                          </a:prstGeom>
                        </pic:spPr>
                      </pic:pic>
                    </a:graphicData>
                  </a:graphic>
                </wp:inline>
              </w:drawing>
            </w:r>
          </w:p>
        </w:tc>
        <w:tc>
          <w:tcPr>
            <w:tcW w:w="5232" w:type="dxa"/>
          </w:tcPr>
          <w:p w:rsidR="00E168A4" w:rsidRDefault="004B4C6B"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Tác nhân USERS </w:t>
            </w:r>
            <w:del w:id="103" w:author="nhamct" w:date="2022-04-14T15:25:00Z">
              <w:r w:rsidDel="002C0544">
                <w:rPr>
                  <w:rFonts w:ascii="Times New Roman" w:hAnsi="Times New Roman" w:cs="Times New Roman"/>
                  <w:sz w:val="26"/>
                  <w:szCs w:val="26"/>
                  <w:lang w:val="en-US"/>
                </w:rPr>
                <w:delText xml:space="preserve">là người không thể thiếu, là người giữ yếu tố quyết định đến </w:delText>
              </w:r>
              <w:r w:rsidR="002A3B80" w:rsidDel="002C0544">
                <w:rPr>
                  <w:rFonts w:ascii="Times New Roman" w:hAnsi="Times New Roman" w:cs="Times New Roman"/>
                  <w:sz w:val="26"/>
                  <w:szCs w:val="26"/>
                  <w:lang w:val="en-US"/>
                </w:rPr>
                <w:delText>sự hành tành và phát triển của hệ thống.</w:delText>
              </w:r>
            </w:del>
            <w:ins w:id="104" w:author="nhamct" w:date="2022-04-14T15:25:00Z">
              <w:r w:rsidR="002C0544">
                <w:rPr>
                  <w:rFonts w:ascii="Times New Roman" w:hAnsi="Times New Roman" w:cs="Times New Roman"/>
                  <w:sz w:val="26"/>
                  <w:szCs w:val="26"/>
                  <w:lang w:val="en-US"/>
                </w:rPr>
                <w:t>là ai?</w:t>
              </w:r>
            </w:ins>
          </w:p>
          <w:p w:rsidR="002A3B80" w:rsidRDefault="002A3B80"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Có các chức năng sau:</w:t>
            </w:r>
          </w:p>
          <w:p w:rsidR="002A3B80" w:rsidRPr="002C0544" w:rsidRDefault="002A3B80" w:rsidP="002A3B80">
            <w:pPr>
              <w:pStyle w:val="ListParagraph"/>
              <w:numPr>
                <w:ilvl w:val="0"/>
                <w:numId w:val="15"/>
              </w:numPr>
              <w:spacing w:line="240" w:lineRule="auto"/>
              <w:ind w:left="610"/>
              <w:rPr>
                <w:rFonts w:ascii="Times New Roman" w:hAnsi="Times New Roman" w:cs="Times New Roman"/>
                <w:sz w:val="26"/>
                <w:szCs w:val="26"/>
                <w:highlight w:val="yellow"/>
                <w:lang w:val="en-US"/>
                <w:rPrChange w:id="105"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06" w:author="nhamct" w:date="2022-04-14T15:25:00Z">
                  <w:rPr>
                    <w:rFonts w:ascii="Times New Roman" w:hAnsi="Times New Roman" w:cs="Times New Roman"/>
                    <w:sz w:val="26"/>
                    <w:szCs w:val="26"/>
                    <w:lang w:val="en-US"/>
                  </w:rPr>
                </w:rPrChange>
              </w:rPr>
              <w:t>Đăng ký thành viên</w:t>
            </w:r>
          </w:p>
          <w:p w:rsidR="000C0128" w:rsidRPr="002C0544" w:rsidRDefault="000C0128" w:rsidP="002A3B80">
            <w:pPr>
              <w:pStyle w:val="ListParagraph"/>
              <w:numPr>
                <w:ilvl w:val="0"/>
                <w:numId w:val="15"/>
              </w:numPr>
              <w:spacing w:line="240" w:lineRule="auto"/>
              <w:ind w:left="610"/>
              <w:rPr>
                <w:rFonts w:ascii="Times New Roman" w:hAnsi="Times New Roman" w:cs="Times New Roman"/>
                <w:sz w:val="26"/>
                <w:szCs w:val="26"/>
                <w:highlight w:val="yellow"/>
                <w:lang w:val="en-US"/>
                <w:rPrChange w:id="107"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08" w:author="nhamct" w:date="2022-04-14T15:25:00Z">
                  <w:rPr>
                    <w:rFonts w:ascii="Times New Roman" w:hAnsi="Times New Roman" w:cs="Times New Roman"/>
                    <w:sz w:val="26"/>
                    <w:szCs w:val="26"/>
                    <w:lang w:val="en-US"/>
                  </w:rPr>
                </w:rPrChange>
              </w:rPr>
              <w:t>Tạo pass tạm</w:t>
            </w:r>
          </w:p>
          <w:p w:rsidR="00C77F91" w:rsidRPr="002C0544" w:rsidRDefault="00C77F91" w:rsidP="00C77F91">
            <w:pPr>
              <w:pStyle w:val="ListParagraph"/>
              <w:numPr>
                <w:ilvl w:val="0"/>
                <w:numId w:val="15"/>
              </w:numPr>
              <w:spacing w:line="240" w:lineRule="auto"/>
              <w:ind w:left="610"/>
              <w:rPr>
                <w:rFonts w:ascii="Times New Roman" w:hAnsi="Times New Roman" w:cs="Times New Roman"/>
                <w:sz w:val="26"/>
                <w:szCs w:val="26"/>
                <w:highlight w:val="yellow"/>
                <w:lang w:val="en-US"/>
                <w:rPrChange w:id="109"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10" w:author="nhamct" w:date="2022-04-14T15:25:00Z">
                  <w:rPr>
                    <w:rFonts w:ascii="Times New Roman" w:hAnsi="Times New Roman" w:cs="Times New Roman"/>
                    <w:sz w:val="26"/>
                    <w:szCs w:val="26"/>
                    <w:lang w:val="en-US"/>
                  </w:rPr>
                </w:rPrChange>
              </w:rPr>
              <w:t>Change password</w:t>
            </w:r>
          </w:p>
          <w:p w:rsidR="00C77F91" w:rsidRPr="002C0544" w:rsidRDefault="00C77F91" w:rsidP="00C77F91">
            <w:pPr>
              <w:pStyle w:val="ListParagraph"/>
              <w:numPr>
                <w:ilvl w:val="0"/>
                <w:numId w:val="15"/>
              </w:numPr>
              <w:spacing w:line="240" w:lineRule="auto"/>
              <w:ind w:left="610"/>
              <w:rPr>
                <w:rFonts w:ascii="Times New Roman" w:hAnsi="Times New Roman" w:cs="Times New Roman"/>
                <w:sz w:val="26"/>
                <w:szCs w:val="26"/>
                <w:highlight w:val="yellow"/>
                <w:lang w:val="en-US"/>
                <w:rPrChange w:id="111"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12" w:author="nhamct" w:date="2022-04-14T15:25:00Z">
                  <w:rPr>
                    <w:rFonts w:ascii="Times New Roman" w:hAnsi="Times New Roman" w:cs="Times New Roman"/>
                    <w:sz w:val="26"/>
                    <w:szCs w:val="26"/>
                    <w:lang w:val="en-US"/>
                  </w:rPr>
                </w:rPrChange>
              </w:rPr>
              <w:t>Change mail</w:t>
            </w:r>
          </w:p>
          <w:p w:rsidR="00C77F91" w:rsidRPr="002C0544" w:rsidRDefault="00C77F91" w:rsidP="00C77F91">
            <w:pPr>
              <w:pStyle w:val="ListParagraph"/>
              <w:numPr>
                <w:ilvl w:val="0"/>
                <w:numId w:val="15"/>
              </w:numPr>
              <w:spacing w:line="240" w:lineRule="auto"/>
              <w:ind w:left="610"/>
              <w:rPr>
                <w:rFonts w:ascii="Times New Roman" w:hAnsi="Times New Roman" w:cs="Times New Roman"/>
                <w:sz w:val="26"/>
                <w:szCs w:val="26"/>
                <w:highlight w:val="yellow"/>
                <w:lang w:val="en-US"/>
                <w:rPrChange w:id="113"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14" w:author="nhamct" w:date="2022-04-14T15:25:00Z">
                  <w:rPr>
                    <w:rFonts w:ascii="Times New Roman" w:hAnsi="Times New Roman" w:cs="Times New Roman"/>
                    <w:sz w:val="26"/>
                    <w:szCs w:val="26"/>
                    <w:lang w:val="en-US"/>
                  </w:rPr>
                </w:rPrChange>
              </w:rPr>
              <w:t>Rời hội</w:t>
            </w:r>
          </w:p>
          <w:p w:rsidR="00C77F91" w:rsidRPr="002C0544" w:rsidRDefault="00C77F91" w:rsidP="00C77F91">
            <w:pPr>
              <w:pStyle w:val="ListParagraph"/>
              <w:numPr>
                <w:ilvl w:val="0"/>
                <w:numId w:val="15"/>
              </w:numPr>
              <w:spacing w:line="240" w:lineRule="auto"/>
              <w:ind w:left="610"/>
              <w:rPr>
                <w:rFonts w:ascii="Times New Roman" w:hAnsi="Times New Roman" w:cs="Times New Roman"/>
                <w:sz w:val="26"/>
                <w:szCs w:val="26"/>
                <w:highlight w:val="yellow"/>
                <w:lang w:val="en-US"/>
                <w:rPrChange w:id="115"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16" w:author="nhamct" w:date="2022-04-14T15:25:00Z">
                  <w:rPr>
                    <w:rFonts w:ascii="Times New Roman" w:hAnsi="Times New Roman" w:cs="Times New Roman"/>
                    <w:sz w:val="26"/>
                    <w:szCs w:val="26"/>
                    <w:lang w:val="en-US"/>
                  </w:rPr>
                </w:rPrChange>
              </w:rPr>
              <w:t>Chỉnh sửa hồ sơ cá nhân</w:t>
            </w:r>
          </w:p>
          <w:p w:rsidR="002A3B80" w:rsidRPr="002C0544" w:rsidRDefault="002A3B80" w:rsidP="002A3B80">
            <w:pPr>
              <w:pStyle w:val="ListParagraph"/>
              <w:numPr>
                <w:ilvl w:val="0"/>
                <w:numId w:val="15"/>
              </w:numPr>
              <w:spacing w:line="240" w:lineRule="auto"/>
              <w:ind w:left="610"/>
              <w:rPr>
                <w:rFonts w:ascii="Times New Roman" w:hAnsi="Times New Roman" w:cs="Times New Roman"/>
                <w:sz w:val="26"/>
                <w:szCs w:val="26"/>
                <w:highlight w:val="yellow"/>
                <w:lang w:val="en-US"/>
                <w:rPrChange w:id="117"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18" w:author="nhamct" w:date="2022-04-14T15:25:00Z">
                  <w:rPr>
                    <w:rFonts w:ascii="Times New Roman" w:hAnsi="Times New Roman" w:cs="Times New Roman"/>
                    <w:sz w:val="26"/>
                    <w:szCs w:val="26"/>
                    <w:lang w:val="en-US"/>
                  </w:rPr>
                </w:rPrChange>
              </w:rPr>
              <w:t>Tìm kiếm món ăn</w:t>
            </w:r>
          </w:p>
          <w:p w:rsidR="002A3B80" w:rsidRPr="002C0544" w:rsidRDefault="002A3B80" w:rsidP="002A3B80">
            <w:pPr>
              <w:pStyle w:val="ListParagraph"/>
              <w:numPr>
                <w:ilvl w:val="0"/>
                <w:numId w:val="15"/>
              </w:numPr>
              <w:spacing w:line="240" w:lineRule="auto"/>
              <w:ind w:left="610"/>
              <w:rPr>
                <w:rFonts w:ascii="Times New Roman" w:hAnsi="Times New Roman" w:cs="Times New Roman"/>
                <w:sz w:val="26"/>
                <w:szCs w:val="26"/>
                <w:highlight w:val="yellow"/>
                <w:lang w:val="en-US"/>
                <w:rPrChange w:id="119"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20" w:author="nhamct" w:date="2022-04-14T15:25:00Z">
                  <w:rPr>
                    <w:rFonts w:ascii="Times New Roman" w:hAnsi="Times New Roman" w:cs="Times New Roman"/>
                    <w:sz w:val="26"/>
                    <w:szCs w:val="26"/>
                    <w:lang w:val="en-US"/>
                  </w:rPr>
                </w:rPrChange>
              </w:rPr>
              <w:t>Tìm kiếm stores</w:t>
            </w:r>
          </w:p>
          <w:p w:rsidR="002A3B80" w:rsidRPr="002C0544" w:rsidRDefault="002A3B80" w:rsidP="002A3B80">
            <w:pPr>
              <w:pStyle w:val="ListParagraph"/>
              <w:numPr>
                <w:ilvl w:val="0"/>
                <w:numId w:val="15"/>
              </w:numPr>
              <w:spacing w:line="240" w:lineRule="auto"/>
              <w:ind w:left="610"/>
              <w:rPr>
                <w:rFonts w:ascii="Times New Roman" w:hAnsi="Times New Roman" w:cs="Times New Roman"/>
                <w:sz w:val="26"/>
                <w:szCs w:val="26"/>
                <w:highlight w:val="yellow"/>
                <w:lang w:val="en-US"/>
                <w:rPrChange w:id="121" w:author="nhamct" w:date="2022-04-14T15:25:00Z">
                  <w:rPr>
                    <w:rFonts w:ascii="Times New Roman" w:hAnsi="Times New Roman" w:cs="Times New Roman"/>
                    <w:sz w:val="26"/>
                    <w:szCs w:val="26"/>
                    <w:lang w:val="en-US"/>
                  </w:rPr>
                </w:rPrChange>
              </w:rPr>
            </w:pPr>
            <w:r w:rsidRPr="002C0544">
              <w:rPr>
                <w:rFonts w:ascii="Times New Roman" w:hAnsi="Times New Roman" w:cs="Times New Roman"/>
                <w:sz w:val="26"/>
                <w:szCs w:val="26"/>
                <w:highlight w:val="yellow"/>
                <w:lang w:val="en-US"/>
                <w:rPrChange w:id="122" w:author="nhamct" w:date="2022-04-14T15:25:00Z">
                  <w:rPr>
                    <w:rFonts w:ascii="Times New Roman" w:hAnsi="Times New Roman" w:cs="Times New Roman"/>
                    <w:sz w:val="26"/>
                    <w:szCs w:val="26"/>
                    <w:lang w:val="en-US"/>
                  </w:rPr>
                </w:rPrChange>
              </w:rPr>
              <w:t>Đặt đồ ăn</w:t>
            </w:r>
          </w:p>
          <w:p w:rsidR="002A3B80" w:rsidRDefault="002A3B80" w:rsidP="002A3B80">
            <w:pPr>
              <w:pStyle w:val="ListParagraph"/>
              <w:numPr>
                <w:ilvl w:val="0"/>
                <w:numId w:val="15"/>
              </w:numPr>
              <w:spacing w:line="240" w:lineRule="auto"/>
              <w:ind w:left="610"/>
              <w:rPr>
                <w:rFonts w:ascii="Times New Roman" w:hAnsi="Times New Roman" w:cs="Times New Roman"/>
                <w:sz w:val="26"/>
                <w:szCs w:val="26"/>
                <w:lang w:val="en-US"/>
              </w:rPr>
            </w:pPr>
            <w:r w:rsidRPr="002C0544">
              <w:rPr>
                <w:rFonts w:ascii="Times New Roman" w:hAnsi="Times New Roman" w:cs="Times New Roman"/>
                <w:sz w:val="26"/>
                <w:szCs w:val="26"/>
                <w:highlight w:val="yellow"/>
                <w:lang w:val="en-US"/>
                <w:rPrChange w:id="123" w:author="nhamct" w:date="2022-04-14T15:25:00Z">
                  <w:rPr>
                    <w:rFonts w:ascii="Times New Roman" w:hAnsi="Times New Roman" w:cs="Times New Roman"/>
                    <w:sz w:val="26"/>
                    <w:szCs w:val="26"/>
                    <w:lang w:val="en-US"/>
                  </w:rPr>
                </w:rPrChange>
              </w:rPr>
              <w:t>Thanh toán</w:t>
            </w:r>
          </w:p>
          <w:p w:rsidR="002A3B80" w:rsidRDefault="002A3B80" w:rsidP="002A3B80">
            <w:pPr>
              <w:spacing w:line="240" w:lineRule="auto"/>
              <w:ind w:left="610"/>
              <w:rPr>
                <w:rFonts w:ascii="Times New Roman" w:hAnsi="Times New Roman" w:cs="Times New Roman"/>
                <w:sz w:val="26"/>
                <w:szCs w:val="26"/>
                <w:lang w:val="en-US"/>
              </w:rPr>
            </w:pPr>
          </w:p>
          <w:p w:rsidR="002A3B80" w:rsidRDefault="002A3B80" w:rsidP="003C441C">
            <w:pPr>
              <w:spacing w:line="240" w:lineRule="auto"/>
              <w:rPr>
                <w:rFonts w:ascii="Times New Roman" w:hAnsi="Times New Roman" w:cs="Times New Roman"/>
                <w:sz w:val="26"/>
                <w:szCs w:val="26"/>
                <w:lang w:val="en-US"/>
              </w:rPr>
            </w:pPr>
          </w:p>
        </w:tc>
      </w:tr>
    </w:tbl>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EA603C" w:rsidRPr="0058738D" w:rsidRDefault="00EA603C" w:rsidP="003C441C">
      <w:pPr>
        <w:spacing w:line="240" w:lineRule="auto"/>
        <w:rPr>
          <w:rFonts w:ascii="Times New Roman" w:hAnsi="Times New Roman" w:cs="Times New Roman"/>
          <w:sz w:val="26"/>
          <w:szCs w:val="26"/>
          <w:lang w:val="en-US"/>
        </w:rPr>
      </w:pPr>
    </w:p>
    <w:p w:rsidR="00677EFD" w:rsidRDefault="00576169" w:rsidP="003C441C">
      <w:pPr>
        <w:pStyle w:val="Heading4"/>
        <w:spacing w:line="240" w:lineRule="auto"/>
        <w:ind w:firstLine="720"/>
        <w:rPr>
          <w:ins w:id="124" w:author="nhamct" w:date="2022-04-14T15:25:00Z"/>
          <w:rFonts w:ascii="Times New Roman" w:hAnsi="Times New Roman" w:cs="Times New Roman"/>
          <w:b/>
          <w:color w:val="000000" w:themeColor="text1"/>
          <w:sz w:val="26"/>
          <w:szCs w:val="26"/>
          <w:lang w:val="en-US"/>
        </w:rPr>
      </w:pPr>
      <w:bookmarkStart w:id="125" w:name="_Toc100502362"/>
      <w:r>
        <w:rPr>
          <w:rFonts w:ascii="Times New Roman" w:hAnsi="Times New Roman" w:cs="Times New Roman"/>
          <w:b/>
          <w:color w:val="000000" w:themeColor="text1"/>
          <w:sz w:val="26"/>
          <w:szCs w:val="26"/>
          <w:lang w:val="en-US"/>
        </w:rPr>
        <w:t>3.2</w:t>
      </w:r>
      <w:r w:rsidR="00CD4450" w:rsidRPr="0058738D">
        <w:rPr>
          <w:rFonts w:ascii="Times New Roman" w:hAnsi="Times New Roman" w:cs="Times New Roman"/>
          <w:b/>
          <w:color w:val="000000" w:themeColor="text1"/>
          <w:sz w:val="26"/>
          <w:szCs w:val="26"/>
          <w:lang w:val="en-US"/>
        </w:rPr>
        <w:t>.2</w:t>
      </w:r>
      <w:r w:rsidR="0059494C" w:rsidRPr="0058738D">
        <w:rPr>
          <w:rFonts w:ascii="Times New Roman" w:hAnsi="Times New Roman" w:cs="Times New Roman"/>
          <w:b/>
          <w:color w:val="000000" w:themeColor="text1"/>
          <w:sz w:val="26"/>
          <w:szCs w:val="26"/>
          <w:lang w:val="en-US"/>
        </w:rPr>
        <w:t xml:space="preserve">. </w:t>
      </w:r>
      <w:r w:rsidR="007D0498" w:rsidRPr="0058738D">
        <w:rPr>
          <w:rFonts w:ascii="Times New Roman" w:hAnsi="Times New Roman" w:cs="Times New Roman"/>
          <w:b/>
          <w:color w:val="000000" w:themeColor="text1"/>
          <w:sz w:val="26"/>
          <w:szCs w:val="26"/>
          <w:lang w:val="en-US"/>
        </w:rPr>
        <w:t>Lưu đồ hệ thống</w:t>
      </w:r>
      <w:bookmarkEnd w:id="125"/>
    </w:p>
    <w:p w:rsidR="002C0544" w:rsidRPr="002C0544" w:rsidRDefault="002C0544" w:rsidP="002C0544">
      <w:pPr>
        <w:rPr>
          <w:lang w:val="en-US"/>
          <w:rPrChange w:id="126" w:author="nhamct" w:date="2022-04-14T15:25:00Z">
            <w:rPr>
              <w:rFonts w:ascii="Times New Roman" w:hAnsi="Times New Roman" w:cs="Times New Roman"/>
              <w:b/>
              <w:color w:val="000000" w:themeColor="text1"/>
              <w:sz w:val="26"/>
              <w:szCs w:val="26"/>
              <w:lang w:val="en-US"/>
            </w:rPr>
          </w:rPrChange>
        </w:rPr>
        <w:pPrChange w:id="127" w:author="nhamct" w:date="2022-04-14T15:25:00Z">
          <w:pPr>
            <w:pStyle w:val="Heading4"/>
            <w:spacing w:line="240" w:lineRule="auto"/>
            <w:ind w:firstLine="720"/>
          </w:pPr>
        </w:pPrChange>
      </w:pPr>
      <w:ins w:id="128" w:author="nhamct" w:date="2022-04-14T15:25:00Z">
        <w:r>
          <w:rPr>
            <w:lang w:val="en-US"/>
          </w:rPr>
          <w:t>Đây có phải là sơ đồ các màn hình của ứng dụng không?</w:t>
        </w:r>
      </w:ins>
    </w:p>
    <w:p w:rsidR="00D85D15" w:rsidRDefault="002C0544" w:rsidP="00D85D15">
      <w:pPr>
        <w:pStyle w:val="ListParagraph"/>
        <w:spacing w:after="160" w:line="240" w:lineRule="auto"/>
        <w:rPr>
          <w:rFonts w:ascii="Times New Roman" w:eastAsia="Times New Roman" w:hAnsi="Times New Roman" w:cs="Times New Roman"/>
          <w:b/>
          <w:color w:val="000000" w:themeColor="text1"/>
          <w:sz w:val="26"/>
          <w:szCs w:val="26"/>
          <w:lang w:val="en-US"/>
        </w:rPr>
      </w:pPr>
      <w:ins w:id="129" w:author="nhamct" w:date="2022-04-14T15:26:00Z">
        <w:r>
          <w:rPr>
            <w:rFonts w:ascii="Times New Roman" w:eastAsia="Times New Roman" w:hAnsi="Times New Roman" w:cs="Times New Roman"/>
            <w:b/>
            <w:color w:val="000000" w:themeColor="text1"/>
            <w:sz w:val="26"/>
            <w:szCs w:val="26"/>
            <w:lang w:val="en-US"/>
          </w:rPr>
          <w:t>Nếu đúng thì đưa lên trước sơ đồ UC tổng quát</w:t>
        </w:r>
      </w:ins>
    </w:p>
    <w:p w:rsidR="00D85D15" w:rsidRDefault="00D85D15" w:rsidP="00D85D15">
      <w:pPr>
        <w:pStyle w:val="ListParagraph"/>
        <w:numPr>
          <w:ilvl w:val="0"/>
          <w:numId w:val="1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Admin:</w:t>
      </w:r>
    </w:p>
    <w:p w:rsidR="00D85D15" w:rsidRDefault="00D85D15" w:rsidP="00D85D15">
      <w:pPr>
        <w:pStyle w:val="ListParagraph"/>
        <w:spacing w:after="160" w:line="240" w:lineRule="auto"/>
        <w:rPr>
          <w:noProof/>
          <w:lang w:val="vi-VN" w:eastAsia="vi-VN"/>
        </w:rPr>
      </w:pPr>
      <w:r>
        <w:rPr>
          <w:noProof/>
          <w:lang w:val="vi-VN" w:eastAsia="vi-VN"/>
        </w:rPr>
        <w:lastRenderedPageBreak/>
        <w:drawing>
          <wp:inline distT="0" distB="0" distL="0" distR="0" wp14:anchorId="5027686C" wp14:editId="12DDE874">
            <wp:extent cx="3543300" cy="7810500"/>
            <wp:effectExtent l="0" t="0" r="0" b="0"/>
            <wp:docPr id="10" name="Picture 10" descr="flow adm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ow admin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43300" cy="7810500"/>
                    </a:xfrm>
                    <a:prstGeom prst="rect">
                      <a:avLst/>
                    </a:prstGeom>
                    <a:noFill/>
                    <a:ln>
                      <a:noFill/>
                    </a:ln>
                  </pic:spPr>
                </pic:pic>
              </a:graphicData>
            </a:graphic>
          </wp:inline>
        </w:drawing>
      </w:r>
    </w:p>
    <w:p w:rsidR="00D85D15" w:rsidRDefault="00D85D15" w:rsidP="00D85D15">
      <w:pPr>
        <w:pStyle w:val="ListParagraph"/>
        <w:spacing w:after="160" w:line="240" w:lineRule="auto"/>
        <w:rPr>
          <w:noProof/>
          <w:lang w:val="vi-VN" w:eastAsia="vi-VN"/>
        </w:rPr>
      </w:pPr>
    </w:p>
    <w:p w:rsidR="00D85D15" w:rsidRPr="00D85D15" w:rsidRDefault="00D85D15" w:rsidP="00D85D15">
      <w:pPr>
        <w:rPr>
          <w:lang w:val="en-US"/>
        </w:rPr>
      </w:pPr>
    </w:p>
    <w:p w:rsidR="00677EFD" w:rsidRPr="00677EFD" w:rsidRDefault="00677EFD" w:rsidP="003C441C">
      <w:pPr>
        <w:spacing w:line="240" w:lineRule="auto"/>
        <w:rPr>
          <w:lang w:val="en-US"/>
        </w:rPr>
      </w:pPr>
    </w:p>
    <w:p w:rsidR="00677EFD" w:rsidRPr="003449D9" w:rsidRDefault="00677EFD" w:rsidP="003C441C">
      <w:pPr>
        <w:pStyle w:val="ListParagraph"/>
        <w:numPr>
          <w:ilvl w:val="0"/>
          <w:numId w:val="1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 Member:</w:t>
      </w:r>
    </w:p>
    <w:p w:rsidR="00677EFD" w:rsidRDefault="001B0E47" w:rsidP="003C441C">
      <w:pPr>
        <w:pStyle w:val="ListParagraph"/>
        <w:spacing w:after="160" w:line="240" w:lineRule="auto"/>
        <w:rPr>
          <w:rFonts w:ascii="Times New Roman" w:eastAsia="Times New Roman" w:hAnsi="Times New Roman" w:cs="Times New Roman"/>
          <w:b/>
          <w:color w:val="000000" w:themeColor="text1"/>
          <w:sz w:val="26"/>
          <w:szCs w:val="26"/>
          <w:lang w:val="en-US"/>
        </w:rPr>
      </w:pPr>
      <w:r>
        <w:rPr>
          <w:noProof/>
          <w:lang w:val="vi-VN" w:eastAsia="vi-VN"/>
        </w:rPr>
        <w:pict>
          <v:shape id="_x0000_i1026" type="#_x0000_t75" style="width:342.7pt;height:436.6pt">
            <v:imagedata r:id="rId32" o:title="flow front"/>
          </v:shape>
        </w:pict>
      </w:r>
      <w:r w:rsidR="00677EFD" w:rsidRPr="00677EFD">
        <w:rPr>
          <w:rFonts w:ascii="Times New Roman" w:eastAsia="Times New Roman" w:hAnsi="Times New Roman" w:cs="Times New Roman"/>
          <w:b/>
          <w:color w:val="000000" w:themeColor="text1"/>
          <w:sz w:val="26"/>
          <w:szCs w:val="26"/>
          <w:lang w:val="en-US"/>
        </w:rPr>
        <w:t xml:space="preserve"> </w:t>
      </w:r>
    </w:p>
    <w:p w:rsidR="003449D9" w:rsidRDefault="003449D9" w:rsidP="003C441C">
      <w:pPr>
        <w:pStyle w:val="ListParagraph"/>
        <w:spacing w:after="160" w:line="240" w:lineRule="auto"/>
        <w:rPr>
          <w:rFonts w:ascii="Times New Roman" w:eastAsia="Times New Roman" w:hAnsi="Times New Roman" w:cs="Times New Roman"/>
          <w:b/>
          <w:color w:val="000000" w:themeColor="text1"/>
          <w:sz w:val="26"/>
          <w:szCs w:val="26"/>
          <w:lang w:val="en-US"/>
        </w:rPr>
      </w:pPr>
    </w:p>
    <w:p w:rsidR="00FA1E94" w:rsidRPr="00C77F91" w:rsidRDefault="00C77F91" w:rsidP="00C77F91">
      <w:pPr>
        <w:pStyle w:val="Heading3"/>
        <w:rPr>
          <w:rFonts w:ascii="Times New Roman" w:hAnsi="Times New Roman" w:cs="Times New Roman"/>
          <w:b/>
          <w:i/>
          <w:noProof/>
          <w:color w:val="auto"/>
          <w:sz w:val="26"/>
          <w:szCs w:val="26"/>
          <w:lang w:val="en-US" w:eastAsia="vi-VN"/>
        </w:rPr>
      </w:pPr>
      <w:bookmarkStart w:id="130" w:name="_Toc100502363"/>
      <w:r>
        <w:rPr>
          <w:rFonts w:ascii="Times New Roman" w:hAnsi="Times New Roman" w:cs="Times New Roman"/>
          <w:b/>
          <w:i/>
          <w:noProof/>
          <w:color w:val="auto"/>
          <w:sz w:val="26"/>
          <w:szCs w:val="26"/>
          <w:lang w:val="en-US" w:eastAsia="vi-VN"/>
        </w:rPr>
        <w:t>3</w:t>
      </w:r>
      <w:r w:rsidR="00FA1E94" w:rsidRPr="00C77F91">
        <w:rPr>
          <w:rFonts w:ascii="Times New Roman" w:hAnsi="Times New Roman" w:cs="Times New Roman"/>
          <w:b/>
          <w:i/>
          <w:noProof/>
          <w:color w:val="auto"/>
          <w:sz w:val="26"/>
          <w:szCs w:val="26"/>
          <w:lang w:val="en-US" w:eastAsia="vi-VN"/>
        </w:rPr>
        <w:t>.3. Phân tích yêu cầu</w:t>
      </w:r>
      <w:bookmarkEnd w:id="130"/>
      <w:ins w:id="131" w:author="nhamct" w:date="2022-04-14T15:25:00Z">
        <w:r w:rsidR="002C0544">
          <w:rPr>
            <w:rFonts w:ascii="Times New Roman" w:hAnsi="Times New Roman" w:cs="Times New Roman"/>
            <w:b/>
            <w:i/>
            <w:noProof/>
            <w:color w:val="auto"/>
            <w:sz w:val="26"/>
            <w:szCs w:val="26"/>
            <w:lang w:val="en-US" w:eastAsia="vi-VN"/>
          </w:rPr>
          <w:br/>
        </w:r>
      </w:ins>
      <w:ins w:id="132" w:author="nhamct" w:date="2022-04-14T15:26:00Z">
        <w:r w:rsidR="00CB583C">
          <w:rPr>
            <w:rFonts w:ascii="Times New Roman" w:hAnsi="Times New Roman" w:cs="Times New Roman"/>
            <w:b/>
            <w:i/>
            <w:noProof/>
            <w:color w:val="auto"/>
            <w:sz w:val="26"/>
            <w:szCs w:val="26"/>
            <w:lang w:val="en-US" w:eastAsia="vi-VN"/>
          </w:rPr>
          <w:t>Từ đây trở xuống chưa review</w:t>
        </w:r>
        <w:bookmarkStart w:id="133" w:name="_GoBack"/>
        <w:bookmarkEnd w:id="133"/>
        <w:r w:rsidR="002C0544">
          <w:rPr>
            <w:rFonts w:ascii="Times New Roman" w:hAnsi="Times New Roman" w:cs="Times New Roman"/>
            <w:b/>
            <w:i/>
            <w:noProof/>
            <w:color w:val="auto"/>
            <w:sz w:val="26"/>
            <w:szCs w:val="26"/>
            <w:lang w:val="en-US" w:eastAsia="vi-VN"/>
          </w:rPr>
          <w:t xml:space="preserve"> </w:t>
        </w:r>
      </w:ins>
    </w:p>
    <w:p w:rsidR="00BD4871" w:rsidRPr="00C26E17" w:rsidRDefault="00C77F91" w:rsidP="00C26E17">
      <w:pPr>
        <w:pStyle w:val="Heading4"/>
        <w:rPr>
          <w:rFonts w:ascii="Times New Roman" w:hAnsi="Times New Roman" w:cs="Times New Roman"/>
          <w:b/>
          <w:color w:val="auto"/>
          <w:sz w:val="26"/>
          <w:szCs w:val="26"/>
          <w:highlight w:val="white"/>
          <w:lang w:val="en-US"/>
        </w:rPr>
      </w:pPr>
      <w:bookmarkStart w:id="134" w:name="_Toc100502364"/>
      <w:r w:rsidRPr="00C26E17">
        <w:rPr>
          <w:rFonts w:ascii="Times New Roman" w:hAnsi="Times New Roman" w:cs="Times New Roman"/>
          <w:b/>
          <w:color w:val="auto"/>
          <w:sz w:val="26"/>
          <w:szCs w:val="26"/>
          <w:highlight w:val="white"/>
          <w:lang w:val="en-US"/>
        </w:rPr>
        <w:t>3.</w:t>
      </w:r>
      <w:r w:rsidR="00BD4871" w:rsidRPr="00C26E17">
        <w:rPr>
          <w:rFonts w:ascii="Times New Roman" w:hAnsi="Times New Roman" w:cs="Times New Roman"/>
          <w:b/>
          <w:color w:val="auto"/>
          <w:sz w:val="26"/>
          <w:szCs w:val="26"/>
          <w:highlight w:val="white"/>
          <w:lang w:val="en-US"/>
        </w:rPr>
        <w:t>3.1. Chức năng “Login củ</w:t>
      </w:r>
      <w:r w:rsidR="00D54E61" w:rsidRPr="00C26E17">
        <w:rPr>
          <w:rFonts w:ascii="Times New Roman" w:hAnsi="Times New Roman" w:cs="Times New Roman"/>
          <w:b/>
          <w:color w:val="auto"/>
          <w:sz w:val="26"/>
          <w:szCs w:val="26"/>
          <w:highlight w:val="white"/>
          <w:lang w:val="en-US"/>
        </w:rPr>
        <w:t>a Users</w:t>
      </w:r>
      <w:r w:rsidR="00BD4871" w:rsidRPr="00C26E17">
        <w:rPr>
          <w:rFonts w:ascii="Times New Roman" w:hAnsi="Times New Roman" w:cs="Times New Roman"/>
          <w:b/>
          <w:color w:val="auto"/>
          <w:sz w:val="26"/>
          <w:szCs w:val="26"/>
          <w:highlight w:val="white"/>
          <w:lang w:val="en-US"/>
        </w:rPr>
        <w:t>”</w:t>
      </w:r>
      <w:bookmarkEnd w:id="134"/>
    </w:p>
    <w:p w:rsidR="00D54E61" w:rsidRPr="00C26E17" w:rsidRDefault="00C77F91" w:rsidP="00C26E17">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sidR="00D54E61" w:rsidRPr="00C26E17">
        <w:rPr>
          <w:rFonts w:ascii="Times New Roman" w:hAnsi="Times New Roman" w:cs="Times New Roman"/>
          <w:b/>
          <w:i/>
          <w:color w:val="auto"/>
          <w:sz w:val="26"/>
          <w:szCs w:val="26"/>
          <w:highlight w:val="white"/>
          <w:lang w:val="en-US"/>
        </w:rPr>
        <w:t>3.1.1. Use case cho chức năng “Login của Users”</w:t>
      </w:r>
    </w:p>
    <w:p w:rsidR="00FA1E94" w:rsidRPr="00FA1E94" w:rsidRDefault="00FA1E94" w:rsidP="00FA1E94">
      <w:pPr>
        <w:rPr>
          <w:lang w:val="en-US" w:eastAsia="vi-VN"/>
        </w:rPr>
      </w:pPr>
    </w:p>
    <w:p w:rsidR="00D54E61" w:rsidRDefault="001B0E47" w:rsidP="00D54E61">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pict>
          <v:shape id="_x0000_i1027" type="#_x0000_t75" style="width:191.25pt;height:61.65pt">
            <v:imagedata r:id="rId33" o:title="Loginuser"/>
          </v:shape>
        </w:pict>
      </w:r>
    </w:p>
    <w:p w:rsidR="00D54E61" w:rsidRPr="00C26E17" w:rsidRDefault="00C26E17" w:rsidP="00C26E17">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lastRenderedPageBreak/>
        <w:t>3</w:t>
      </w:r>
      <w:r w:rsidR="00D54E61" w:rsidRPr="00C26E17">
        <w:rPr>
          <w:rFonts w:ascii="Times New Roman" w:hAnsi="Times New Roman" w:cs="Times New Roman"/>
          <w:b/>
          <w:i/>
          <w:color w:val="auto"/>
          <w:sz w:val="26"/>
          <w:szCs w:val="26"/>
          <w:highlight w:val="white"/>
          <w:lang w:val="en-US"/>
        </w:rPr>
        <w:t xml:space="preserve">.3.1.2. </w:t>
      </w:r>
      <w:r w:rsidR="00D54E61" w:rsidRPr="00C26E17">
        <w:rPr>
          <w:rStyle w:val="Heading5Char"/>
          <w:rFonts w:ascii="Times New Roman" w:hAnsi="Times New Roman" w:cs="Times New Roman"/>
          <w:b/>
          <w:i/>
          <w:color w:val="auto"/>
          <w:sz w:val="26"/>
          <w:szCs w:val="26"/>
          <w:highlight w:val="white"/>
        </w:rPr>
        <w:t>Đặc tả yêu cầu cho chức năng “Login của Users”</w:t>
      </w:r>
    </w:p>
    <w:p w:rsidR="00D54E61" w:rsidRPr="00DC5CE6" w:rsidRDefault="00D54E61" w:rsidP="00D54E61">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D54E61" w:rsidRPr="00DC5CE6" w:rsidRDefault="00D54E61" w:rsidP="00D54E61">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vào màn hình để login</w:t>
      </w:r>
    </w:p>
    <w:p w:rsidR="00D54E61" w:rsidRPr="007E76AD" w:rsidRDefault="00D54E61" w:rsidP="00D54E61">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D54E61" w:rsidRDefault="00D54E61" w:rsidP="00D54E61">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w:t>
      </w:r>
      <w:r w:rsidR="00AE3461">
        <w:rPr>
          <w:rFonts w:ascii="Times New Roman" w:hAnsi="Times New Roman" w:cs="Times New Roman"/>
          <w:sz w:val="26"/>
          <w:szCs w:val="26"/>
          <w:highlight w:val="white"/>
          <w:lang w:val="en-US"/>
        </w:rPr>
        <w:t>c 1: Khi user</w:t>
      </w:r>
      <w:r>
        <w:rPr>
          <w:rFonts w:ascii="Times New Roman" w:hAnsi="Times New Roman" w:cs="Times New Roman"/>
          <w:sz w:val="26"/>
          <w:szCs w:val="26"/>
          <w:highlight w:val="white"/>
          <w:lang w:val="en-US"/>
        </w:rPr>
        <w:t xml:space="preserve"> truy cập link để vào hệ thống, màn hình Login hiện lên</w:t>
      </w:r>
    </w:p>
    <w:p w:rsidR="00D54E61" w:rsidRDefault="00D54E61" w:rsidP="00D54E61">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2: Tại form Login, yêu cầu </w:t>
      </w:r>
      <w:r w:rsidR="00B62839">
        <w:rPr>
          <w:rFonts w:ascii="Times New Roman" w:hAnsi="Times New Roman" w:cs="Times New Roman"/>
          <w:sz w:val="26"/>
          <w:szCs w:val="26"/>
          <w:highlight w:val="white"/>
          <w:lang w:val="en-US"/>
        </w:rPr>
        <w:t>user</w:t>
      </w:r>
      <w:r>
        <w:rPr>
          <w:rFonts w:ascii="Times New Roman" w:hAnsi="Times New Roman" w:cs="Times New Roman"/>
          <w:sz w:val="26"/>
          <w:szCs w:val="26"/>
          <w:highlight w:val="white"/>
          <w:lang w:val="en-US"/>
        </w:rPr>
        <w:t xml:space="preserve"> nhập các thông tin cần thiết:</w:t>
      </w:r>
    </w:p>
    <w:p w:rsidR="00D54E61" w:rsidRDefault="00D54E61" w:rsidP="00D54E61">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AE3461" w:rsidTr="000231B5">
        <w:trPr>
          <w:trHeight w:val="561"/>
        </w:trPr>
        <w:tc>
          <w:tcPr>
            <w:tcW w:w="2920" w:type="dxa"/>
            <w:vAlign w:val="center"/>
          </w:tcPr>
          <w:p w:rsidR="00AE3461" w:rsidRPr="00461EFC" w:rsidRDefault="00AE3461" w:rsidP="00E168A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56" w:type="dxa"/>
            <w:vAlign w:val="center"/>
          </w:tcPr>
          <w:p w:rsidR="00AE3461" w:rsidRPr="00461EFC" w:rsidRDefault="00AE3461" w:rsidP="00E168A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rsidR="00AE3461" w:rsidRPr="00461EFC" w:rsidRDefault="00AE3461" w:rsidP="00E168A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AE3461" w:rsidTr="000231B5">
        <w:tc>
          <w:tcPr>
            <w:tcW w:w="2920" w:type="dxa"/>
          </w:tcPr>
          <w:p w:rsidR="00AE3461" w:rsidRDefault="00B151E7"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Gmail</w:t>
            </w:r>
          </w:p>
        </w:tc>
        <w:tc>
          <w:tcPr>
            <w:tcW w:w="1256" w:type="dxa"/>
          </w:tcPr>
          <w:p w:rsidR="00AE3461" w:rsidRDefault="00AE3461" w:rsidP="00E168A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tên tài khoản </w:t>
            </w:r>
            <w:r w:rsidR="00B151E7">
              <w:rPr>
                <w:rFonts w:ascii="Times New Roman" w:hAnsi="Times New Roman" w:cs="Times New Roman"/>
                <w:sz w:val="26"/>
                <w:szCs w:val="26"/>
                <w:highlight w:val="white"/>
                <w:lang w:val="en-US"/>
              </w:rPr>
              <w:t xml:space="preserve">gmail </w:t>
            </w:r>
            <w:r>
              <w:rPr>
                <w:rFonts w:ascii="Times New Roman" w:hAnsi="Times New Roman" w:cs="Times New Roman"/>
                <w:sz w:val="26"/>
                <w:szCs w:val="26"/>
                <w:highlight w:val="white"/>
                <w:lang w:val="en-US"/>
              </w:rPr>
              <w:t>cá nhân đã đăng ký</w:t>
            </w:r>
          </w:p>
        </w:tc>
      </w:tr>
      <w:tr w:rsidR="00AE3461" w:rsidTr="000231B5">
        <w:tc>
          <w:tcPr>
            <w:tcW w:w="2920" w:type="dxa"/>
          </w:tcPr>
          <w:p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w:t>
            </w:r>
          </w:p>
        </w:tc>
        <w:tc>
          <w:tcPr>
            <w:tcW w:w="1256" w:type="dxa"/>
          </w:tcPr>
          <w:p w:rsidR="00AE3461" w:rsidRDefault="00AE3461" w:rsidP="00E168A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password hợp lệ và macth với tài khoản User ID</w:t>
            </w:r>
          </w:p>
        </w:tc>
      </w:tr>
      <w:tr w:rsidR="00AE3461" w:rsidTr="000231B5">
        <w:tc>
          <w:tcPr>
            <w:tcW w:w="2920" w:type="dxa"/>
          </w:tcPr>
          <w:p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Checkbox </w:t>
            </w:r>
            <w:r w:rsidRPr="00461EFC">
              <w:rPr>
                <w:rFonts w:ascii="Times New Roman" w:hAnsi="Times New Roman" w:cs="Times New Roman"/>
                <w:sz w:val="26"/>
                <w:szCs w:val="26"/>
                <w:lang w:val="en-US"/>
              </w:rPr>
              <w:t>Login tự động</w:t>
            </w:r>
          </w:p>
        </w:tc>
        <w:tc>
          <w:tcPr>
            <w:tcW w:w="1256" w:type="dxa"/>
          </w:tcPr>
          <w:p w:rsidR="00AE3461" w:rsidRDefault="00AE3461" w:rsidP="00E168A4">
            <w:pPr>
              <w:spacing w:line="240" w:lineRule="auto"/>
              <w:rPr>
                <w:rFonts w:ascii="Times New Roman" w:hAnsi="Times New Roman" w:cs="Times New Roman"/>
                <w:sz w:val="26"/>
                <w:szCs w:val="26"/>
                <w:highlight w:val="white"/>
                <w:lang w:val="en-US"/>
              </w:rPr>
            </w:pPr>
          </w:p>
        </w:tc>
        <w:tc>
          <w:tcPr>
            <w:tcW w:w="4651" w:type="dxa"/>
          </w:tcPr>
          <w:p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Nếu muốn duy trì trạng thái Login thì tiến hành check vào checkbox</w:t>
            </w:r>
          </w:p>
        </w:tc>
      </w:tr>
    </w:tbl>
    <w:p w:rsidR="000231B5" w:rsidRDefault="000231B5"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3: Khi Login thành công, hệ thống sẽ</w:t>
      </w:r>
      <w:r w:rsidR="00C77F91">
        <w:rPr>
          <w:rFonts w:ascii="Times New Roman" w:hAnsi="Times New Roman" w:cs="Times New Roman"/>
          <w:sz w:val="26"/>
          <w:szCs w:val="26"/>
          <w:highlight w:val="white"/>
          <w:lang w:val="en-US"/>
        </w:rPr>
        <w:t xml:space="preserve"> di</w:t>
      </w:r>
      <w:r>
        <w:rPr>
          <w:rFonts w:ascii="Times New Roman" w:hAnsi="Times New Roman" w:cs="Times New Roman"/>
          <w:sz w:val="26"/>
          <w:szCs w:val="26"/>
          <w:highlight w:val="white"/>
          <w:lang w:val="en-US"/>
        </w:rPr>
        <w:t xml:space="preserve"> chuyển đến Màn hình “Quy ước sử dụng”</w:t>
      </w:r>
    </w:p>
    <w:p w:rsidR="00EB328C" w:rsidRPr="00EB328C" w:rsidRDefault="00EB328C" w:rsidP="002560FD">
      <w:pPr>
        <w:pStyle w:val="ListParagraph"/>
        <w:numPr>
          <w:ilvl w:val="0"/>
          <w:numId w:val="23"/>
        </w:numPr>
        <w:spacing w:line="240" w:lineRule="auto"/>
        <w:rPr>
          <w:rFonts w:ascii="Times New Roman" w:hAnsi="Times New Roman" w:cs="Times New Roman"/>
          <w:b/>
          <w:sz w:val="26"/>
          <w:szCs w:val="26"/>
          <w:highlight w:val="white"/>
          <w:lang w:val="en-US"/>
        </w:rPr>
      </w:pPr>
      <w:r>
        <w:rPr>
          <w:rFonts w:ascii="Times New Roman" w:hAnsi="Times New Roman" w:cs="Times New Roman"/>
          <w:b/>
          <w:sz w:val="26"/>
          <w:szCs w:val="26"/>
          <w:highlight w:val="white"/>
          <w:lang w:val="en-US"/>
        </w:rPr>
        <w:t>Xác thực dữ liệu</w:t>
      </w:r>
      <w:r w:rsidRPr="00EB328C">
        <w:rPr>
          <w:rFonts w:ascii="Times New Roman" w:hAnsi="Times New Roman" w:cs="Times New Roman"/>
          <w:b/>
          <w:sz w:val="26"/>
          <w:szCs w:val="26"/>
          <w:highlight w:val="white"/>
          <w:lang w:val="en-US"/>
        </w:rPr>
        <w:t xml:space="preserve">: </w:t>
      </w:r>
    </w:p>
    <w:p w:rsidR="00EB328C" w:rsidRPr="00EB328C" w:rsidRDefault="00EB328C" w:rsidP="002560FD">
      <w:pPr>
        <w:pStyle w:val="ListParagraph"/>
        <w:numPr>
          <w:ilvl w:val="0"/>
          <w:numId w:val="17"/>
        </w:numPr>
        <w:shd w:val="clear" w:color="auto" w:fill="FFFFFF"/>
        <w:spacing w:line="345" w:lineRule="atLeast"/>
        <w:rPr>
          <w:rFonts w:ascii="Roboto" w:eastAsia="Times New Roman" w:hAnsi="Roboto" w:cs="Times New Roman"/>
          <w:color w:val="000000"/>
          <w:sz w:val="20"/>
          <w:szCs w:val="20"/>
          <w:lang w:val="vi-VN" w:eastAsia="vi-VN"/>
        </w:rPr>
      </w:pPr>
      <w:r w:rsidRPr="00EB328C">
        <w:rPr>
          <w:rFonts w:ascii="Times New Roman" w:hAnsi="Times New Roman" w:cs="Times New Roman"/>
          <w:sz w:val="26"/>
          <w:szCs w:val="26"/>
          <w:lang w:val="en-US"/>
        </w:rPr>
        <w:t xml:space="preserve">Check có tồn tại </w:t>
      </w:r>
      <w:r w:rsidRPr="00EB328C">
        <w:rPr>
          <w:rFonts w:ascii="Times New Roman" w:hAnsi="Times New Roman" w:cs="Times New Roman"/>
          <w:b/>
          <w:sz w:val="26"/>
          <w:szCs w:val="26"/>
          <w:lang w:val="en-US"/>
        </w:rPr>
        <w:t>mobile number</w:t>
      </w:r>
      <w:r w:rsidRPr="00EB328C">
        <w:rPr>
          <w:rFonts w:ascii="Times New Roman" w:hAnsi="Times New Roman" w:cs="Times New Roman"/>
          <w:sz w:val="26"/>
          <w:szCs w:val="26"/>
          <w:lang w:val="en-US"/>
        </w:rPr>
        <w:t xml:space="preserve"> không (điều kiện mobile number tồn tại: </w:t>
      </w:r>
      <w:r w:rsidRPr="00EB328C">
        <w:rPr>
          <w:rFonts w:ascii="Roboto" w:eastAsia="Times New Roman" w:hAnsi="Roboto" w:cs="Times New Roman"/>
          <w:i/>
          <w:color w:val="000000"/>
          <w:lang w:val="vi-VN" w:eastAsia="vi-VN"/>
        </w:rPr>
        <w:t>mobile_number = giá trị mobile_number được get từ cookie</w:t>
      </w:r>
      <w:r w:rsidRPr="00EB328C">
        <w:rPr>
          <w:rFonts w:ascii="Times New Roman" w:hAnsi="Times New Roman" w:cs="Times New Roman"/>
          <w:sz w:val="26"/>
          <w:szCs w:val="26"/>
          <w:lang w:val="en-US"/>
        </w:rPr>
        <w:t>) : nếu không tồn tại thì báo lỗi (</w:t>
      </w:r>
      <w:r>
        <w:rPr>
          <w:rFonts w:ascii="Times New Roman" w:hAnsi="Times New Roman" w:cs="Times New Roman"/>
          <w:sz w:val="26"/>
          <w:szCs w:val="26"/>
          <w:lang w:val="en-US"/>
        </w:rPr>
        <w:t>msg:“</w:t>
      </w:r>
      <w:r w:rsidRPr="00EB328C">
        <w:rPr>
          <w:rFonts w:ascii="MS Gothic" w:eastAsia="MS Gothic" w:hAnsi="MS Gothic" w:cs="MS Gothic" w:hint="eastAsia"/>
          <w:color w:val="000000"/>
          <w:sz w:val="20"/>
          <w:szCs w:val="20"/>
          <w:shd w:val="clear" w:color="auto" w:fill="FFFFFF"/>
        </w:rPr>
        <w:t xml:space="preserve"> </w:t>
      </w:r>
      <w:r>
        <w:rPr>
          <w:rFonts w:ascii="MS Gothic" w:eastAsia="MS Gothic" w:hAnsi="MS Gothic" w:cs="MS Gothic" w:hint="eastAsia"/>
          <w:color w:val="000000"/>
          <w:sz w:val="20"/>
          <w:szCs w:val="20"/>
          <w:shd w:val="clear" w:color="auto" w:fill="FFFFFF"/>
        </w:rPr>
        <w:t>ログイン情報に誤りがあります</w:t>
      </w:r>
      <w:r>
        <w:rPr>
          <w:rFonts w:ascii="Times New Roman" w:hAnsi="Times New Roman" w:cs="Times New Roman"/>
          <w:sz w:val="26"/>
          <w:szCs w:val="26"/>
          <w:lang w:val="en-US"/>
        </w:rPr>
        <w:t>”</w:t>
      </w:r>
      <w:r w:rsidRPr="00EB328C">
        <w:rPr>
          <w:rFonts w:ascii="Times New Roman" w:hAnsi="Times New Roman" w:cs="Times New Roman"/>
          <w:sz w:val="26"/>
          <w:szCs w:val="26"/>
          <w:lang w:val="en-US"/>
        </w:rPr>
        <w:t>), nếu tồn tại thì thực hiện xác thực tiếp theo</w:t>
      </w:r>
    </w:p>
    <w:p w:rsidR="00EB328C" w:rsidRPr="00EB328C" w:rsidRDefault="00EB328C" w:rsidP="002560FD">
      <w:pPr>
        <w:pStyle w:val="ListParagraph"/>
        <w:numPr>
          <w:ilvl w:val="0"/>
          <w:numId w:val="17"/>
        </w:numPr>
        <w:spacing w:line="240" w:lineRule="auto"/>
        <w:rPr>
          <w:rFonts w:ascii="Times New Roman" w:hAnsi="Times New Roman" w:cs="Times New Roman"/>
          <w:sz w:val="26"/>
          <w:szCs w:val="26"/>
          <w:highlight w:val="white"/>
          <w:lang w:val="en-US"/>
        </w:rPr>
      </w:pPr>
      <w:r w:rsidRPr="00EB328C">
        <w:rPr>
          <w:rFonts w:ascii="Times New Roman" w:hAnsi="Times New Roman" w:cs="Times New Roman"/>
          <w:sz w:val="26"/>
          <w:szCs w:val="26"/>
          <w:lang w:val="en-US"/>
        </w:rPr>
        <w:t xml:space="preserve">Check có </w:t>
      </w:r>
      <w:r w:rsidRPr="00EB328C">
        <w:rPr>
          <w:rFonts w:ascii="Times New Roman" w:hAnsi="Times New Roman" w:cs="Times New Roman"/>
          <w:b/>
          <w:sz w:val="26"/>
          <w:szCs w:val="26"/>
          <w:lang w:val="en-US"/>
        </w:rPr>
        <w:t>mobile_number</w:t>
      </w:r>
      <w:r w:rsidRPr="00EB328C">
        <w:rPr>
          <w:rFonts w:ascii="Times New Roman" w:hAnsi="Times New Roman" w:cs="Times New Roman"/>
          <w:sz w:val="26"/>
          <w:szCs w:val="26"/>
          <w:lang w:val="en-US"/>
        </w:rPr>
        <w:t xml:space="preserve"> nào khác regist với user đó chưa: nếu có tồn tại mobile_number khác mobile_number hiện tại thì báo lỗi, nếu không  thì xác thực tiếp theo (tham khảo 4.2)</w:t>
      </w:r>
    </w:p>
    <w:p w:rsidR="00EB328C" w:rsidRPr="00D030D7" w:rsidRDefault="00EB328C" w:rsidP="002560FD">
      <w:pPr>
        <w:pStyle w:val="ListParagraph"/>
        <w:numPr>
          <w:ilvl w:val="0"/>
          <w:numId w:val="17"/>
        </w:numPr>
        <w:spacing w:line="240" w:lineRule="auto"/>
        <w:rPr>
          <w:rFonts w:ascii="Times New Roman" w:hAnsi="Times New Roman" w:cs="Times New Roman"/>
          <w:sz w:val="26"/>
          <w:szCs w:val="26"/>
          <w:highlight w:val="white"/>
          <w:lang w:val="en-US"/>
        </w:rPr>
      </w:pPr>
      <w:r w:rsidRPr="00EB328C">
        <w:rPr>
          <w:rFonts w:ascii="Times New Roman" w:hAnsi="Times New Roman" w:cs="Times New Roman"/>
          <w:sz w:val="26"/>
          <w:szCs w:val="26"/>
          <w:lang w:val="en-US"/>
        </w:rPr>
        <w:t xml:space="preserve">Check có match </w:t>
      </w:r>
      <w:r w:rsidRPr="00EB328C">
        <w:rPr>
          <w:rFonts w:ascii="Times New Roman" w:hAnsi="Times New Roman" w:cs="Times New Roman"/>
          <w:b/>
          <w:sz w:val="26"/>
          <w:szCs w:val="26"/>
          <w:lang w:val="en-US"/>
        </w:rPr>
        <w:t>user ID</w:t>
      </w:r>
      <w:r w:rsidRPr="00EB328C">
        <w:rPr>
          <w:rFonts w:ascii="Times New Roman" w:hAnsi="Times New Roman" w:cs="Times New Roman"/>
          <w:sz w:val="26"/>
          <w:szCs w:val="26"/>
          <w:lang w:val="en-US"/>
        </w:rPr>
        <w:t xml:space="preserve"> và </w:t>
      </w:r>
      <w:r w:rsidRPr="00EB328C">
        <w:rPr>
          <w:rFonts w:ascii="Times New Roman" w:hAnsi="Times New Roman" w:cs="Times New Roman"/>
          <w:b/>
          <w:sz w:val="26"/>
          <w:szCs w:val="26"/>
          <w:lang w:val="en-US"/>
        </w:rPr>
        <w:t>pass</w:t>
      </w:r>
      <w:r w:rsidRPr="00EB328C">
        <w:rPr>
          <w:rFonts w:ascii="Times New Roman" w:hAnsi="Times New Roman" w:cs="Times New Roman"/>
          <w:sz w:val="26"/>
          <w:szCs w:val="26"/>
          <w:lang w:val="en-US"/>
        </w:rPr>
        <w:t xml:space="preserve"> với DB và có </w:t>
      </w:r>
      <w:r w:rsidRPr="00EB328C">
        <w:rPr>
          <w:rFonts w:ascii="Times New Roman" w:hAnsi="Times New Roman" w:cs="Times New Roman"/>
          <w:i/>
          <w:sz w:val="26"/>
          <w:szCs w:val="26"/>
          <w:lang w:val="en-US"/>
        </w:rPr>
        <w:t>status = 2</w:t>
      </w:r>
      <w:r w:rsidR="00D030D7">
        <w:rPr>
          <w:rFonts w:ascii="Times New Roman" w:hAnsi="Times New Roman" w:cs="Times New Roman"/>
          <w:sz w:val="26"/>
          <w:szCs w:val="26"/>
          <w:lang w:val="en-US"/>
        </w:rPr>
        <w:t xml:space="preserve"> (trạng thái user đã được đăng ký tài khoản) không </w:t>
      </w:r>
      <w:r w:rsidRPr="00EB328C">
        <w:rPr>
          <w:rFonts w:ascii="Times New Roman" w:hAnsi="Times New Roman" w:cs="Times New Roman"/>
          <w:sz w:val="26"/>
          <w:szCs w:val="26"/>
          <w:lang w:val="en-US"/>
        </w:rPr>
        <w:t>: Nếu normal thì cho login, nếu không normal thì lỗi xác thực</w:t>
      </w:r>
    </w:p>
    <w:p w:rsidR="00D030D7" w:rsidRPr="00D030D7" w:rsidRDefault="00D030D7" w:rsidP="002560FD">
      <w:pPr>
        <w:pStyle w:val="ListParagraph"/>
        <w:numPr>
          <w:ilvl w:val="0"/>
          <w:numId w:val="17"/>
        </w:numPr>
        <w:spacing w:line="240" w:lineRule="auto"/>
        <w:rPr>
          <w:rFonts w:ascii="Times New Roman" w:hAnsi="Times New Roman" w:cs="Times New Roman"/>
          <w:sz w:val="26"/>
          <w:szCs w:val="26"/>
          <w:highlight w:val="white"/>
          <w:lang w:val="en-US"/>
        </w:rPr>
      </w:pPr>
      <w:r w:rsidRPr="00D030D7">
        <w:rPr>
          <w:rFonts w:ascii="Times New Roman" w:hAnsi="Times New Roman" w:cs="Times New Roman"/>
          <w:sz w:val="26"/>
          <w:szCs w:val="26"/>
          <w:lang w:val="en-US"/>
        </w:rPr>
        <w:t>Lưu thông tin user vào session</w:t>
      </w:r>
      <w:r>
        <w:rPr>
          <w:rFonts w:ascii="Times New Roman" w:hAnsi="Times New Roman" w:cs="Times New Roman"/>
          <w:sz w:val="26"/>
          <w:szCs w:val="26"/>
          <w:lang w:val="en-US"/>
        </w:rPr>
        <w:t>:</w:t>
      </w:r>
    </w:p>
    <w:p w:rsidR="00D030D7" w:rsidRPr="00D030D7" w:rsidRDefault="00D030D7" w:rsidP="00D030D7">
      <w:pPr>
        <w:pStyle w:val="ListParagraph"/>
        <w:spacing w:line="240" w:lineRule="auto"/>
        <w:ind w:left="1440"/>
        <w:rPr>
          <w:rFonts w:ascii="Times New Roman" w:hAnsi="Times New Roman" w:cs="Times New Roman"/>
          <w:color w:val="000000"/>
          <w:sz w:val="26"/>
          <w:szCs w:val="26"/>
          <w:shd w:val="clear" w:color="auto" w:fill="FFFFFF"/>
        </w:rPr>
      </w:pPr>
      <w:r w:rsidRPr="00D030D7">
        <w:rPr>
          <w:rFonts w:ascii="Times New Roman" w:hAnsi="Times New Roman" w:cs="Times New Roman"/>
          <w:color w:val="000000"/>
          <w:sz w:val="26"/>
          <w:szCs w:val="26"/>
          <w:shd w:val="clear" w:color="auto" w:fill="FFFFFF"/>
        </w:rPr>
        <w:t>- Nếu trường hợp không tích vào</w:t>
      </w:r>
      <w:r>
        <w:rPr>
          <w:rFonts w:ascii="Times New Roman" w:hAnsi="Times New Roman" w:cs="Times New Roman"/>
          <w:color w:val="000000"/>
          <w:sz w:val="26"/>
          <w:szCs w:val="26"/>
          <w:shd w:val="clear" w:color="auto" w:fill="FFFFFF"/>
          <w:lang w:val="en-US"/>
        </w:rPr>
        <w:t xml:space="preserve"> checkbox</w:t>
      </w:r>
      <w:r w:rsidRPr="00D030D7">
        <w:rPr>
          <w:rFonts w:ascii="Times New Roman" w:hAnsi="Times New Roman" w:cs="Times New Roman"/>
          <w:color w:val="000000"/>
          <w:sz w:val="26"/>
          <w:szCs w:val="26"/>
          <w:shd w:val="clear" w:color="auto" w:fill="FFFFFF"/>
        </w:rPr>
        <w:t xml:space="preserve"> </w:t>
      </w:r>
      <w:r>
        <w:rPr>
          <w:rFonts w:ascii="MS Gothic" w:eastAsia="MS Gothic" w:hAnsi="MS Gothic" w:cs="MS Gothic" w:hint="eastAsia"/>
          <w:color w:val="000000"/>
          <w:sz w:val="20"/>
          <w:szCs w:val="20"/>
          <w:shd w:val="clear" w:color="auto" w:fill="FFFFFF"/>
        </w:rPr>
        <w:t xml:space="preserve">次回から自動ログイン </w:t>
      </w:r>
      <w:r w:rsidRPr="00D030D7">
        <w:rPr>
          <w:rFonts w:ascii="Times New Roman" w:hAnsi="Times New Roman" w:cs="Times New Roman"/>
          <w:color w:val="000000"/>
          <w:sz w:val="26"/>
          <w:szCs w:val="26"/>
          <w:shd w:val="clear" w:color="auto" w:fill="FFFFFF"/>
        </w:rPr>
        <w:t>thì sẽ duy trì đăng nhập trong vòng 30 phút</w:t>
      </w:r>
    </w:p>
    <w:p w:rsidR="00D030D7" w:rsidRPr="00D030D7" w:rsidRDefault="00D030D7" w:rsidP="00D030D7">
      <w:pPr>
        <w:pStyle w:val="ListParagraph"/>
        <w:spacing w:line="240" w:lineRule="auto"/>
        <w:ind w:left="1440"/>
        <w:rPr>
          <w:rFonts w:ascii="Roboto" w:hAnsi="Roboto"/>
          <w:color w:val="000000"/>
          <w:sz w:val="20"/>
          <w:szCs w:val="20"/>
          <w:shd w:val="clear" w:color="auto" w:fill="FFFFFF"/>
        </w:rPr>
      </w:pPr>
      <w:r w:rsidRPr="00D030D7">
        <w:rPr>
          <w:rFonts w:ascii="Times New Roman" w:hAnsi="Times New Roman" w:cs="Times New Roman"/>
          <w:color w:val="000000"/>
          <w:sz w:val="26"/>
          <w:szCs w:val="26"/>
          <w:shd w:val="clear" w:color="auto" w:fill="FFFFFF"/>
          <w:lang w:val="en-US"/>
        </w:rPr>
        <w:t xml:space="preserve">- </w:t>
      </w:r>
      <w:r w:rsidRPr="00D030D7">
        <w:rPr>
          <w:rFonts w:ascii="Times New Roman" w:hAnsi="Times New Roman" w:cs="Times New Roman"/>
          <w:color w:val="000000"/>
          <w:sz w:val="26"/>
          <w:szCs w:val="26"/>
          <w:shd w:val="clear" w:color="auto" w:fill="FFFFFF"/>
        </w:rPr>
        <w:t xml:space="preserve">Nếu có check vào </w:t>
      </w:r>
      <w:r>
        <w:rPr>
          <w:rFonts w:ascii="Times New Roman" w:hAnsi="Times New Roman" w:cs="Times New Roman"/>
          <w:color w:val="000000"/>
          <w:sz w:val="26"/>
          <w:szCs w:val="26"/>
          <w:shd w:val="clear" w:color="auto" w:fill="FFFFFF"/>
          <w:lang w:val="en-US"/>
        </w:rPr>
        <w:t xml:space="preserve">checkbox </w:t>
      </w:r>
      <w:r>
        <w:rPr>
          <w:rFonts w:ascii="MS Gothic" w:eastAsia="MS Gothic" w:hAnsi="MS Gothic" w:cs="MS Gothic" w:hint="eastAsia"/>
          <w:color w:val="000000"/>
          <w:sz w:val="20"/>
          <w:szCs w:val="20"/>
          <w:shd w:val="clear" w:color="auto" w:fill="FFFFFF"/>
        </w:rPr>
        <w:t xml:space="preserve">次回から自動ログイン </w:t>
      </w:r>
      <w:r w:rsidRPr="00D030D7">
        <w:rPr>
          <w:rFonts w:ascii="Times New Roman" w:hAnsi="Times New Roman" w:cs="Times New Roman"/>
          <w:color w:val="000000"/>
          <w:sz w:val="26"/>
          <w:szCs w:val="26"/>
          <w:shd w:val="clear" w:color="auto" w:fill="FFFFFF"/>
        </w:rPr>
        <w:t>thì sẽ duy trì đăng nhập trong vòng 90 ngày</w:t>
      </w:r>
    </w:p>
    <w:p w:rsidR="00D030D7" w:rsidRPr="00EB328C" w:rsidRDefault="00D030D7" w:rsidP="00D030D7">
      <w:pPr>
        <w:pStyle w:val="ListParagraph"/>
        <w:spacing w:line="240" w:lineRule="auto"/>
        <w:rPr>
          <w:rFonts w:ascii="Times New Roman" w:hAnsi="Times New Roman" w:cs="Times New Roman"/>
          <w:sz w:val="26"/>
          <w:szCs w:val="26"/>
          <w:highlight w:val="white"/>
          <w:lang w:val="en-US"/>
        </w:rPr>
      </w:pPr>
    </w:p>
    <w:p w:rsidR="000231B5" w:rsidRPr="000231B5" w:rsidRDefault="000231B5"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D030D7" w:rsidRDefault="000231B5" w:rsidP="000231B5">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662B6F39" wp14:editId="2B56C9AE">
            <wp:extent cx="3306476" cy="6237112"/>
            <wp:effectExtent l="0" t="0" r="8255" b="0"/>
            <wp:docPr id="1" name="図 3">
              <a:extLst xmlns:a="http://schemas.openxmlformats.org/drawingml/2006/main">
                <a:ext uri="{FF2B5EF4-FFF2-40B4-BE49-F238E27FC236}">
                  <a16:creationId xmlns:a16="http://schemas.microsoft.com/office/drawing/2014/main" id="{74ADED19-790C-462D-B548-395AE5CE8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74ADED19-790C-462D-B548-395AE5CE81AE}"/>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306476" cy="6237112"/>
                    </a:xfrm>
                    <a:prstGeom prst="rect">
                      <a:avLst/>
                    </a:prstGeom>
                  </pic:spPr>
                </pic:pic>
              </a:graphicData>
            </a:graphic>
          </wp:inline>
        </w:drawing>
      </w:r>
    </w:p>
    <w:p w:rsidR="00D030D7" w:rsidRPr="00C26E17" w:rsidRDefault="00954CFF" w:rsidP="00D030D7">
      <w:pPr>
        <w:pStyle w:val="Heading4"/>
        <w:rPr>
          <w:rFonts w:ascii="Times New Roman" w:hAnsi="Times New Roman" w:cs="Times New Roman"/>
          <w:b/>
          <w:color w:val="auto"/>
          <w:sz w:val="26"/>
          <w:szCs w:val="26"/>
          <w:highlight w:val="white"/>
          <w:lang w:val="en-US"/>
        </w:rPr>
      </w:pPr>
      <w:bookmarkStart w:id="135" w:name="_Toc100502365"/>
      <w:r>
        <w:rPr>
          <w:rFonts w:ascii="Times New Roman" w:hAnsi="Times New Roman" w:cs="Times New Roman"/>
          <w:b/>
          <w:color w:val="auto"/>
          <w:sz w:val="26"/>
          <w:szCs w:val="26"/>
          <w:highlight w:val="white"/>
          <w:lang w:val="en-US"/>
        </w:rPr>
        <w:t>3.3.2</w:t>
      </w:r>
      <w:r w:rsidR="00D030D7" w:rsidRPr="00C26E17">
        <w:rPr>
          <w:rFonts w:ascii="Times New Roman" w:hAnsi="Times New Roman" w:cs="Times New Roman"/>
          <w:b/>
          <w:color w:val="auto"/>
          <w:sz w:val="26"/>
          <w:szCs w:val="26"/>
          <w:highlight w:val="white"/>
          <w:lang w:val="en-US"/>
        </w:rPr>
        <w:t>. Chứ</w:t>
      </w:r>
      <w:r w:rsidR="00DB6BFB">
        <w:rPr>
          <w:rFonts w:ascii="Times New Roman" w:hAnsi="Times New Roman" w:cs="Times New Roman"/>
          <w:b/>
          <w:color w:val="auto"/>
          <w:sz w:val="26"/>
          <w:szCs w:val="26"/>
          <w:highlight w:val="white"/>
          <w:lang w:val="en-US"/>
        </w:rPr>
        <w:t>c năng “Đăng ký</w:t>
      </w:r>
      <w:r w:rsidR="00B84E09">
        <w:rPr>
          <w:rFonts w:ascii="Times New Roman" w:hAnsi="Times New Roman" w:cs="Times New Roman"/>
          <w:b/>
          <w:color w:val="auto"/>
          <w:sz w:val="26"/>
          <w:szCs w:val="26"/>
          <w:highlight w:val="white"/>
          <w:lang w:val="en-US"/>
        </w:rPr>
        <w:t xml:space="preserve"> thành viên</w:t>
      </w:r>
      <w:r w:rsidR="00D030D7" w:rsidRPr="00C26E17">
        <w:rPr>
          <w:rFonts w:ascii="Times New Roman" w:hAnsi="Times New Roman" w:cs="Times New Roman"/>
          <w:b/>
          <w:color w:val="auto"/>
          <w:sz w:val="26"/>
          <w:szCs w:val="26"/>
          <w:highlight w:val="white"/>
          <w:lang w:val="en-US"/>
        </w:rPr>
        <w:t xml:space="preserve"> của Users”</w:t>
      </w:r>
      <w:bookmarkEnd w:id="135"/>
    </w:p>
    <w:p w:rsidR="00D030D7" w:rsidRPr="00C26E17" w:rsidRDefault="00954CFF" w:rsidP="00D030D7">
      <w:pPr>
        <w:pStyle w:val="Heading5"/>
        <w:rPr>
          <w:rFonts w:ascii="Times New Roman" w:hAnsi="Times New Roman" w:cs="Times New Roman"/>
          <w:b/>
          <w:i/>
          <w:color w:val="auto"/>
          <w:sz w:val="26"/>
          <w:szCs w:val="26"/>
          <w:highlight w:val="white"/>
          <w:lang w:val="en-US"/>
        </w:rPr>
      </w:pPr>
      <w:r>
        <w:rPr>
          <w:rFonts w:ascii="Times New Roman" w:hAnsi="Times New Roman" w:cs="Times New Roman"/>
          <w:b/>
          <w:i/>
          <w:color w:val="auto"/>
          <w:sz w:val="26"/>
          <w:szCs w:val="26"/>
          <w:highlight w:val="white"/>
          <w:lang w:val="en-US"/>
        </w:rPr>
        <w:t>3.3.2</w:t>
      </w:r>
      <w:r w:rsidR="00D030D7" w:rsidRPr="00C26E17">
        <w:rPr>
          <w:rFonts w:ascii="Times New Roman" w:hAnsi="Times New Roman" w:cs="Times New Roman"/>
          <w:b/>
          <w:i/>
          <w:color w:val="auto"/>
          <w:sz w:val="26"/>
          <w:szCs w:val="26"/>
          <w:highlight w:val="white"/>
          <w:lang w:val="en-US"/>
        </w:rPr>
        <w:t>.1. Use case cho chứ</w:t>
      </w:r>
      <w:r w:rsidR="00DB6BFB">
        <w:rPr>
          <w:rFonts w:ascii="Times New Roman" w:hAnsi="Times New Roman" w:cs="Times New Roman"/>
          <w:b/>
          <w:i/>
          <w:color w:val="auto"/>
          <w:sz w:val="26"/>
          <w:szCs w:val="26"/>
          <w:highlight w:val="white"/>
          <w:lang w:val="en-US"/>
        </w:rPr>
        <w:t>c năng “Đăng ký</w:t>
      </w:r>
      <w:r w:rsidR="00D030D7" w:rsidRPr="00C26E17">
        <w:rPr>
          <w:rFonts w:ascii="Times New Roman" w:hAnsi="Times New Roman" w:cs="Times New Roman"/>
          <w:b/>
          <w:i/>
          <w:color w:val="auto"/>
          <w:sz w:val="26"/>
          <w:szCs w:val="26"/>
          <w:highlight w:val="white"/>
          <w:lang w:val="en-US"/>
        </w:rPr>
        <w:t xml:space="preserve"> </w:t>
      </w:r>
      <w:r w:rsidR="00B84E09">
        <w:rPr>
          <w:rFonts w:ascii="Times New Roman" w:hAnsi="Times New Roman" w:cs="Times New Roman"/>
          <w:b/>
          <w:i/>
          <w:color w:val="auto"/>
          <w:sz w:val="26"/>
          <w:szCs w:val="26"/>
          <w:highlight w:val="white"/>
          <w:lang w:val="en-US"/>
        </w:rPr>
        <w:t xml:space="preserve">thành viên </w:t>
      </w:r>
      <w:r w:rsidR="00D030D7" w:rsidRPr="00C26E17">
        <w:rPr>
          <w:rFonts w:ascii="Times New Roman" w:hAnsi="Times New Roman" w:cs="Times New Roman"/>
          <w:b/>
          <w:i/>
          <w:color w:val="auto"/>
          <w:sz w:val="26"/>
          <w:szCs w:val="26"/>
          <w:highlight w:val="white"/>
          <w:lang w:val="en-US"/>
        </w:rPr>
        <w:t>của Users”</w:t>
      </w:r>
    </w:p>
    <w:p w:rsidR="00D030D7" w:rsidRPr="00FA1E94" w:rsidRDefault="00D030D7" w:rsidP="00D030D7">
      <w:pPr>
        <w:rPr>
          <w:lang w:val="en-US" w:eastAsia="vi-VN"/>
        </w:rPr>
      </w:pPr>
    </w:p>
    <w:p w:rsidR="00D030D7" w:rsidRDefault="009A205A" w:rsidP="00D030D7">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v:shape id="_x0000_i1028" type="#_x0000_t75" style="width:217.75pt;height:69.1pt">
            <v:imagedata r:id="rId35" o:title="dangky"/>
          </v:shape>
        </w:pict>
      </w:r>
    </w:p>
    <w:p w:rsidR="00D030D7" w:rsidRPr="00C26E17" w:rsidRDefault="00954CFF" w:rsidP="00D030D7">
      <w:pPr>
        <w:pStyle w:val="Heading5"/>
        <w:rPr>
          <w:rStyle w:val="Heading5Char"/>
          <w:rFonts w:ascii="Times New Roman" w:hAnsi="Times New Roman" w:cs="Times New Roman"/>
          <w:b/>
          <w:i/>
          <w:color w:val="auto"/>
          <w:sz w:val="26"/>
          <w:szCs w:val="26"/>
          <w:highlight w:val="white"/>
        </w:rPr>
      </w:pPr>
      <w:r>
        <w:rPr>
          <w:rFonts w:ascii="Times New Roman" w:hAnsi="Times New Roman" w:cs="Times New Roman"/>
          <w:b/>
          <w:i/>
          <w:color w:val="auto"/>
          <w:sz w:val="26"/>
          <w:szCs w:val="26"/>
          <w:highlight w:val="white"/>
          <w:lang w:val="en-US"/>
        </w:rPr>
        <w:lastRenderedPageBreak/>
        <w:t>3.3.2</w:t>
      </w:r>
      <w:r w:rsidR="00D030D7" w:rsidRPr="00C26E17">
        <w:rPr>
          <w:rFonts w:ascii="Times New Roman" w:hAnsi="Times New Roman" w:cs="Times New Roman"/>
          <w:b/>
          <w:i/>
          <w:color w:val="auto"/>
          <w:sz w:val="26"/>
          <w:szCs w:val="26"/>
          <w:highlight w:val="white"/>
          <w:lang w:val="en-US"/>
        </w:rPr>
        <w:t xml:space="preserve">.2. </w:t>
      </w:r>
      <w:r w:rsidR="00D030D7" w:rsidRPr="00C26E17">
        <w:rPr>
          <w:rStyle w:val="Heading5Char"/>
          <w:rFonts w:ascii="Times New Roman" w:hAnsi="Times New Roman" w:cs="Times New Roman"/>
          <w:b/>
          <w:i/>
          <w:color w:val="auto"/>
          <w:sz w:val="26"/>
          <w:szCs w:val="26"/>
          <w:highlight w:val="white"/>
        </w:rPr>
        <w:t>Đặc tả yêu cầu cho chứ</w:t>
      </w:r>
      <w:r w:rsidR="00DC61EA">
        <w:rPr>
          <w:rStyle w:val="Heading5Char"/>
          <w:rFonts w:ascii="Times New Roman" w:hAnsi="Times New Roman" w:cs="Times New Roman"/>
          <w:b/>
          <w:i/>
          <w:color w:val="auto"/>
          <w:sz w:val="26"/>
          <w:szCs w:val="26"/>
          <w:highlight w:val="white"/>
        </w:rPr>
        <w:t>c năng “Đăng ký thành viên</w:t>
      </w:r>
      <w:r w:rsidR="00D030D7" w:rsidRPr="00C26E17">
        <w:rPr>
          <w:rStyle w:val="Heading5Char"/>
          <w:rFonts w:ascii="Times New Roman" w:hAnsi="Times New Roman" w:cs="Times New Roman"/>
          <w:b/>
          <w:i/>
          <w:color w:val="auto"/>
          <w:sz w:val="26"/>
          <w:szCs w:val="26"/>
          <w:highlight w:val="white"/>
        </w:rPr>
        <w:t xml:space="preserve"> của Users”</w:t>
      </w:r>
    </w:p>
    <w:p w:rsidR="00D030D7" w:rsidRPr="00DC5CE6" w:rsidRDefault="00D030D7" w:rsidP="00D030D7">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D030D7" w:rsidRPr="00DC5CE6" w:rsidRDefault="00D030D7" w:rsidP="00D030D7">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sidR="00DB6BFB">
        <w:rPr>
          <w:rFonts w:ascii="Times New Roman" w:hAnsi="Times New Roman" w:cs="Times New Roman"/>
          <w:sz w:val="26"/>
          <w:szCs w:val="26"/>
          <w:highlight w:val="white"/>
          <w:lang w:val="en-US"/>
        </w:rPr>
        <w:t xml:space="preserve"> Đã vào màn hình để đăng ký</w:t>
      </w:r>
    </w:p>
    <w:p w:rsidR="00D030D7" w:rsidRPr="007E76AD" w:rsidRDefault="00D030D7" w:rsidP="00D030D7">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DB6BFB" w:rsidRPr="00B62839" w:rsidRDefault="00D030D7" w:rsidP="00433E64">
      <w:pPr>
        <w:pStyle w:val="ListParagraph"/>
        <w:numPr>
          <w:ilvl w:val="0"/>
          <w:numId w:val="16"/>
        </w:numPr>
        <w:spacing w:line="240" w:lineRule="auto"/>
        <w:rPr>
          <w:rFonts w:ascii="Times New Roman" w:hAnsi="Times New Roman" w:cs="Times New Roman"/>
          <w:sz w:val="26"/>
          <w:szCs w:val="26"/>
          <w:highlight w:val="white"/>
          <w:lang w:val="en-US"/>
        </w:rPr>
      </w:pPr>
      <w:r w:rsidRPr="00DB6BFB">
        <w:rPr>
          <w:rFonts w:ascii="Times New Roman" w:hAnsi="Times New Roman" w:cs="Times New Roman"/>
          <w:sz w:val="26"/>
          <w:szCs w:val="26"/>
          <w:highlight w:val="white"/>
          <w:lang w:val="en-US"/>
        </w:rPr>
        <w:t xml:space="preserve">Bước 1: </w:t>
      </w:r>
      <w:r w:rsidR="00DB6BFB">
        <w:rPr>
          <w:rFonts w:ascii="Times New Roman" w:hAnsi="Times New Roman" w:cs="Times New Roman"/>
          <w:sz w:val="26"/>
          <w:szCs w:val="26"/>
          <w:highlight w:val="white"/>
          <w:lang w:val="en-US"/>
        </w:rPr>
        <w:t xml:space="preserve">Tại màn hình Login, user click vào button </w:t>
      </w:r>
      <w:r w:rsidR="00DB6BFB">
        <w:rPr>
          <w:rFonts w:ascii="MS Gothic" w:eastAsia="MS Gothic" w:hAnsi="MS Gothic" w:cs="MS Gothic" w:hint="eastAsia"/>
          <w:color w:val="000000"/>
          <w:sz w:val="20"/>
          <w:szCs w:val="20"/>
          <w:shd w:val="clear" w:color="auto" w:fill="FFFFFF"/>
        </w:rPr>
        <w:t>新規登録,</w:t>
      </w:r>
      <w:r w:rsidR="00DB6BFB">
        <w:rPr>
          <w:rFonts w:ascii="Times New Roman" w:eastAsia="MS Gothic" w:hAnsi="Times New Roman" w:cs="Times New Roman"/>
          <w:color w:val="000000"/>
          <w:sz w:val="26"/>
          <w:szCs w:val="26"/>
          <w:shd w:val="clear" w:color="auto" w:fill="FFFFFF"/>
          <w:lang w:val="en-US"/>
        </w:rPr>
        <w:t xml:space="preserve">lúc này hệ thống sẽ hiển thị màn hình </w:t>
      </w:r>
      <w:r w:rsidR="00B62839">
        <w:rPr>
          <w:rFonts w:ascii="Times New Roman" w:eastAsia="MS Gothic" w:hAnsi="Times New Roman" w:cs="Times New Roman"/>
          <w:color w:val="000000"/>
          <w:sz w:val="26"/>
          <w:szCs w:val="26"/>
          <w:shd w:val="clear" w:color="auto" w:fill="FFFFFF"/>
          <w:lang w:val="en-US"/>
        </w:rPr>
        <w:t>quy ước sử dụng. Sau khi click vào button đồng ý, màn hình đăng ký thành viên mới sẽ xuất hiện.</w:t>
      </w:r>
    </w:p>
    <w:p w:rsidR="00B62839" w:rsidRPr="00B62839" w:rsidRDefault="00B62839" w:rsidP="00B62839">
      <w:pPr>
        <w:pStyle w:val="ListParagraph"/>
        <w:spacing w:line="240" w:lineRule="auto"/>
        <w:ind w:left="1440"/>
        <w:rPr>
          <w:rFonts w:ascii="Times New Roman" w:hAnsi="Times New Roman" w:cs="Times New Roman"/>
          <w:sz w:val="26"/>
          <w:szCs w:val="26"/>
          <w:highlight w:val="white"/>
          <w:lang w:val="en-US"/>
        </w:rPr>
      </w:pPr>
    </w:p>
    <w:p w:rsidR="00B62839" w:rsidRDefault="001B0E47" w:rsidP="00B62839">
      <w:pPr>
        <w:spacing w:line="240" w:lineRule="auto"/>
        <w:ind w:left="108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pict>
          <v:shape id="_x0000_i1029" type="#_x0000_t75" style="width:320.25pt;height:239.6pt">
            <v:imagedata r:id="rId36" o:title="dki"/>
          </v:shape>
        </w:pict>
      </w:r>
    </w:p>
    <w:p w:rsidR="00B62839" w:rsidRPr="00B62839" w:rsidRDefault="00B62839" w:rsidP="00B62839">
      <w:pPr>
        <w:spacing w:line="240" w:lineRule="auto"/>
        <w:ind w:left="1080"/>
        <w:rPr>
          <w:rFonts w:ascii="Times New Roman" w:hAnsi="Times New Roman" w:cs="Times New Roman"/>
          <w:sz w:val="26"/>
          <w:szCs w:val="26"/>
          <w:highlight w:val="white"/>
          <w:lang w:val="en-US"/>
        </w:rPr>
      </w:pPr>
    </w:p>
    <w:p w:rsidR="00D030D7" w:rsidRDefault="00D030D7" w:rsidP="00433E64">
      <w:pPr>
        <w:pStyle w:val="ListParagraph"/>
        <w:numPr>
          <w:ilvl w:val="0"/>
          <w:numId w:val="16"/>
        </w:numPr>
        <w:spacing w:line="240" w:lineRule="auto"/>
        <w:rPr>
          <w:rFonts w:ascii="Times New Roman" w:hAnsi="Times New Roman" w:cs="Times New Roman"/>
          <w:sz w:val="26"/>
          <w:szCs w:val="26"/>
          <w:highlight w:val="white"/>
          <w:lang w:val="en-US"/>
        </w:rPr>
      </w:pPr>
      <w:r w:rsidRPr="00DB6BFB">
        <w:rPr>
          <w:rFonts w:ascii="Times New Roman" w:hAnsi="Times New Roman" w:cs="Times New Roman"/>
          <w:sz w:val="26"/>
          <w:szCs w:val="26"/>
          <w:highlight w:val="white"/>
          <w:lang w:val="en-US"/>
        </w:rPr>
        <w:t>Bước 2: Tạ</w:t>
      </w:r>
      <w:r w:rsidR="00B62839">
        <w:rPr>
          <w:rFonts w:ascii="Times New Roman" w:hAnsi="Times New Roman" w:cs="Times New Roman"/>
          <w:sz w:val="26"/>
          <w:szCs w:val="26"/>
          <w:highlight w:val="white"/>
          <w:lang w:val="en-US"/>
        </w:rPr>
        <w:t>i form Đăng ký thành viên</w:t>
      </w:r>
      <w:r w:rsidRPr="00DB6BFB">
        <w:rPr>
          <w:rFonts w:ascii="Times New Roman" w:hAnsi="Times New Roman" w:cs="Times New Roman"/>
          <w:sz w:val="26"/>
          <w:szCs w:val="26"/>
          <w:highlight w:val="white"/>
          <w:lang w:val="en-US"/>
        </w:rPr>
        <w:t xml:space="preserve">, yêu cầu </w:t>
      </w:r>
      <w:r w:rsidR="00B62839">
        <w:rPr>
          <w:rFonts w:ascii="Times New Roman" w:hAnsi="Times New Roman" w:cs="Times New Roman"/>
          <w:sz w:val="26"/>
          <w:szCs w:val="26"/>
          <w:highlight w:val="white"/>
          <w:lang w:val="en-US"/>
        </w:rPr>
        <w:t>user</w:t>
      </w:r>
      <w:r w:rsidRPr="00DB6BFB">
        <w:rPr>
          <w:rFonts w:ascii="Times New Roman" w:hAnsi="Times New Roman" w:cs="Times New Roman"/>
          <w:sz w:val="26"/>
          <w:szCs w:val="26"/>
          <w:highlight w:val="white"/>
          <w:lang w:val="en-US"/>
        </w:rPr>
        <w:t xml:space="preserve"> nhập các thông tin cần thiết:</w:t>
      </w:r>
    </w:p>
    <w:p w:rsidR="008D14D5" w:rsidRDefault="008D14D5" w:rsidP="008D14D5">
      <w:pPr>
        <w:pStyle w:val="ListParagraph"/>
        <w:spacing w:line="240" w:lineRule="auto"/>
        <w:ind w:left="1440"/>
        <w:rPr>
          <w:rFonts w:ascii="Times New Roman" w:hAnsi="Times New Roman" w:cs="Times New Roman"/>
          <w:sz w:val="26"/>
          <w:szCs w:val="26"/>
          <w:highlight w:val="white"/>
          <w:lang w:val="en-US"/>
        </w:rPr>
      </w:pPr>
    </w:p>
    <w:p w:rsidR="008D14D5" w:rsidRDefault="008D14D5" w:rsidP="008D14D5">
      <w:pPr>
        <w:pStyle w:val="ListParagraph"/>
        <w:spacing w:line="240" w:lineRule="auto"/>
        <w:ind w:left="1440"/>
        <w:rPr>
          <w:rFonts w:ascii="Times New Roman" w:hAnsi="Times New Roman" w:cs="Times New Roman"/>
          <w:sz w:val="26"/>
          <w:szCs w:val="26"/>
          <w:highlight w:val="white"/>
          <w:lang w:val="en-US"/>
        </w:rPr>
      </w:pPr>
    </w:p>
    <w:p w:rsidR="008D14D5" w:rsidRPr="00DB6BFB" w:rsidRDefault="008D14D5" w:rsidP="008D14D5">
      <w:pPr>
        <w:pStyle w:val="ListParagraph"/>
        <w:spacing w:line="240" w:lineRule="auto"/>
        <w:ind w:left="1440"/>
        <w:rPr>
          <w:rFonts w:ascii="Times New Roman" w:hAnsi="Times New Roman" w:cs="Times New Roman"/>
          <w:sz w:val="26"/>
          <w:szCs w:val="26"/>
          <w:highlight w:val="white"/>
          <w:lang w:val="en-US"/>
        </w:rPr>
      </w:pPr>
    </w:p>
    <w:p w:rsidR="00D030D7" w:rsidRDefault="00D030D7" w:rsidP="00D030D7">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253"/>
        <w:gridCol w:w="1260"/>
        <w:gridCol w:w="5007"/>
      </w:tblGrid>
      <w:tr w:rsidR="00D030D7" w:rsidTr="000F5835">
        <w:trPr>
          <w:trHeight w:val="561"/>
        </w:trPr>
        <w:tc>
          <w:tcPr>
            <w:tcW w:w="2253" w:type="dxa"/>
            <w:vAlign w:val="center"/>
          </w:tcPr>
          <w:p w:rsidR="00D030D7" w:rsidRPr="00461EFC" w:rsidRDefault="00D030D7"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60" w:type="dxa"/>
            <w:vAlign w:val="center"/>
          </w:tcPr>
          <w:p w:rsidR="00D030D7" w:rsidRPr="00461EFC" w:rsidRDefault="00D030D7"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5007" w:type="dxa"/>
            <w:vAlign w:val="center"/>
          </w:tcPr>
          <w:p w:rsidR="00D030D7" w:rsidRPr="00461EFC" w:rsidRDefault="00D030D7"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D030D7" w:rsidTr="008D14D5">
        <w:tc>
          <w:tcPr>
            <w:tcW w:w="1885" w:type="dxa"/>
          </w:tcPr>
          <w:p w:rsidR="00D030D7" w:rsidRDefault="00B151E7"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Gmail</w:t>
            </w:r>
          </w:p>
        </w:tc>
        <w:tc>
          <w:tcPr>
            <w:tcW w:w="1260" w:type="dxa"/>
          </w:tcPr>
          <w:p w:rsidR="00D030D7" w:rsidRDefault="00D030D7" w:rsidP="00433E6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151E7" w:rsidRDefault="00B151E7"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Gmail: </w:t>
            </w:r>
          </w:p>
          <w:p w:rsidR="00D030D7" w:rsidRDefault="00B151E7" w:rsidP="00B151E7">
            <w:pPr>
              <w:pStyle w:val="ListParagraph"/>
              <w:numPr>
                <w:ilvl w:val="0"/>
                <w:numId w:val="16"/>
              </w:numPr>
              <w:spacing w:line="240" w:lineRule="auto"/>
              <w:ind w:left="530"/>
              <w:rPr>
                <w:rFonts w:ascii="Times New Roman" w:hAnsi="Times New Roman" w:cs="Times New Roman"/>
                <w:sz w:val="26"/>
                <w:szCs w:val="26"/>
                <w:highlight w:val="white"/>
                <w:lang w:val="en-US"/>
              </w:rPr>
            </w:pPr>
            <w:r w:rsidRPr="00B151E7">
              <w:rPr>
                <w:rFonts w:ascii="Times New Roman" w:hAnsi="Times New Roman" w:cs="Times New Roman"/>
                <w:sz w:val="26"/>
                <w:szCs w:val="26"/>
                <w:highlight w:val="white"/>
                <w:lang w:val="en-US"/>
              </w:rPr>
              <w:t>Đúng format (</w:t>
            </w:r>
            <w:hyperlink r:id="rId37"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rsidR="00B151E7" w:rsidRDefault="00B151E7" w:rsidP="00B151E7">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rsidR="00B151E7" w:rsidRPr="00B151E7" w:rsidRDefault="00B151E7" w:rsidP="00B151E7">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Tài khoản gmail chưa được đăng ký trước đó hoặc </w:t>
            </w:r>
            <w:r w:rsidR="008D14D5">
              <w:rPr>
                <w:rFonts w:ascii="Times New Roman" w:hAnsi="Times New Roman" w:cs="Times New Roman"/>
                <w:sz w:val="26"/>
                <w:szCs w:val="26"/>
                <w:highlight w:val="white"/>
                <w:lang w:val="en-US"/>
              </w:rPr>
              <w:t>đã rời hội.</w:t>
            </w:r>
          </w:p>
        </w:tc>
      </w:tr>
      <w:tr w:rsidR="00D030D7" w:rsidTr="008D14D5">
        <w:tc>
          <w:tcPr>
            <w:tcW w:w="1885" w:type="dxa"/>
          </w:tcPr>
          <w:p w:rsidR="00D030D7" w:rsidRDefault="00B151E7"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Gmail xác nhận</w:t>
            </w:r>
          </w:p>
        </w:tc>
        <w:tc>
          <w:tcPr>
            <w:tcW w:w="1260" w:type="dxa"/>
          </w:tcPr>
          <w:p w:rsidR="00D030D7" w:rsidRDefault="008D14D5" w:rsidP="00433E6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D030D7" w:rsidRDefault="00D030D7" w:rsidP="008D14D5">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w:t>
            </w:r>
            <w:r w:rsidR="008D14D5">
              <w:rPr>
                <w:rFonts w:ascii="Times New Roman" w:hAnsi="Times New Roman" w:cs="Times New Roman"/>
                <w:sz w:val="26"/>
                <w:szCs w:val="26"/>
                <w:highlight w:val="white"/>
                <w:lang w:val="en-US"/>
              </w:rPr>
              <w:t>Gmail xác nhận:</w:t>
            </w:r>
          </w:p>
          <w:p w:rsidR="008D14D5" w:rsidRDefault="008D14D5" w:rsidP="008D14D5">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Đúng format </w:t>
            </w:r>
            <w:r w:rsidRPr="00B151E7">
              <w:rPr>
                <w:rFonts w:ascii="Times New Roman" w:hAnsi="Times New Roman" w:cs="Times New Roman"/>
                <w:sz w:val="26"/>
                <w:szCs w:val="26"/>
                <w:highlight w:val="white"/>
                <w:lang w:val="en-US"/>
              </w:rPr>
              <w:t>(</w:t>
            </w:r>
            <w:hyperlink r:id="rId38"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rsidR="008D14D5" w:rsidRDefault="008D14D5" w:rsidP="002560FD">
            <w:pPr>
              <w:pStyle w:val="ListParagraph"/>
              <w:numPr>
                <w:ilvl w:val="0"/>
                <w:numId w:val="24"/>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rsidR="008D14D5" w:rsidRPr="008D14D5" w:rsidRDefault="008D14D5" w:rsidP="002560FD">
            <w:pPr>
              <w:pStyle w:val="ListParagraph"/>
              <w:numPr>
                <w:ilvl w:val="0"/>
                <w:numId w:val="24"/>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Gmail xác nhận và gmail đăng ký phải giống nhau.</w:t>
            </w:r>
          </w:p>
        </w:tc>
      </w:tr>
      <w:tr w:rsidR="00D030D7" w:rsidTr="008D14D5">
        <w:tc>
          <w:tcPr>
            <w:tcW w:w="1885" w:type="dxa"/>
          </w:tcPr>
          <w:p w:rsidR="00D030D7" w:rsidRDefault="008D14D5"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Password</w:t>
            </w:r>
          </w:p>
        </w:tc>
        <w:tc>
          <w:tcPr>
            <w:tcW w:w="1260" w:type="dxa"/>
          </w:tcPr>
          <w:p w:rsidR="00D030D7" w:rsidRDefault="008D14D5"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D030D7" w:rsidRDefault="008D14D5"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Password:</w:t>
            </w:r>
          </w:p>
          <w:p w:rsidR="008D14D5" w:rsidRPr="008D14D5" w:rsidRDefault="008D14D5" w:rsidP="002560FD">
            <w:pPr>
              <w:pStyle w:val="ListParagraph"/>
              <w:numPr>
                <w:ilvl w:val="0"/>
                <w:numId w:val="25"/>
              </w:numPr>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Password bắt buộc kết hợp từ 2 loại ký tự trở lên thuộc 3 loại ký tự sau:</w:t>
            </w:r>
          </w:p>
          <w:p w:rsidR="008D14D5" w:rsidRPr="008D14D5" w:rsidRDefault="008D14D5" w:rsidP="008D14D5">
            <w:pPr>
              <w:pStyle w:val="ListParagraph"/>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 Chữ alphabet in hoa</w:t>
            </w:r>
          </w:p>
          <w:p w:rsidR="008D14D5" w:rsidRPr="008D14D5" w:rsidRDefault="008D14D5" w:rsidP="008D14D5">
            <w:pPr>
              <w:pStyle w:val="ListParagraph"/>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 Chữ alphabet thường</w:t>
            </w:r>
          </w:p>
          <w:p w:rsidR="008D14D5" w:rsidRDefault="008D14D5" w:rsidP="008D14D5">
            <w:pPr>
              <w:pStyle w:val="ListParagraph"/>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 Số</w:t>
            </w:r>
          </w:p>
          <w:p w:rsidR="008D14D5" w:rsidRPr="008D14D5" w:rsidRDefault="008D14D5"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 nằm trong khoản từ 8 đến 32 ký tự hợp lệ.</w:t>
            </w:r>
          </w:p>
          <w:p w:rsidR="008D14D5" w:rsidRDefault="008D14D5" w:rsidP="00433E64">
            <w:pPr>
              <w:spacing w:line="240" w:lineRule="auto"/>
              <w:rPr>
                <w:rFonts w:ascii="Times New Roman" w:hAnsi="Times New Roman" w:cs="Times New Roman"/>
                <w:sz w:val="26"/>
                <w:szCs w:val="26"/>
                <w:highlight w:val="white"/>
                <w:lang w:val="en-US"/>
              </w:rPr>
            </w:pPr>
          </w:p>
        </w:tc>
      </w:tr>
      <w:tr w:rsidR="008D14D5" w:rsidTr="008D14D5">
        <w:tc>
          <w:tcPr>
            <w:tcW w:w="1885" w:type="dxa"/>
          </w:tcPr>
          <w:p w:rsidR="008D14D5" w:rsidRDefault="008D14D5" w:rsidP="00433E64">
            <w:pPr>
              <w:spacing w:line="240" w:lineRule="auto"/>
              <w:rPr>
                <w:rFonts w:ascii="Times New Roman" w:hAnsi="Times New Roman" w:cs="Times New Roman"/>
                <w:sz w:val="26"/>
                <w:szCs w:val="26"/>
                <w:highlight w:val="white"/>
                <w:lang w:val="en-US"/>
              </w:rPr>
            </w:pPr>
            <w:r w:rsidRPr="008D14D5">
              <w:rPr>
                <w:rFonts w:ascii="Times New Roman" w:hAnsi="Times New Roman" w:cs="Times New Roman"/>
                <w:sz w:val="26"/>
                <w:szCs w:val="26"/>
                <w:lang w:val="en-US"/>
              </w:rPr>
              <w:t>first_name</w:t>
            </w:r>
          </w:p>
        </w:tc>
        <w:tc>
          <w:tcPr>
            <w:tcW w:w="1260" w:type="dxa"/>
          </w:tcPr>
          <w:p w:rsidR="008D14D5" w:rsidRDefault="008D14D5"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8D14D5" w:rsidRDefault="008D14D5"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w:t>
            </w:r>
            <w:r w:rsidR="00783C79">
              <w:rPr>
                <w:rFonts w:ascii="Times New Roman" w:hAnsi="Times New Roman" w:cs="Times New Roman"/>
                <w:sz w:val="26"/>
                <w:szCs w:val="26"/>
                <w:highlight w:val="white"/>
                <w:lang w:val="en-US"/>
              </w:rPr>
              <w:t>n first</w:t>
            </w:r>
            <w:r>
              <w:rPr>
                <w:rFonts w:ascii="Times New Roman" w:hAnsi="Times New Roman" w:cs="Times New Roman"/>
                <w:sz w:val="26"/>
                <w:szCs w:val="26"/>
                <w:highlight w:val="white"/>
                <w:lang w:val="en-US"/>
              </w:rPr>
              <w:t>_name:</w:t>
            </w:r>
          </w:p>
          <w:p w:rsidR="008D14D5" w:rsidRPr="00783C79" w:rsidRDefault="00783C79"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rsidR="00783C79" w:rsidRPr="008D14D5" w:rsidRDefault="00783C79"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8D14D5" w:rsidTr="008D14D5">
        <w:tc>
          <w:tcPr>
            <w:tcW w:w="1885" w:type="dxa"/>
          </w:tcPr>
          <w:p w:rsidR="008D14D5" w:rsidRPr="008D14D5"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Last_name</w:t>
            </w:r>
          </w:p>
        </w:tc>
        <w:tc>
          <w:tcPr>
            <w:tcW w:w="1260" w:type="dxa"/>
          </w:tcPr>
          <w:p w:rsidR="008D14D5"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X</w:t>
            </w:r>
          </w:p>
        </w:tc>
        <w:tc>
          <w:tcPr>
            <w:tcW w:w="5007" w:type="dxa"/>
          </w:tcPr>
          <w:p w:rsidR="008D14D5" w:rsidRDefault="00783C79"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last_name:</w:t>
            </w:r>
          </w:p>
          <w:p w:rsidR="00783C79" w:rsidRPr="00783C79" w:rsidRDefault="00783C79" w:rsidP="002560FD">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rsidR="00783C79" w:rsidRPr="00783C79" w:rsidRDefault="00783C79" w:rsidP="002560FD">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783C79" w:rsidTr="008D14D5">
        <w:tc>
          <w:tcPr>
            <w:tcW w:w="1885" w:type="dxa"/>
          </w:tcPr>
          <w:p w:rsidR="00783C79" w:rsidRDefault="00783C79" w:rsidP="00433E64">
            <w:pPr>
              <w:spacing w:line="240" w:lineRule="auto"/>
              <w:rPr>
                <w:rFonts w:ascii="Times New Roman" w:hAnsi="Times New Roman" w:cs="Times New Roman"/>
                <w:sz w:val="26"/>
                <w:szCs w:val="26"/>
                <w:lang w:val="en-US"/>
              </w:rPr>
            </w:pPr>
            <w:r w:rsidRPr="00783C79">
              <w:rPr>
                <w:rFonts w:ascii="Times New Roman" w:hAnsi="Times New Roman" w:cs="Times New Roman"/>
                <w:sz w:val="26"/>
                <w:szCs w:val="26"/>
                <w:lang w:val="en-US"/>
              </w:rPr>
              <w:t>first_kana_name</w:t>
            </w:r>
          </w:p>
        </w:tc>
        <w:tc>
          <w:tcPr>
            <w:tcW w:w="1260" w:type="dxa"/>
          </w:tcPr>
          <w:p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sidRPr="00783C79">
              <w:rPr>
                <w:rFonts w:ascii="Times New Roman" w:hAnsi="Times New Roman" w:cs="Times New Roman"/>
                <w:sz w:val="26"/>
                <w:szCs w:val="26"/>
                <w:lang w:val="en-US"/>
              </w:rPr>
              <w:t>first_kana_name</w:t>
            </w:r>
            <w:r>
              <w:rPr>
                <w:rFonts w:ascii="Times New Roman" w:hAnsi="Times New Roman" w:cs="Times New Roman"/>
                <w:sz w:val="26"/>
                <w:szCs w:val="26"/>
                <w:lang w:val="en-US"/>
              </w:rPr>
              <w:t>:</w:t>
            </w:r>
          </w:p>
          <w:p w:rsidR="00783C79" w:rsidRPr="00783C79" w:rsidRDefault="00783C79" w:rsidP="002560FD">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rsidR="00783C79" w:rsidRPr="00783C79" w:rsidRDefault="00783C79" w:rsidP="002560FD">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783C79" w:rsidTr="008D14D5">
        <w:tc>
          <w:tcPr>
            <w:tcW w:w="1885" w:type="dxa"/>
          </w:tcPr>
          <w:p w:rsidR="00783C79" w:rsidRP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Last</w:t>
            </w:r>
            <w:r w:rsidRPr="00783C79">
              <w:rPr>
                <w:rFonts w:ascii="Times New Roman" w:hAnsi="Times New Roman" w:cs="Times New Roman"/>
                <w:sz w:val="26"/>
                <w:szCs w:val="26"/>
                <w:lang w:val="en-US"/>
              </w:rPr>
              <w:t>_kana_name</w:t>
            </w:r>
          </w:p>
        </w:tc>
        <w:tc>
          <w:tcPr>
            <w:tcW w:w="1260" w:type="dxa"/>
          </w:tcPr>
          <w:p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783C79" w:rsidRDefault="00783C79" w:rsidP="00783C79">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Pr>
                <w:rFonts w:ascii="Times New Roman" w:hAnsi="Times New Roman" w:cs="Times New Roman"/>
                <w:sz w:val="26"/>
                <w:szCs w:val="26"/>
                <w:lang w:val="en-US"/>
              </w:rPr>
              <w:t>Las</w:t>
            </w:r>
            <w:r w:rsidRPr="00783C79">
              <w:rPr>
                <w:rFonts w:ascii="Times New Roman" w:hAnsi="Times New Roman" w:cs="Times New Roman"/>
                <w:sz w:val="26"/>
                <w:szCs w:val="26"/>
                <w:lang w:val="en-US"/>
              </w:rPr>
              <w:t>t_kana_name</w:t>
            </w:r>
            <w:r>
              <w:rPr>
                <w:rFonts w:ascii="Times New Roman" w:hAnsi="Times New Roman" w:cs="Times New Roman"/>
                <w:sz w:val="26"/>
                <w:szCs w:val="26"/>
                <w:lang w:val="en-US"/>
              </w:rPr>
              <w:t>:</w:t>
            </w:r>
          </w:p>
          <w:p w:rsidR="00783C79" w:rsidRPr="00783C79" w:rsidRDefault="00783C79" w:rsidP="002560FD">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rsidR="00783C79" w:rsidRPr="00783C79" w:rsidRDefault="00783C79" w:rsidP="002560FD">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783C79" w:rsidTr="008D14D5">
        <w:tc>
          <w:tcPr>
            <w:tcW w:w="1885" w:type="dxa"/>
          </w:tcPr>
          <w:p w:rsid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G</w:t>
            </w:r>
            <w:r w:rsidRPr="00783C79">
              <w:rPr>
                <w:rFonts w:ascii="Times New Roman" w:hAnsi="Times New Roman" w:cs="Times New Roman"/>
                <w:sz w:val="26"/>
                <w:szCs w:val="26"/>
                <w:lang w:val="en-US"/>
              </w:rPr>
              <w:t>ender</w:t>
            </w:r>
          </w:p>
        </w:tc>
        <w:tc>
          <w:tcPr>
            <w:tcW w:w="1260" w:type="dxa"/>
          </w:tcPr>
          <w:p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783C79" w:rsidRDefault="00783C79"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chọn gender:</w:t>
            </w:r>
          </w:p>
          <w:p w:rsidR="00783C79" w:rsidRPr="00783C79" w:rsidRDefault="00783C7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Click 1 trong 3 trạng thái </w:t>
            </w:r>
          </w:p>
        </w:tc>
      </w:tr>
      <w:tr w:rsidR="00783C79" w:rsidTr="008D14D5">
        <w:tc>
          <w:tcPr>
            <w:tcW w:w="1885" w:type="dxa"/>
          </w:tcPr>
          <w:p w:rsid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Birthday</w:t>
            </w:r>
          </w:p>
        </w:tc>
        <w:tc>
          <w:tcPr>
            <w:tcW w:w="1260" w:type="dxa"/>
          </w:tcPr>
          <w:p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783C79" w:rsidRDefault="00783C79"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chọn birthday:</w:t>
            </w:r>
          </w:p>
          <w:p w:rsidR="00783C79" w:rsidRPr="00783C79" w:rsidRDefault="00783C7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chọn đủ 3 cột: Ngày, tháng, năm</w:t>
            </w:r>
          </w:p>
        </w:tc>
      </w:tr>
      <w:tr w:rsidR="00783C79" w:rsidTr="008D14D5">
        <w:tc>
          <w:tcPr>
            <w:tcW w:w="1885" w:type="dxa"/>
          </w:tcPr>
          <w:p w:rsid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Zipcode</w:t>
            </w:r>
          </w:p>
        </w:tc>
        <w:tc>
          <w:tcPr>
            <w:tcW w:w="1260" w:type="dxa"/>
          </w:tcPr>
          <w:p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783C79" w:rsidRDefault="00783C79"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zipcode:</w:t>
            </w:r>
          </w:p>
          <w:p w:rsidR="00362BA3" w:rsidRDefault="00362BA3"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(number)</w:t>
            </w:r>
          </w:p>
          <w:p w:rsidR="00362BA3" w:rsidRDefault="00362BA3"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7 ký tư</w:t>
            </w:r>
          </w:p>
          <w:p w:rsidR="00362BA3" w:rsidRPr="00362BA3" w:rsidRDefault="00362BA3"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Hợp lệ (zipcode đúng)</w:t>
            </w:r>
          </w:p>
        </w:tc>
      </w:tr>
      <w:tr w:rsidR="000F5835" w:rsidTr="008D14D5">
        <w:tc>
          <w:tcPr>
            <w:tcW w:w="1885" w:type="dxa"/>
          </w:tcPr>
          <w:p w:rsidR="000F5835" w:rsidRDefault="000F5835"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P</w:t>
            </w:r>
            <w:r w:rsidRPr="00362BA3">
              <w:rPr>
                <w:rFonts w:ascii="Times New Roman" w:hAnsi="Times New Roman" w:cs="Times New Roman"/>
                <w:sz w:val="26"/>
                <w:szCs w:val="26"/>
                <w:lang w:val="en-US"/>
              </w:rPr>
              <w:t>refecture_id</w:t>
            </w:r>
          </w:p>
        </w:tc>
        <w:tc>
          <w:tcPr>
            <w:tcW w:w="1260" w:type="dxa"/>
          </w:tcPr>
          <w:p w:rsidR="000F5835" w:rsidRDefault="000F5835"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vMerge w:val="restart"/>
          </w:tcPr>
          <w:p w:rsidR="000F5835" w:rsidRDefault="000F5835"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data:</w:t>
            </w:r>
          </w:p>
          <w:p w:rsidR="000F5835" w:rsidRDefault="000F5835" w:rsidP="002560FD">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30 ký tự</w:t>
            </w:r>
          </w:p>
          <w:p w:rsidR="000F5835" w:rsidRDefault="000F5835" w:rsidP="002560FD">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Trong trường hợp:</w:t>
            </w:r>
          </w:p>
          <w:p w:rsidR="000F5835" w:rsidRPr="000F5835" w:rsidRDefault="000F5835" w:rsidP="000F5835">
            <w:pPr>
              <w:pStyle w:val="ListParagraph"/>
              <w:numPr>
                <w:ilvl w:val="0"/>
                <w:numId w:val="11"/>
              </w:numPr>
              <w:spacing w:line="240" w:lineRule="auto"/>
              <w:ind w:hanging="12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w:t>
            </w:r>
            <w:r w:rsidRPr="00486673">
              <w:rPr>
                <w:rFonts w:ascii="Times New Roman" w:hAnsi="Times New Roman" w:cs="Times New Roman"/>
                <w:b/>
                <w:i/>
                <w:sz w:val="26"/>
                <w:szCs w:val="26"/>
                <w:highlight w:val="white"/>
                <w:lang w:val="en-US"/>
              </w:rPr>
              <w:t>Chưa input</w:t>
            </w:r>
            <w:r>
              <w:rPr>
                <w:rFonts w:ascii="Times New Roman" w:hAnsi="Times New Roman" w:cs="Times New Roman"/>
                <w:sz w:val="26"/>
                <w:szCs w:val="26"/>
                <w:highlight w:val="white"/>
                <w:lang w:val="en-US"/>
              </w:rPr>
              <w:t xml:space="preserve"> -&gt; Click vào button</w:t>
            </w:r>
            <w:r>
              <w:rPr>
                <w:rFonts w:ascii="Times New Roman" w:hAnsi="Times New Roman" w:cs="Times New Roman"/>
                <w:sz w:val="26"/>
                <w:szCs w:val="26"/>
                <w:lang w:val="en-US"/>
              </w:rPr>
              <w:t xml:space="preserve"> </w:t>
            </w:r>
          </w:p>
          <w:p w:rsidR="00486673" w:rsidRPr="00486673" w:rsidRDefault="000F5835" w:rsidP="00486673">
            <w:pPr>
              <w:pStyle w:val="ListParagraph"/>
              <w:spacing w:line="240" w:lineRule="auto"/>
              <w:rPr>
                <w:rFonts w:ascii="Times New Roman" w:hAnsi="Times New Roman" w:cs="Times New Roman"/>
                <w:sz w:val="26"/>
                <w:szCs w:val="26"/>
                <w:highlight w:val="white"/>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00486673" w:rsidRPr="00486673">
              <w:rPr>
                <w:rFonts w:ascii="Times New Roman" w:eastAsia="MS Gothic" w:hAnsi="Times New Roman" w:cs="Times New Roman"/>
                <w:color w:val="000000"/>
                <w:sz w:val="26"/>
                <w:szCs w:val="26"/>
                <w:shd w:val="clear" w:color="auto" w:fill="FFFFFF"/>
                <w:lang w:val="en-US"/>
              </w:rPr>
              <w:t>Hi</w:t>
            </w:r>
            <w:r w:rsidR="00486673">
              <w:rPr>
                <w:rFonts w:ascii="Times New Roman" w:eastAsia="MS Gothic" w:hAnsi="Times New Roman" w:cs="Times New Roman"/>
                <w:color w:val="000000"/>
                <w:sz w:val="26"/>
                <w:szCs w:val="26"/>
                <w:shd w:val="clear" w:color="auto" w:fill="FFFFFF"/>
                <w:lang w:val="en-US"/>
              </w:rPr>
              <w:t>ể</w:t>
            </w:r>
            <w:r w:rsidR="00486673" w:rsidRPr="00486673">
              <w:rPr>
                <w:rFonts w:ascii="Times New Roman" w:eastAsia="MS Gothic" w:hAnsi="Times New Roman" w:cs="Times New Roman"/>
                <w:color w:val="000000"/>
                <w:sz w:val="26"/>
                <w:szCs w:val="26"/>
                <w:shd w:val="clear" w:color="auto" w:fill="FFFFFF"/>
                <w:lang w:val="en-US"/>
              </w:rPr>
              <w:t xml:space="preserve">n thị data tại </w:t>
            </w:r>
            <w:r w:rsidR="00486673">
              <w:rPr>
                <w:rFonts w:ascii="Times New Roman" w:eastAsia="MS Gothic" w:hAnsi="Times New Roman" w:cs="Times New Roman"/>
                <w:color w:val="000000"/>
                <w:sz w:val="26"/>
                <w:szCs w:val="26"/>
                <w:shd w:val="clear" w:color="auto" w:fill="FFFFFF"/>
                <w:lang w:val="en-US"/>
              </w:rPr>
              <w:t xml:space="preserve">các </w:t>
            </w:r>
            <w:r w:rsidR="00486673" w:rsidRPr="00486673">
              <w:rPr>
                <w:rFonts w:ascii="Times New Roman" w:eastAsia="MS Gothic" w:hAnsi="Times New Roman" w:cs="Times New Roman"/>
                <w:color w:val="000000"/>
                <w:sz w:val="26"/>
                <w:szCs w:val="26"/>
                <w:shd w:val="clear" w:color="auto" w:fill="FFFFFF"/>
                <w:lang w:val="en-US"/>
              </w:rPr>
              <w:t>item tương ứng với zipcode đã nhập</w:t>
            </w:r>
            <w:r w:rsidR="00486673">
              <w:rPr>
                <w:rFonts w:ascii="Times New Roman" w:eastAsia="MS Gothic" w:hAnsi="Times New Roman" w:cs="Times New Roman"/>
                <w:color w:val="000000"/>
                <w:sz w:val="26"/>
                <w:szCs w:val="26"/>
                <w:shd w:val="clear" w:color="auto" w:fill="FFFFFF"/>
                <w:lang w:val="en-US"/>
              </w:rPr>
              <w:t>.</w:t>
            </w:r>
          </w:p>
          <w:p w:rsidR="000F5835" w:rsidRPr="000F5835" w:rsidRDefault="00486673" w:rsidP="000F5835">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eastAsia="MS Gothic" w:hAnsi="Times New Roman" w:cs="Times New Roman"/>
                <w:b/>
                <w:color w:val="000000"/>
                <w:sz w:val="26"/>
                <w:szCs w:val="26"/>
                <w:shd w:val="clear" w:color="auto" w:fill="FFFFFF"/>
                <w:lang w:val="en-US"/>
              </w:rPr>
              <w:t xml:space="preserve"> </w:t>
            </w:r>
            <w:r w:rsidR="000F5835" w:rsidRPr="00486673">
              <w:rPr>
                <w:rFonts w:ascii="Times New Roman" w:eastAsia="MS Gothic" w:hAnsi="Times New Roman" w:cs="Times New Roman"/>
                <w:b/>
                <w:i/>
                <w:color w:val="000000"/>
                <w:sz w:val="26"/>
                <w:szCs w:val="26"/>
                <w:shd w:val="clear" w:color="auto" w:fill="FFFFFF"/>
                <w:lang w:val="en-US"/>
              </w:rPr>
              <w:t>Đã input</w:t>
            </w:r>
            <w:r w:rsidR="000F5835">
              <w:rPr>
                <w:rFonts w:ascii="Times New Roman" w:eastAsia="MS Gothic" w:hAnsi="Times New Roman" w:cs="Times New Roman"/>
                <w:color w:val="000000"/>
                <w:sz w:val="26"/>
                <w:szCs w:val="26"/>
                <w:shd w:val="clear" w:color="auto" w:fill="FFFFFF"/>
                <w:lang w:val="en-US"/>
              </w:rPr>
              <w:t xml:space="preserve"> -&gt; Click vào button </w:t>
            </w:r>
          </w:p>
          <w:p w:rsidR="000F5835" w:rsidRDefault="000F5835" w:rsidP="00486673">
            <w:pPr>
              <w:pStyle w:val="ListParagraph"/>
              <w:spacing w:line="240" w:lineRule="auto"/>
              <w:rPr>
                <w:rFonts w:ascii="Times New Roman" w:eastAsia="MS Gothic" w:hAnsi="Times New Roman" w:cs="Times New Roman"/>
                <w:color w:val="000000"/>
                <w:sz w:val="26"/>
                <w:szCs w:val="26"/>
                <w:shd w:val="clear" w:color="auto" w:fill="FFFFFF"/>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00486673" w:rsidRPr="00486673">
              <w:rPr>
                <w:rFonts w:ascii="Times New Roman" w:eastAsia="MS Gothic" w:hAnsi="Times New Roman" w:cs="Times New Roman"/>
                <w:color w:val="000000"/>
                <w:sz w:val="26"/>
                <w:szCs w:val="26"/>
                <w:shd w:val="clear" w:color="auto" w:fill="FFFFFF"/>
                <w:lang w:val="en-US"/>
              </w:rPr>
              <w:t xml:space="preserve">Hiển thị data đè lên data tại </w:t>
            </w:r>
            <w:r w:rsidR="00486673">
              <w:rPr>
                <w:rFonts w:ascii="Times New Roman" w:eastAsia="MS Gothic" w:hAnsi="Times New Roman" w:cs="Times New Roman"/>
                <w:color w:val="000000"/>
                <w:sz w:val="26"/>
                <w:szCs w:val="26"/>
                <w:shd w:val="clear" w:color="auto" w:fill="FFFFFF"/>
                <w:lang w:val="en-US"/>
              </w:rPr>
              <w:t xml:space="preserve">các </w:t>
            </w:r>
            <w:r w:rsidR="00486673" w:rsidRPr="00486673">
              <w:rPr>
                <w:rFonts w:ascii="Times New Roman" w:eastAsia="MS Gothic" w:hAnsi="Times New Roman" w:cs="Times New Roman"/>
                <w:color w:val="000000"/>
                <w:sz w:val="26"/>
                <w:szCs w:val="26"/>
                <w:shd w:val="clear" w:color="auto" w:fill="FFFFFF"/>
                <w:lang w:val="en-US"/>
              </w:rPr>
              <w:t xml:space="preserve">item tương ứng với zipcode đã </w:t>
            </w:r>
            <w:r w:rsidR="00486673">
              <w:rPr>
                <w:rFonts w:ascii="Times New Roman" w:eastAsia="MS Gothic" w:hAnsi="Times New Roman" w:cs="Times New Roman"/>
                <w:color w:val="000000"/>
                <w:sz w:val="26"/>
                <w:szCs w:val="26"/>
                <w:shd w:val="clear" w:color="auto" w:fill="FFFFFF"/>
                <w:lang w:val="en-US"/>
              </w:rPr>
              <w:t>input.</w:t>
            </w:r>
          </w:p>
          <w:p w:rsidR="00486673" w:rsidRPr="00486673" w:rsidRDefault="00486673" w:rsidP="00486673">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hAnsi="Times New Roman" w:cs="Times New Roman"/>
                <w:b/>
                <w:i/>
                <w:sz w:val="26"/>
                <w:szCs w:val="26"/>
                <w:highlight w:val="white"/>
                <w:lang w:val="en-US"/>
              </w:rPr>
              <w:t xml:space="preserve">Input zipcode không đúng </w:t>
            </w:r>
            <w:r>
              <w:rPr>
                <w:rFonts w:ascii="Times New Roman" w:hAnsi="Times New Roman" w:cs="Times New Roman"/>
                <w:sz w:val="26"/>
                <w:szCs w:val="26"/>
                <w:highlight w:val="white"/>
                <w:lang w:val="en-US"/>
              </w:rPr>
              <w:t>-&gt; Click vào button</w:t>
            </w:r>
            <w:r>
              <w:rPr>
                <w:rFonts w:ascii="Times New Roman" w:hAnsi="Times New Roman" w:cs="Times New Roman"/>
                <w:sz w:val="26"/>
                <w:szCs w:val="26"/>
                <w:lang w:val="en-US"/>
              </w:rPr>
              <w:t xml:space="preserve"> </w:t>
            </w:r>
            <w:r w:rsidRPr="00486673">
              <w:rPr>
                <w:rFonts w:ascii="MS Gothic" w:eastAsia="MS Gothic" w:hAnsi="MS Gothic" w:cs="MS Gothic" w:hint="eastAsia"/>
                <w:color w:val="000000"/>
                <w:sz w:val="20"/>
                <w:szCs w:val="20"/>
                <w:shd w:val="clear" w:color="auto" w:fill="FFFFFF"/>
              </w:rPr>
              <w:t xml:space="preserve">住所自動入力 </w:t>
            </w:r>
            <w:r w:rsidRPr="00486673">
              <w:rPr>
                <w:rFonts w:ascii="Times New Roman" w:eastAsia="MS Gothic" w:hAnsi="Times New Roman" w:cs="Times New Roman"/>
                <w:color w:val="000000"/>
                <w:sz w:val="26"/>
                <w:szCs w:val="26"/>
                <w:shd w:val="clear" w:color="auto" w:fill="FFFFFF"/>
                <w:lang w:val="en-US"/>
              </w:rPr>
              <w:t xml:space="preserve">-&gt; </w:t>
            </w:r>
            <w:r>
              <w:rPr>
                <w:rFonts w:ascii="Times New Roman" w:eastAsia="MS Gothic" w:hAnsi="Times New Roman" w:cs="Times New Roman"/>
                <w:color w:val="000000"/>
                <w:sz w:val="26"/>
                <w:szCs w:val="26"/>
                <w:shd w:val="clear" w:color="auto" w:fill="FFFFFF"/>
                <w:lang w:val="en-US"/>
              </w:rPr>
              <w:t>Không h</w:t>
            </w:r>
            <w:r w:rsidRPr="00486673">
              <w:rPr>
                <w:rFonts w:ascii="Times New Roman" w:eastAsia="MS Gothic" w:hAnsi="Times New Roman" w:cs="Times New Roman"/>
                <w:color w:val="000000"/>
                <w:sz w:val="26"/>
                <w:szCs w:val="26"/>
                <w:shd w:val="clear" w:color="auto" w:fill="FFFFFF"/>
                <w:lang w:val="en-US"/>
              </w:rPr>
              <w:t>i</w:t>
            </w:r>
            <w:r>
              <w:rPr>
                <w:rFonts w:ascii="Times New Roman" w:eastAsia="MS Gothic" w:hAnsi="Times New Roman" w:cs="Times New Roman"/>
                <w:color w:val="000000"/>
                <w:sz w:val="26"/>
                <w:szCs w:val="26"/>
                <w:shd w:val="clear" w:color="auto" w:fill="FFFFFF"/>
                <w:lang w:val="en-US"/>
              </w:rPr>
              <w:t>ể</w:t>
            </w:r>
            <w:r w:rsidRPr="00486673">
              <w:rPr>
                <w:rFonts w:ascii="Times New Roman" w:eastAsia="MS Gothic" w:hAnsi="Times New Roman" w:cs="Times New Roman"/>
                <w:color w:val="000000"/>
                <w:sz w:val="26"/>
                <w:szCs w:val="26"/>
                <w:shd w:val="clear" w:color="auto" w:fill="FFFFFF"/>
                <w:lang w:val="en-US"/>
              </w:rPr>
              <w:t xml:space="preserve">n thị data tại các item </w:t>
            </w:r>
          </w:p>
          <w:p w:rsidR="00486673" w:rsidRPr="000F5835" w:rsidRDefault="00486673" w:rsidP="00486673">
            <w:pPr>
              <w:pStyle w:val="ListParagraph"/>
              <w:spacing w:line="240" w:lineRule="auto"/>
              <w:rPr>
                <w:rFonts w:ascii="Times New Roman" w:hAnsi="Times New Roman" w:cs="Times New Roman"/>
                <w:sz w:val="26"/>
                <w:szCs w:val="26"/>
                <w:highlight w:val="white"/>
                <w:lang w:val="en-US"/>
              </w:rPr>
            </w:pPr>
          </w:p>
        </w:tc>
      </w:tr>
      <w:tr w:rsidR="000F5835" w:rsidTr="000F5835">
        <w:tc>
          <w:tcPr>
            <w:tcW w:w="2253" w:type="dxa"/>
          </w:tcPr>
          <w:p w:rsidR="000F5835" w:rsidRPr="00362BA3" w:rsidRDefault="000F5835"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M</w:t>
            </w:r>
            <w:r w:rsidRPr="00362BA3">
              <w:rPr>
                <w:rFonts w:ascii="Times New Roman" w:hAnsi="Times New Roman" w:cs="Times New Roman"/>
                <w:sz w:val="26"/>
                <w:szCs w:val="26"/>
                <w:lang w:val="en-US"/>
              </w:rPr>
              <w:t>unicipality_name</w:t>
            </w:r>
          </w:p>
        </w:tc>
        <w:tc>
          <w:tcPr>
            <w:tcW w:w="1260" w:type="dxa"/>
          </w:tcPr>
          <w:p w:rsidR="000F5835" w:rsidRDefault="000F5835" w:rsidP="008D14D5">
            <w:pPr>
              <w:spacing w:line="240" w:lineRule="auto"/>
              <w:jc w:val="center"/>
              <w:rPr>
                <w:rFonts w:ascii="Times New Roman" w:hAnsi="Times New Roman" w:cs="Times New Roman"/>
                <w:sz w:val="26"/>
                <w:szCs w:val="26"/>
                <w:highlight w:val="white"/>
                <w:lang w:val="en-US"/>
              </w:rPr>
            </w:pPr>
          </w:p>
        </w:tc>
        <w:tc>
          <w:tcPr>
            <w:tcW w:w="5007" w:type="dxa"/>
            <w:vMerge/>
          </w:tcPr>
          <w:p w:rsidR="000F5835" w:rsidRDefault="000F5835" w:rsidP="00783C79">
            <w:pPr>
              <w:spacing w:line="240" w:lineRule="auto"/>
              <w:rPr>
                <w:rFonts w:ascii="Times New Roman" w:hAnsi="Times New Roman" w:cs="Times New Roman"/>
                <w:sz w:val="26"/>
                <w:szCs w:val="26"/>
                <w:highlight w:val="white"/>
                <w:lang w:val="en-US"/>
              </w:rPr>
            </w:pPr>
          </w:p>
        </w:tc>
      </w:tr>
      <w:tr w:rsidR="000F5835" w:rsidTr="000F5835">
        <w:tc>
          <w:tcPr>
            <w:tcW w:w="2253" w:type="dxa"/>
          </w:tcPr>
          <w:p w:rsidR="000F5835" w:rsidRPr="00362BA3" w:rsidRDefault="000F5835"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w:t>
            </w:r>
            <w:r w:rsidRPr="00362BA3">
              <w:rPr>
                <w:rFonts w:ascii="Times New Roman" w:hAnsi="Times New Roman" w:cs="Times New Roman"/>
                <w:sz w:val="26"/>
                <w:szCs w:val="26"/>
                <w:lang w:val="en-US"/>
              </w:rPr>
              <w:t>ddress</w:t>
            </w:r>
          </w:p>
        </w:tc>
        <w:tc>
          <w:tcPr>
            <w:tcW w:w="1260" w:type="dxa"/>
          </w:tcPr>
          <w:p w:rsidR="000F5835" w:rsidRDefault="000F5835" w:rsidP="008D14D5">
            <w:pPr>
              <w:spacing w:line="240" w:lineRule="auto"/>
              <w:jc w:val="center"/>
              <w:rPr>
                <w:rFonts w:ascii="Times New Roman" w:hAnsi="Times New Roman" w:cs="Times New Roman"/>
                <w:sz w:val="26"/>
                <w:szCs w:val="26"/>
                <w:highlight w:val="white"/>
                <w:lang w:val="en-US"/>
              </w:rPr>
            </w:pPr>
          </w:p>
        </w:tc>
        <w:tc>
          <w:tcPr>
            <w:tcW w:w="5007" w:type="dxa"/>
            <w:vMerge/>
          </w:tcPr>
          <w:p w:rsidR="000F5835" w:rsidRDefault="000F5835" w:rsidP="00783C79">
            <w:pPr>
              <w:spacing w:line="240" w:lineRule="auto"/>
              <w:rPr>
                <w:rFonts w:ascii="Times New Roman" w:hAnsi="Times New Roman" w:cs="Times New Roman"/>
                <w:sz w:val="26"/>
                <w:szCs w:val="26"/>
                <w:highlight w:val="white"/>
                <w:lang w:val="en-US"/>
              </w:rPr>
            </w:pPr>
          </w:p>
        </w:tc>
      </w:tr>
      <w:tr w:rsidR="00486673" w:rsidTr="000F5835">
        <w:tc>
          <w:tcPr>
            <w:tcW w:w="2253" w:type="dxa"/>
          </w:tcPr>
          <w:p w:rsidR="00486673" w:rsidRDefault="00486673"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B</w:t>
            </w:r>
            <w:r w:rsidRPr="00486673">
              <w:rPr>
                <w:rFonts w:ascii="Times New Roman" w:hAnsi="Times New Roman" w:cs="Times New Roman"/>
                <w:sz w:val="26"/>
                <w:szCs w:val="26"/>
                <w:lang w:val="en-US"/>
              </w:rPr>
              <w:t>uilding</w:t>
            </w:r>
          </w:p>
        </w:tc>
        <w:tc>
          <w:tcPr>
            <w:tcW w:w="1260" w:type="dxa"/>
          </w:tcPr>
          <w:p w:rsidR="00486673" w:rsidRDefault="00486673" w:rsidP="008D14D5">
            <w:pPr>
              <w:spacing w:line="240" w:lineRule="auto"/>
              <w:jc w:val="center"/>
              <w:rPr>
                <w:rFonts w:ascii="Times New Roman" w:hAnsi="Times New Roman" w:cs="Times New Roman"/>
                <w:sz w:val="26"/>
                <w:szCs w:val="26"/>
                <w:highlight w:val="white"/>
                <w:lang w:val="en-US"/>
              </w:rPr>
            </w:pPr>
          </w:p>
        </w:tc>
        <w:tc>
          <w:tcPr>
            <w:tcW w:w="5007" w:type="dxa"/>
          </w:tcPr>
          <w:p w:rsidR="00486673" w:rsidRDefault="00486673"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building không quá 30 ký tự</w:t>
            </w:r>
          </w:p>
        </w:tc>
      </w:tr>
      <w:tr w:rsidR="00486673" w:rsidTr="000F5835">
        <w:tc>
          <w:tcPr>
            <w:tcW w:w="2253" w:type="dxa"/>
          </w:tcPr>
          <w:p w:rsidR="00486673" w:rsidRDefault="00486673"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Telephone</w:t>
            </w:r>
          </w:p>
        </w:tc>
        <w:tc>
          <w:tcPr>
            <w:tcW w:w="1260" w:type="dxa"/>
          </w:tcPr>
          <w:p w:rsidR="00486673" w:rsidRDefault="00486673"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486673" w:rsidRDefault="00486673"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phone:</w:t>
            </w:r>
          </w:p>
          <w:p w:rsidR="00486673" w:rsidRDefault="00486673" w:rsidP="002560FD">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(ký tự số đầu là 0)</w:t>
            </w:r>
          </w:p>
          <w:p w:rsidR="00EB74A1" w:rsidRPr="00EB74A1" w:rsidRDefault="00EB74A1" w:rsidP="002560FD">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11 ký tự số</w:t>
            </w:r>
          </w:p>
        </w:tc>
      </w:tr>
      <w:tr w:rsidR="00EB74A1" w:rsidTr="000F5835">
        <w:tc>
          <w:tcPr>
            <w:tcW w:w="2253" w:type="dxa"/>
          </w:tcPr>
          <w:p w:rsidR="00EB74A1" w:rsidRDefault="00EB74A1"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Checkbox </w:t>
            </w:r>
          </w:p>
          <w:p w:rsidR="00EB74A1" w:rsidRPr="00EB74A1" w:rsidRDefault="00EB74A1" w:rsidP="00433E64">
            <w:pPr>
              <w:spacing w:line="240" w:lineRule="auto"/>
              <w:rPr>
                <w:rFonts w:ascii="Times New Roman" w:hAnsi="Times New Roman" w:cs="Times New Roman"/>
                <w:sz w:val="18"/>
                <w:szCs w:val="18"/>
                <w:lang w:val="en-US"/>
              </w:rPr>
            </w:pPr>
            <w:r w:rsidRPr="00EB74A1">
              <w:rPr>
                <w:rFonts w:ascii="Times New Roman" w:hAnsi="Times New Roman" w:cs="Times New Roman" w:hint="eastAsia"/>
                <w:sz w:val="18"/>
                <w:szCs w:val="18"/>
                <w:lang w:val="en-US"/>
              </w:rPr>
              <w:t>個人情報の取り扱いに関する方針に同意する</w:t>
            </w:r>
          </w:p>
        </w:tc>
        <w:tc>
          <w:tcPr>
            <w:tcW w:w="1260" w:type="dxa"/>
          </w:tcPr>
          <w:p w:rsidR="00EB74A1" w:rsidRDefault="00EB74A1"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EB74A1" w:rsidRPr="00EB74A1" w:rsidRDefault="00EB74A1"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checkbox để button</w:t>
            </w:r>
            <w:r w:rsidRPr="00EB74A1">
              <w:rPr>
                <w:rFonts w:ascii="Times New Roman" w:hAnsi="Times New Roman" w:cs="Times New Roman"/>
                <w:sz w:val="26"/>
                <w:szCs w:val="26"/>
                <w:lang w:val="en-US"/>
              </w:rPr>
              <w:t xml:space="preserve"> </w:t>
            </w:r>
            <w:r w:rsidRPr="00EB74A1">
              <w:rPr>
                <w:rFonts w:ascii="MS Gothic" w:eastAsia="MS Gothic" w:hAnsi="MS Gothic" w:cs="MS Gothic" w:hint="eastAsia"/>
                <w:sz w:val="20"/>
                <w:szCs w:val="20"/>
                <w:shd w:val="clear" w:color="auto" w:fill="FFFFFF"/>
              </w:rPr>
              <w:t>確認</w:t>
            </w:r>
            <w:r>
              <w:rPr>
                <w:rFonts w:ascii="MS Gothic" w:eastAsia="MS Gothic" w:hAnsi="MS Gothic" w:cs="MS Gothic" w:hint="eastAsia"/>
                <w:sz w:val="20"/>
                <w:szCs w:val="20"/>
                <w:shd w:val="clear" w:color="auto" w:fill="FFFFFF"/>
              </w:rPr>
              <w:t xml:space="preserve"> </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đăng ký</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 xml:space="preserve"> active.</w:t>
            </w:r>
          </w:p>
        </w:tc>
      </w:tr>
    </w:tbl>
    <w:p w:rsidR="00D030D7" w:rsidRDefault="00D030D7"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3: Khi </w:t>
      </w:r>
      <w:r w:rsidR="00EB74A1">
        <w:rPr>
          <w:rFonts w:ascii="Times New Roman" w:hAnsi="Times New Roman" w:cs="Times New Roman"/>
          <w:sz w:val="26"/>
          <w:szCs w:val="26"/>
          <w:highlight w:val="white"/>
          <w:lang w:val="en-US"/>
        </w:rPr>
        <w:t xml:space="preserve">click button </w:t>
      </w:r>
      <w:r w:rsidR="00EB74A1" w:rsidRPr="00EB74A1">
        <w:rPr>
          <w:rFonts w:ascii="MS Gothic" w:eastAsia="MS Gothic" w:hAnsi="MS Gothic" w:cs="MS Gothic" w:hint="eastAsia"/>
          <w:b/>
          <w:sz w:val="20"/>
          <w:szCs w:val="20"/>
          <w:shd w:val="clear" w:color="auto" w:fill="FFFFFF"/>
        </w:rPr>
        <w:t>確認</w:t>
      </w:r>
      <w:r>
        <w:rPr>
          <w:rFonts w:ascii="Times New Roman" w:hAnsi="Times New Roman" w:cs="Times New Roman"/>
          <w:sz w:val="26"/>
          <w:szCs w:val="26"/>
          <w:highlight w:val="white"/>
          <w:lang w:val="en-US"/>
        </w:rPr>
        <w:t>, hệ thống sẽ di chuyển đến Màn hình “</w:t>
      </w:r>
      <w:r w:rsidR="00EB74A1" w:rsidRPr="00EB74A1">
        <w:rPr>
          <w:rFonts w:ascii="Times New Roman" w:hAnsi="Times New Roman" w:cs="Times New Roman" w:hint="eastAsia"/>
          <w:sz w:val="26"/>
          <w:szCs w:val="26"/>
          <w:lang w:val="en-US"/>
        </w:rPr>
        <w:t>新規登録</w:t>
      </w:r>
      <w:r w:rsidR="00EB74A1" w:rsidRPr="00EB74A1">
        <w:rPr>
          <w:rFonts w:ascii="Times New Roman" w:hAnsi="Times New Roman" w:cs="Times New Roman"/>
          <w:sz w:val="26"/>
          <w:szCs w:val="26"/>
          <w:lang w:val="en-US"/>
        </w:rPr>
        <w:t>SMS</w:t>
      </w:r>
      <w:r w:rsidR="00EB74A1" w:rsidRPr="00EB74A1">
        <w:rPr>
          <w:rFonts w:ascii="Times New Roman" w:hAnsi="Times New Roman" w:cs="Times New Roman" w:hint="eastAsia"/>
          <w:sz w:val="26"/>
          <w:szCs w:val="26"/>
          <w:lang w:val="en-US"/>
        </w:rPr>
        <w:t>認証</w:t>
      </w:r>
      <w:r w:rsidR="00EB74A1">
        <w:rPr>
          <w:rFonts w:ascii="Times New Roman" w:hAnsi="Times New Roman" w:cs="Times New Roman" w:hint="eastAsia"/>
          <w:sz w:val="26"/>
          <w:szCs w:val="26"/>
          <w:lang w:val="en-US"/>
        </w:rPr>
        <w:t>(</w:t>
      </w:r>
      <w:r w:rsidR="00EB74A1">
        <w:rPr>
          <w:rFonts w:ascii="Times New Roman" w:hAnsi="Times New Roman" w:cs="Times New Roman"/>
          <w:sz w:val="26"/>
          <w:szCs w:val="26"/>
          <w:lang w:val="en-US"/>
        </w:rPr>
        <w:t>Xác thực SMS</w:t>
      </w:r>
      <w:r w:rsidR="00EB74A1">
        <w:rPr>
          <w:rFonts w:ascii="Times New Roman" w:hAnsi="Times New Roman" w:cs="Times New Roman" w:hint="eastAsia"/>
          <w:sz w:val="26"/>
          <w:szCs w:val="26"/>
          <w:lang w:val="en-US"/>
        </w:rPr>
        <w:t>)</w:t>
      </w:r>
      <w:r>
        <w:rPr>
          <w:rFonts w:ascii="Times New Roman" w:hAnsi="Times New Roman" w:cs="Times New Roman"/>
          <w:sz w:val="26"/>
          <w:szCs w:val="26"/>
          <w:highlight w:val="white"/>
          <w:lang w:val="en-US"/>
        </w:rPr>
        <w:t>”</w:t>
      </w:r>
    </w:p>
    <w:p w:rsidR="00D030D7" w:rsidRPr="00EB328C" w:rsidRDefault="00D030D7" w:rsidP="002560FD">
      <w:pPr>
        <w:pStyle w:val="ListParagraph"/>
        <w:numPr>
          <w:ilvl w:val="0"/>
          <w:numId w:val="23"/>
        </w:numPr>
        <w:spacing w:line="240" w:lineRule="auto"/>
        <w:rPr>
          <w:rFonts w:ascii="Times New Roman" w:hAnsi="Times New Roman" w:cs="Times New Roman"/>
          <w:b/>
          <w:sz w:val="26"/>
          <w:szCs w:val="26"/>
          <w:highlight w:val="white"/>
          <w:lang w:val="en-US"/>
        </w:rPr>
      </w:pPr>
      <w:r>
        <w:rPr>
          <w:rFonts w:ascii="Times New Roman" w:hAnsi="Times New Roman" w:cs="Times New Roman"/>
          <w:b/>
          <w:sz w:val="26"/>
          <w:szCs w:val="26"/>
          <w:highlight w:val="white"/>
          <w:lang w:val="en-US"/>
        </w:rPr>
        <w:t>Xác thực dữ liệu</w:t>
      </w:r>
      <w:r w:rsidRPr="00EB328C">
        <w:rPr>
          <w:rFonts w:ascii="Times New Roman" w:hAnsi="Times New Roman" w:cs="Times New Roman"/>
          <w:b/>
          <w:sz w:val="26"/>
          <w:szCs w:val="26"/>
          <w:highlight w:val="white"/>
          <w:lang w:val="en-US"/>
        </w:rPr>
        <w:t xml:space="preserve">: </w:t>
      </w:r>
    </w:p>
    <w:p w:rsidR="00D030D7" w:rsidRPr="00EB328C" w:rsidRDefault="00D030D7" w:rsidP="002560FD">
      <w:pPr>
        <w:pStyle w:val="ListParagraph"/>
        <w:numPr>
          <w:ilvl w:val="0"/>
          <w:numId w:val="17"/>
        </w:numPr>
        <w:spacing w:line="240" w:lineRule="auto"/>
        <w:rPr>
          <w:rFonts w:ascii="Times New Roman" w:hAnsi="Times New Roman" w:cs="Times New Roman"/>
          <w:sz w:val="26"/>
          <w:szCs w:val="26"/>
          <w:highlight w:val="white"/>
          <w:lang w:val="en-US"/>
        </w:rPr>
      </w:pPr>
      <w:r w:rsidRPr="00EB328C">
        <w:rPr>
          <w:rFonts w:ascii="Times New Roman" w:hAnsi="Times New Roman" w:cs="Times New Roman"/>
          <w:sz w:val="26"/>
          <w:szCs w:val="26"/>
          <w:lang w:val="en-US"/>
        </w:rPr>
        <w:t xml:space="preserve">Check có </w:t>
      </w:r>
      <w:r w:rsidRPr="00EB328C">
        <w:rPr>
          <w:rFonts w:ascii="Times New Roman" w:hAnsi="Times New Roman" w:cs="Times New Roman"/>
          <w:b/>
          <w:sz w:val="26"/>
          <w:szCs w:val="26"/>
          <w:lang w:val="en-US"/>
        </w:rPr>
        <w:t>mobile_number</w:t>
      </w:r>
      <w:r w:rsidRPr="00EB328C">
        <w:rPr>
          <w:rFonts w:ascii="Times New Roman" w:hAnsi="Times New Roman" w:cs="Times New Roman"/>
          <w:sz w:val="26"/>
          <w:szCs w:val="26"/>
          <w:lang w:val="en-US"/>
        </w:rPr>
        <w:t xml:space="preserve"> nào khác regist với user đó chưa: nếu có tồn tại mobile_number khác mobile_number hiện tại thì báo lỗi, nếu không  thì xác thực tiếp theo</w:t>
      </w:r>
      <w:r w:rsidR="000B052B">
        <w:rPr>
          <w:rFonts w:ascii="Times New Roman" w:hAnsi="Times New Roman" w:cs="Times New Roman"/>
          <w:sz w:val="26"/>
          <w:szCs w:val="26"/>
          <w:lang w:val="en-US"/>
        </w:rPr>
        <w:t>.</w:t>
      </w:r>
      <w:r w:rsidRPr="00EB328C">
        <w:rPr>
          <w:rFonts w:ascii="Times New Roman" w:hAnsi="Times New Roman" w:cs="Times New Roman"/>
          <w:sz w:val="26"/>
          <w:szCs w:val="26"/>
          <w:lang w:val="en-US"/>
        </w:rPr>
        <w:t xml:space="preserve"> </w:t>
      </w:r>
    </w:p>
    <w:p w:rsidR="00D030D7" w:rsidRPr="00D030D7" w:rsidRDefault="00DC61EA"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Lưu thông tin user vào DB khi đăng ký thành công</w:t>
      </w:r>
      <w:r w:rsidR="00D030D7">
        <w:rPr>
          <w:rFonts w:ascii="Times New Roman" w:hAnsi="Times New Roman" w:cs="Times New Roman"/>
          <w:sz w:val="26"/>
          <w:szCs w:val="26"/>
          <w:lang w:val="en-US"/>
        </w:rPr>
        <w:t>:</w:t>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メールアドレス</w:t>
      </w:r>
      <w:r w:rsidRPr="00DC61EA">
        <w:rPr>
          <w:rFonts w:ascii="Times New Roman" w:hAnsi="Times New Roman" w:cs="Times New Roman"/>
          <w:sz w:val="26"/>
          <w:szCs w:val="26"/>
          <w:lang w:val="en-US"/>
        </w:rPr>
        <w:t>= users.email</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パスワード</w:t>
      </w:r>
      <w:r w:rsidRPr="00DC61EA">
        <w:rPr>
          <w:rFonts w:ascii="Times New Roman" w:hAnsi="Times New Roman" w:cs="Times New Roman"/>
          <w:sz w:val="26"/>
          <w:szCs w:val="26"/>
          <w:lang w:val="en-US"/>
        </w:rPr>
        <w:t>= users.password</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お名前（氏）</w:t>
      </w:r>
      <w:r w:rsidRPr="00DC61EA">
        <w:rPr>
          <w:rFonts w:ascii="Times New Roman" w:hAnsi="Times New Roman" w:cs="Times New Roman"/>
          <w:sz w:val="26"/>
          <w:szCs w:val="26"/>
          <w:lang w:val="en-US"/>
        </w:rPr>
        <w:t>= users.first_name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お名前（名</w:t>
      </w:r>
      <w:r w:rsidRPr="00DC61EA">
        <w:rPr>
          <w:rFonts w:ascii="Times New Roman" w:hAnsi="Times New Roman" w:cs="Times New Roman"/>
          <w:sz w:val="26"/>
          <w:szCs w:val="26"/>
          <w:lang w:val="en-US"/>
        </w:rPr>
        <w:t>)= users.last_name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フリガナ（氏）</w:t>
      </w:r>
      <w:r w:rsidRPr="00DC61EA">
        <w:rPr>
          <w:rFonts w:ascii="Times New Roman" w:hAnsi="Times New Roman" w:cs="Times New Roman"/>
          <w:sz w:val="26"/>
          <w:szCs w:val="26"/>
          <w:lang w:val="en-US"/>
        </w:rPr>
        <w:t>= users.first_kana_name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フリガナ（名</w:t>
      </w:r>
      <w:r w:rsidRPr="00DC61EA">
        <w:rPr>
          <w:rFonts w:ascii="Times New Roman" w:hAnsi="Times New Roman" w:cs="Times New Roman"/>
          <w:sz w:val="26"/>
          <w:szCs w:val="26"/>
          <w:lang w:val="en-US"/>
        </w:rPr>
        <w:t>) = users.last_kana_name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性別</w:t>
      </w:r>
      <w:r w:rsidRPr="00DC61EA">
        <w:rPr>
          <w:rFonts w:ascii="Times New Roman" w:hAnsi="Times New Roman" w:cs="Times New Roman"/>
          <w:sz w:val="26"/>
          <w:szCs w:val="26"/>
          <w:lang w:val="en-US"/>
        </w:rPr>
        <w:t>= users.gender</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生年月日</w:t>
      </w:r>
      <w:r w:rsidRPr="00DC61EA">
        <w:rPr>
          <w:rFonts w:ascii="Times New Roman" w:hAnsi="Times New Roman" w:cs="Times New Roman"/>
          <w:sz w:val="26"/>
          <w:szCs w:val="26"/>
          <w:lang w:val="en-US"/>
        </w:rPr>
        <w:t>=users.birthday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郵便番号</w:t>
      </w:r>
      <w:r w:rsidRPr="00DC61EA">
        <w:rPr>
          <w:rFonts w:ascii="Times New Roman" w:hAnsi="Times New Roman" w:cs="Times New Roman"/>
          <w:sz w:val="26"/>
          <w:szCs w:val="26"/>
          <w:lang w:val="en-US"/>
        </w:rPr>
        <w:t>=users.zipcode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都道府県</w:t>
      </w:r>
      <w:r w:rsidRPr="00DC61EA">
        <w:rPr>
          <w:rFonts w:ascii="Times New Roman" w:hAnsi="Times New Roman" w:cs="Times New Roman"/>
          <w:sz w:val="26"/>
          <w:szCs w:val="26"/>
          <w:lang w:val="en-US"/>
        </w:rPr>
        <w:t>= users.prefecture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市区町村</w:t>
      </w:r>
      <w:r w:rsidRPr="00DC61EA">
        <w:rPr>
          <w:rFonts w:ascii="Times New Roman" w:hAnsi="Times New Roman" w:cs="Times New Roman"/>
          <w:sz w:val="26"/>
          <w:szCs w:val="26"/>
          <w:lang w:val="en-US"/>
        </w:rPr>
        <w:t>= users.municipality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丁番地</w:t>
      </w:r>
      <w:r w:rsidRPr="00DC61EA">
        <w:rPr>
          <w:rFonts w:ascii="Times New Roman" w:hAnsi="Times New Roman" w:cs="Times New Roman"/>
          <w:sz w:val="26"/>
          <w:szCs w:val="26"/>
          <w:lang w:val="en-US"/>
        </w:rPr>
        <w:t>=users.address</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建物・部屋番号</w:t>
      </w:r>
      <w:r w:rsidRPr="00DC61EA">
        <w:rPr>
          <w:rFonts w:ascii="Times New Roman" w:hAnsi="Times New Roman" w:cs="Times New Roman"/>
          <w:sz w:val="26"/>
          <w:szCs w:val="26"/>
          <w:lang w:val="en-US"/>
        </w:rPr>
        <w:t>=users.buiding</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個人情報</w:t>
      </w:r>
      <w:r w:rsidRPr="00DC61EA">
        <w:rPr>
          <w:rFonts w:ascii="Times New Roman" w:hAnsi="Times New Roman" w:cs="Times New Roman"/>
          <w:sz w:val="26"/>
          <w:szCs w:val="26"/>
          <w:lang w:val="en-US"/>
        </w:rPr>
        <w:t>= users.biography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電話番号</w:t>
      </w:r>
      <w:r w:rsidRPr="00DC61EA">
        <w:rPr>
          <w:rFonts w:ascii="Times New Roman" w:hAnsi="Times New Roman" w:cs="Times New Roman"/>
          <w:sz w:val="26"/>
          <w:szCs w:val="26"/>
          <w:lang w:val="en-US"/>
        </w:rPr>
        <w:t>=users.phone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created_at= NOW</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updated_at =NƠW</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Pr>
          <w:rFonts w:ascii="Times New Roman" w:hAnsi="Times New Roman" w:cs="Times New Roman"/>
          <w:sz w:val="26"/>
          <w:szCs w:val="26"/>
          <w:lang w:val="en-US"/>
        </w:rPr>
        <w:t>de</w:t>
      </w:r>
      <w:r w:rsidRPr="00DC61EA">
        <w:rPr>
          <w:rFonts w:ascii="Times New Roman" w:hAnsi="Times New Roman" w:cs="Times New Roman"/>
          <w:sz w:val="26"/>
          <w:szCs w:val="26"/>
          <w:lang w:val="en-US"/>
        </w:rPr>
        <w:t>lected_at= Null</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users.status = 2</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users.verify_code sinh ra 6 ký tự random</w:t>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030D7" w:rsidRPr="00DC61EA" w:rsidRDefault="00DC61EA" w:rsidP="00DC61EA">
      <w:pPr>
        <w:pStyle w:val="ListParagraph"/>
        <w:spacing w:line="240" w:lineRule="auto"/>
        <w:ind w:left="1440"/>
        <w:rPr>
          <w:rFonts w:ascii="Times New Roman" w:hAnsi="Times New Roman" w:cs="Times New Roman"/>
          <w:sz w:val="26"/>
          <w:szCs w:val="26"/>
          <w:highlight w:val="white"/>
          <w:lang w:val="en-US"/>
        </w:rPr>
      </w:pPr>
      <w:r w:rsidRPr="00DC61EA">
        <w:rPr>
          <w:rFonts w:ascii="Times New Roman" w:hAnsi="Times New Roman" w:cs="Times New Roman"/>
          <w:sz w:val="26"/>
          <w:szCs w:val="26"/>
          <w:lang w:val="en-US"/>
        </w:rPr>
        <w:t>Nhận được mail OTP với giá trị tương ứ</w:t>
      </w:r>
      <w:r>
        <w:rPr>
          <w:rFonts w:ascii="Times New Roman" w:hAnsi="Times New Roman" w:cs="Times New Roman"/>
          <w:sz w:val="26"/>
          <w:szCs w:val="26"/>
          <w:lang w:val="en-US"/>
        </w:rPr>
        <w:t>ng taị users.verify_code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D030D7" w:rsidRPr="000231B5" w:rsidRDefault="00D030D7"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36422B" w:rsidRDefault="0036422B" w:rsidP="000231B5">
      <w:pPr>
        <w:spacing w:after="160" w:line="240" w:lineRule="auto"/>
        <w:ind w:left="720" w:firstLine="720"/>
        <w:rPr>
          <w:rFonts w:ascii="Times New Roman" w:eastAsia="Times New Roman" w:hAnsi="Times New Roman" w:cs="Times New Roman"/>
          <w:b/>
          <w:color w:val="000000" w:themeColor="text1"/>
          <w:sz w:val="26"/>
          <w:szCs w:val="26"/>
          <w:lang w:val="en-US"/>
        </w:rPr>
      </w:pPr>
      <w:r w:rsidRPr="00D54E61">
        <w:rPr>
          <w:rFonts w:ascii="Times New Roman" w:eastAsia="Times New Roman" w:hAnsi="Times New Roman" w:cs="Times New Roman"/>
          <w:b/>
          <w:color w:val="000000" w:themeColor="text1"/>
          <w:sz w:val="26"/>
          <w:szCs w:val="26"/>
          <w:lang w:val="en-US"/>
        </w:rPr>
        <w:br w:type="page"/>
      </w:r>
      <w:r w:rsidR="00DC61EA">
        <w:rPr>
          <w:rFonts w:ascii="Times New Roman" w:eastAsia="Times New Roman" w:hAnsi="Times New Roman" w:cs="Times New Roman"/>
          <w:b/>
          <w:color w:val="000000" w:themeColor="text1"/>
          <w:sz w:val="26"/>
          <w:szCs w:val="26"/>
          <w:lang w:val="en-US"/>
        </w:rPr>
        <w:lastRenderedPageBreak/>
        <w:t xml:space="preserve">                     </w:t>
      </w:r>
      <w:r w:rsidR="00DC61EA">
        <w:rPr>
          <w:noProof/>
          <w:lang w:val="vi-VN" w:eastAsia="vi-VN"/>
        </w:rPr>
        <w:drawing>
          <wp:inline distT="0" distB="0" distL="0" distR="0" wp14:anchorId="3B83E83C" wp14:editId="4E711F56">
            <wp:extent cx="1803400" cy="8211279"/>
            <wp:effectExtent l="0" t="0" r="6350" b="0"/>
            <wp:docPr id="11" name="図 10">
              <a:extLst xmlns:a="http://schemas.openxmlformats.org/drawingml/2006/main">
                <a:ext uri="{FF2B5EF4-FFF2-40B4-BE49-F238E27FC236}">
                  <a16:creationId xmlns:a16="http://schemas.microsoft.com/office/drawing/2014/main" id="{E6C55B78-9B4B-477A-8FAB-3B6F225EC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E6C55B78-9B4B-477A-8FAB-3B6F225EC836}"/>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3497" cy="8211722"/>
                    </a:xfrm>
                    <a:prstGeom prst="rect">
                      <a:avLst/>
                    </a:prstGeom>
                  </pic:spPr>
                </pic:pic>
              </a:graphicData>
            </a:graphic>
          </wp:inline>
        </w:drawing>
      </w:r>
    </w:p>
    <w:p w:rsidR="00DC61EA" w:rsidRPr="00DC61EA" w:rsidRDefault="00DC61EA"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lastRenderedPageBreak/>
        <w:t xml:space="preserve">Tại màn hình </w:t>
      </w:r>
      <w:r w:rsidRPr="00DC61EA">
        <w:rPr>
          <w:rFonts w:ascii="MS Gothic" w:eastAsia="MS Gothic" w:hAnsi="MS Gothic" w:cs="MS Gothic" w:hint="eastAsia"/>
          <w:b/>
          <w:color w:val="000000" w:themeColor="text1"/>
          <w:sz w:val="26"/>
          <w:szCs w:val="26"/>
          <w:lang w:val="en-US"/>
        </w:rPr>
        <w:t>新規登録</w:t>
      </w:r>
      <w:r w:rsidRPr="00DC61EA">
        <w:rPr>
          <w:rFonts w:ascii="Times New Roman" w:eastAsia="Times New Roman" w:hAnsi="Times New Roman" w:cs="Times New Roman"/>
          <w:b/>
          <w:color w:val="000000" w:themeColor="text1"/>
          <w:sz w:val="26"/>
          <w:szCs w:val="26"/>
          <w:lang w:val="en-US"/>
        </w:rPr>
        <w:t>SMS</w:t>
      </w:r>
      <w:r w:rsidRPr="00DC61EA">
        <w:rPr>
          <w:rFonts w:ascii="MS Gothic" w:eastAsia="MS Gothic" w:hAnsi="MS Gothic" w:cs="MS Gothic" w:hint="eastAsia"/>
          <w:b/>
          <w:color w:val="000000" w:themeColor="text1"/>
          <w:sz w:val="26"/>
          <w:szCs w:val="26"/>
          <w:lang w:val="en-US"/>
        </w:rPr>
        <w:t>認証</w:t>
      </w:r>
      <w:r>
        <w:rPr>
          <w:rFonts w:ascii="MS Gothic" w:eastAsia="MS Gothic" w:hAnsi="MS Gothic" w:cs="MS Gothic" w:hint="eastAsia"/>
          <w:b/>
          <w:color w:val="000000" w:themeColor="text1"/>
          <w:sz w:val="26"/>
          <w:szCs w:val="26"/>
          <w:lang w:val="en-US"/>
        </w:rPr>
        <w:t xml:space="preserve"> (</w:t>
      </w:r>
      <w:r>
        <w:rPr>
          <w:rFonts w:ascii="Times New Roman" w:eastAsia="MS Gothic" w:hAnsi="Times New Roman" w:cs="Times New Roman"/>
          <w:b/>
          <w:color w:val="000000" w:themeColor="text1"/>
          <w:sz w:val="26"/>
          <w:szCs w:val="26"/>
          <w:lang w:val="en-US"/>
        </w:rPr>
        <w:t>Xác thực SMS</w:t>
      </w:r>
      <w:r>
        <w:rPr>
          <w:rFonts w:ascii="MS Gothic" w:eastAsia="MS Gothic" w:hAnsi="MS Gothic" w:cs="MS Gothic" w:hint="eastAsia"/>
          <w:b/>
          <w:color w:val="000000" w:themeColor="text1"/>
          <w:sz w:val="26"/>
          <w:szCs w:val="26"/>
          <w:lang w:val="en-US"/>
        </w:rPr>
        <w:t>)</w:t>
      </w:r>
      <w:r>
        <w:rPr>
          <w:rFonts w:ascii="MS Gothic" w:eastAsia="MS Gothic" w:hAnsi="MS Gothic" w:cs="MS Gothic"/>
          <w:b/>
          <w:color w:val="000000" w:themeColor="text1"/>
          <w:sz w:val="26"/>
          <w:szCs w:val="26"/>
          <w:lang w:val="en-US"/>
        </w:rPr>
        <w:t>:</w:t>
      </w:r>
    </w:p>
    <w:p w:rsidR="00645CFF" w:rsidRPr="00645CFF" w:rsidRDefault="00DC61EA"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1: </w:t>
      </w:r>
      <w:r w:rsidR="00842BF4">
        <w:rPr>
          <w:rFonts w:ascii="Times New Roman" w:eastAsia="Times New Roman" w:hAnsi="Times New Roman" w:cs="Times New Roman"/>
          <w:color w:val="000000" w:themeColor="text1"/>
          <w:sz w:val="26"/>
          <w:szCs w:val="26"/>
          <w:lang w:val="en-US"/>
        </w:rPr>
        <w:t xml:space="preserve">Nhập mã </w:t>
      </w:r>
      <w:r w:rsidR="00842BF4" w:rsidRPr="00DC61EA">
        <w:rPr>
          <w:rFonts w:ascii="Times New Roman" w:hAnsi="Times New Roman" w:cs="Times New Roman"/>
          <w:sz w:val="26"/>
          <w:szCs w:val="26"/>
          <w:lang w:val="en-US"/>
        </w:rPr>
        <w:t>OTP với giá trị tương ứ</w:t>
      </w:r>
      <w:r w:rsidR="00842BF4">
        <w:rPr>
          <w:rFonts w:ascii="Times New Roman" w:hAnsi="Times New Roman" w:cs="Times New Roman"/>
          <w:sz w:val="26"/>
          <w:szCs w:val="26"/>
          <w:lang w:val="en-US"/>
        </w:rPr>
        <w:t xml:space="preserve">ng taị users.verify_code vào item </w:t>
      </w:r>
      <w:r w:rsidR="00842BF4" w:rsidRPr="00842BF4">
        <w:rPr>
          <w:rFonts w:ascii="Times New Roman" w:hAnsi="Times New Roman" w:cs="Times New Roman" w:hint="eastAsia"/>
          <w:sz w:val="26"/>
          <w:szCs w:val="26"/>
          <w:lang w:val="en-US"/>
        </w:rPr>
        <w:t>認証コード</w:t>
      </w:r>
      <w:r w:rsidR="00842BF4">
        <w:rPr>
          <w:rFonts w:ascii="Times New Roman" w:hAnsi="Times New Roman" w:cs="Times New Roman" w:hint="eastAsia"/>
          <w:sz w:val="26"/>
          <w:szCs w:val="26"/>
          <w:lang w:val="en-US"/>
        </w:rPr>
        <w:t xml:space="preserve"> (</w:t>
      </w:r>
      <w:r w:rsidR="00842BF4">
        <w:rPr>
          <w:rFonts w:ascii="Times New Roman" w:hAnsi="Times New Roman" w:cs="Times New Roman"/>
          <w:sz w:val="26"/>
          <w:szCs w:val="26"/>
          <w:lang w:val="en-US"/>
        </w:rPr>
        <w:t>mã xác thực</w:t>
      </w:r>
      <w:r w:rsidR="00842BF4">
        <w:rPr>
          <w:rFonts w:ascii="Times New Roman" w:hAnsi="Times New Roman" w:cs="Times New Roman" w:hint="eastAsia"/>
          <w:sz w:val="26"/>
          <w:szCs w:val="26"/>
          <w:lang w:val="en-US"/>
        </w:rPr>
        <w:t>)</w:t>
      </w:r>
      <w:r w:rsidR="00645CFF">
        <w:rPr>
          <w:rFonts w:ascii="Times New Roman" w:hAnsi="Times New Roman" w:cs="Times New Roman"/>
          <w:sz w:val="26"/>
          <w:szCs w:val="26"/>
          <w:lang w:val="en-US"/>
        </w:rPr>
        <w:t xml:space="preserve">. Mã phải được nhập trước 10 phút kể từ khi nhận được mã, nếu sau 10 phút mã sẽ mất hiệu lực </w:t>
      </w:r>
    </w:p>
    <w:p w:rsidR="00842BF4" w:rsidRDefault="00842BF4"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2: </w:t>
      </w:r>
    </w:p>
    <w:p w:rsidR="00842BF4" w:rsidRPr="00645CFF" w:rsidRDefault="00842BF4" w:rsidP="002560FD">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842BF4">
        <w:rPr>
          <w:rFonts w:ascii="MS Gothic" w:eastAsia="MS Gothic" w:hAnsi="MS Gothic" w:cs="MS Gothic" w:hint="eastAsia"/>
          <w:color w:val="000000" w:themeColor="text1"/>
          <w:sz w:val="26"/>
          <w:szCs w:val="26"/>
          <w:lang w:val="en-US"/>
        </w:rPr>
        <w:t>送信</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Send</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 xml:space="preserve">Hệ thống sẽ di chuyển đến màn hình </w:t>
      </w:r>
      <w:r w:rsidRPr="00842BF4">
        <w:rPr>
          <w:rFonts w:ascii="Times New Roman" w:eastAsia="MS Gothic" w:hAnsi="Times New Roman" w:cs="Times New Roman" w:hint="eastAsia"/>
          <w:color w:val="000000" w:themeColor="text1"/>
          <w:sz w:val="26"/>
          <w:szCs w:val="26"/>
          <w:lang w:val="en-US"/>
        </w:rPr>
        <w:t>新規ログイン完了</w:t>
      </w:r>
      <w:r>
        <w:rPr>
          <w:rFonts w:ascii="Times New Roman" w:eastAsia="MS Gothic" w:hAnsi="Times New Roman" w:cs="Times New Roman" w:hint="eastAsia"/>
          <w:color w:val="000000" w:themeColor="text1"/>
          <w:sz w:val="26"/>
          <w:szCs w:val="26"/>
          <w:lang w:val="en-US"/>
        </w:rPr>
        <w:t>(</w:t>
      </w:r>
      <w:r w:rsidR="00645CFF" w:rsidRPr="00645CFF">
        <w:rPr>
          <w:rFonts w:ascii="Times New Roman" w:eastAsia="MS Gothic" w:hAnsi="Times New Roman" w:cs="Times New Roman"/>
          <w:color w:val="000000" w:themeColor="text1"/>
          <w:sz w:val="26"/>
          <w:szCs w:val="26"/>
          <w:lang w:val="en-US"/>
        </w:rPr>
        <w:t>Complete regist new</w:t>
      </w:r>
      <w:r>
        <w:rPr>
          <w:rFonts w:ascii="Times New Roman" w:eastAsia="MS Gothic" w:hAnsi="Times New Roman" w:cs="Times New Roman" w:hint="eastAsia"/>
          <w:color w:val="000000" w:themeColor="text1"/>
          <w:sz w:val="26"/>
          <w:szCs w:val="26"/>
          <w:lang w:val="en-US"/>
        </w:rPr>
        <w:t>)</w:t>
      </w:r>
      <w:r w:rsidR="00645CFF">
        <w:rPr>
          <w:rFonts w:ascii="Times New Roman" w:eastAsia="MS Gothic" w:hAnsi="Times New Roman" w:cs="Times New Roman"/>
          <w:color w:val="000000" w:themeColor="text1"/>
          <w:sz w:val="26"/>
          <w:szCs w:val="26"/>
          <w:lang w:val="en-US"/>
        </w:rPr>
        <w:t>.</w:t>
      </w:r>
    </w:p>
    <w:p w:rsidR="00645CFF" w:rsidRPr="00645CFF" w:rsidRDefault="00645CFF" w:rsidP="002560FD">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Back</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Hệ thống sẽ di chuyển đến màn hình Login.</w:t>
      </w:r>
    </w:p>
    <w:p w:rsidR="00645CFF" w:rsidRDefault="00645CFF" w:rsidP="002560FD">
      <w:pPr>
        <w:pStyle w:val="ListParagraph"/>
        <w:numPr>
          <w:ilvl w:val="0"/>
          <w:numId w:val="34"/>
        </w:numPr>
        <w:spacing w:after="160" w:line="240" w:lineRule="auto"/>
        <w:ind w:firstLine="36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Giao diện:</w:t>
      </w:r>
    </w:p>
    <w:p w:rsidR="00645CFF" w:rsidRDefault="00645CFF" w:rsidP="00645CFF">
      <w:pPr>
        <w:pStyle w:val="ListParagraph"/>
        <w:spacing w:after="160" w:line="240" w:lineRule="auto"/>
        <w:ind w:left="1080"/>
        <w:rPr>
          <w:rFonts w:ascii="Times New Roman" w:eastAsia="Times New Roman" w:hAnsi="Times New Roman" w:cs="Times New Roman"/>
          <w:b/>
          <w:color w:val="000000" w:themeColor="text1"/>
          <w:sz w:val="26"/>
          <w:szCs w:val="26"/>
          <w:lang w:val="en-US"/>
        </w:rPr>
      </w:pPr>
    </w:p>
    <w:p w:rsidR="00645CFF" w:rsidRDefault="00645CFF"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64CC0267" wp14:editId="0185134C">
            <wp:extent cx="2944660" cy="5111750"/>
            <wp:effectExtent l="0" t="0" r="8255" b="0"/>
            <wp:docPr id="14" name="図 13">
              <a:extLst xmlns:a="http://schemas.openxmlformats.org/drawingml/2006/main">
                <a:ext uri="{FF2B5EF4-FFF2-40B4-BE49-F238E27FC236}">
                  <a16:creationId xmlns:a16="http://schemas.microsoft.com/office/drawing/2014/main" id="{6C7A863C-8A0A-4CF7-B659-88E31DBF76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3">
                      <a:extLst>
                        <a:ext uri="{FF2B5EF4-FFF2-40B4-BE49-F238E27FC236}">
                          <a16:creationId xmlns:a16="http://schemas.microsoft.com/office/drawing/2014/main" id="{6C7A863C-8A0A-4CF7-B659-88E31DBF76FF}"/>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45674" cy="5113510"/>
                    </a:xfrm>
                    <a:prstGeom prst="rect">
                      <a:avLst/>
                    </a:prstGeom>
                  </pic:spPr>
                </pic:pic>
              </a:graphicData>
            </a:graphic>
          </wp:inline>
        </w:drawing>
      </w:r>
    </w:p>
    <w:p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rsidR="00645CFF" w:rsidRPr="00645CFF" w:rsidRDefault="00645CFF"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lastRenderedPageBreak/>
        <w:t xml:space="preserve">Tại màn hình </w:t>
      </w:r>
      <w:r w:rsidRPr="00645CFF">
        <w:rPr>
          <w:rFonts w:ascii="MS Gothic" w:eastAsia="MS Gothic" w:hAnsi="MS Gothic" w:cs="MS Gothic" w:hint="eastAsia"/>
          <w:b/>
          <w:color w:val="000000" w:themeColor="text1"/>
          <w:sz w:val="26"/>
          <w:szCs w:val="26"/>
          <w:lang w:val="en-US"/>
        </w:rPr>
        <w:t>新規ログイン完了</w:t>
      </w:r>
      <w:r>
        <w:rPr>
          <w:rFonts w:ascii="Times New Roman" w:eastAsia="MS Gothic" w:hAnsi="Times New Roman" w:cs="Times New Roman"/>
          <w:b/>
          <w:color w:val="000000" w:themeColor="text1"/>
          <w:sz w:val="26"/>
          <w:szCs w:val="26"/>
          <w:lang w:val="en-US"/>
        </w:rPr>
        <w:t>(Complete regist new)</w:t>
      </w:r>
    </w:p>
    <w:p w:rsidR="00DC61EA" w:rsidRPr="00645CFF" w:rsidRDefault="00645CFF" w:rsidP="00645CFF">
      <w:pPr>
        <w:spacing w:after="160" w:line="240" w:lineRule="auto"/>
        <w:ind w:left="72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Click vào button </w:t>
      </w:r>
      <w:r w:rsidRPr="00645CFF">
        <w:rPr>
          <w:rFonts w:ascii="MS Gothic" w:eastAsia="MS Gothic" w:hAnsi="MS Gothic" w:cs="MS Gothic" w:hint="eastAsia"/>
          <w:color w:val="000000" w:themeColor="text1"/>
          <w:sz w:val="26"/>
          <w:szCs w:val="26"/>
          <w:lang w:val="en-US"/>
        </w:rPr>
        <w:t>ログインへ</w:t>
      </w:r>
      <w:r>
        <w:rPr>
          <w:rFonts w:ascii="MS Gothic" w:eastAsia="MS Gothic" w:hAnsi="MS Gothic" w:cs="MS Gothic" w:hint="eastAsia"/>
          <w:color w:val="000000" w:themeColor="text1"/>
          <w:sz w:val="26"/>
          <w:szCs w:val="26"/>
          <w:lang w:val="en-US"/>
        </w:rPr>
        <w:t xml:space="preserve"> </w:t>
      </w:r>
      <w:r>
        <w:rPr>
          <w:rFonts w:ascii="Times New Roman" w:eastAsia="MS Gothic" w:hAnsi="Times New Roman" w:cs="Times New Roman"/>
          <w:color w:val="000000" w:themeColor="text1"/>
          <w:sz w:val="26"/>
          <w:szCs w:val="26"/>
          <w:lang w:val="en-US"/>
        </w:rPr>
        <w:t>để hoàn thành các bước đăng ký thành viên cuả user, đồng thời di chuyển đến màn hình Login để tiến hàng Login với tài khoản mới.</w:t>
      </w:r>
    </w:p>
    <w:p w:rsidR="00DC61EA" w:rsidRDefault="00645CFF" w:rsidP="00DC61EA">
      <w:p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 </w:t>
      </w:r>
      <w:r>
        <w:rPr>
          <w:rFonts w:ascii="Times New Roman" w:eastAsia="Times New Roman" w:hAnsi="Times New Roman" w:cs="Times New Roman"/>
          <w:b/>
          <w:color w:val="000000" w:themeColor="text1"/>
          <w:sz w:val="26"/>
          <w:szCs w:val="26"/>
          <w:lang w:val="en-US"/>
        </w:rPr>
        <w:tab/>
      </w:r>
      <w:r>
        <w:rPr>
          <w:rFonts w:ascii="Times New Roman" w:eastAsia="Times New Roman" w:hAnsi="Times New Roman" w:cs="Times New Roman"/>
          <w:b/>
          <w:color w:val="000000" w:themeColor="text1"/>
          <w:sz w:val="26"/>
          <w:szCs w:val="26"/>
          <w:lang w:val="en-US"/>
        </w:rPr>
        <w:tab/>
      </w:r>
      <w:r>
        <w:rPr>
          <w:rFonts w:ascii="Times New Roman" w:eastAsia="Times New Roman" w:hAnsi="Times New Roman" w:cs="Times New Roman"/>
          <w:b/>
          <w:color w:val="000000" w:themeColor="text1"/>
          <w:sz w:val="26"/>
          <w:szCs w:val="26"/>
          <w:lang w:val="en-US"/>
        </w:rPr>
        <w:tab/>
      </w:r>
      <w:r>
        <w:rPr>
          <w:noProof/>
          <w:lang w:val="vi-VN" w:eastAsia="vi-VN"/>
        </w:rPr>
        <w:drawing>
          <wp:inline distT="0" distB="0" distL="0" distR="0" wp14:anchorId="6941F0F8" wp14:editId="21C65A4D">
            <wp:extent cx="2533650" cy="4411434"/>
            <wp:effectExtent l="0" t="0" r="0" b="8255"/>
            <wp:docPr id="23" name="図 22">
              <a:extLst xmlns:a="http://schemas.openxmlformats.org/drawingml/2006/main">
                <a:ext uri="{FF2B5EF4-FFF2-40B4-BE49-F238E27FC236}">
                  <a16:creationId xmlns:a16="http://schemas.microsoft.com/office/drawing/2014/main" id="{F13144F4-F6F4-4D05-99AC-8DEB55F97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2">
                      <a:extLst>
                        <a:ext uri="{FF2B5EF4-FFF2-40B4-BE49-F238E27FC236}">
                          <a16:creationId xmlns:a16="http://schemas.microsoft.com/office/drawing/2014/main" id="{F13144F4-F6F4-4D05-99AC-8DEB55F97699}"/>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34369" cy="4412686"/>
                    </a:xfrm>
                    <a:prstGeom prst="rect">
                      <a:avLst/>
                    </a:prstGeom>
                  </pic:spPr>
                </pic:pic>
              </a:graphicData>
            </a:graphic>
          </wp:inline>
        </w:drawing>
      </w:r>
    </w:p>
    <w:p w:rsidR="00645CFF" w:rsidRDefault="00645CFF" w:rsidP="00DC61EA">
      <w:pPr>
        <w:spacing w:after="160" w:line="240" w:lineRule="auto"/>
        <w:rPr>
          <w:rFonts w:ascii="Times New Roman" w:eastAsia="Times New Roman" w:hAnsi="Times New Roman" w:cs="Times New Roman"/>
          <w:b/>
          <w:color w:val="000000" w:themeColor="text1"/>
          <w:sz w:val="26"/>
          <w:szCs w:val="26"/>
          <w:lang w:val="en-US"/>
        </w:rPr>
      </w:pPr>
    </w:p>
    <w:p w:rsidR="00645CFF" w:rsidRPr="00C26E17" w:rsidRDefault="00954CFF" w:rsidP="00645CFF">
      <w:pPr>
        <w:pStyle w:val="Heading4"/>
        <w:rPr>
          <w:rFonts w:ascii="Times New Roman" w:hAnsi="Times New Roman" w:cs="Times New Roman"/>
          <w:b/>
          <w:color w:val="auto"/>
          <w:sz w:val="26"/>
          <w:szCs w:val="26"/>
          <w:highlight w:val="white"/>
          <w:lang w:val="en-US"/>
        </w:rPr>
      </w:pPr>
      <w:bookmarkStart w:id="136" w:name="_Toc100502366"/>
      <w:r>
        <w:rPr>
          <w:rFonts w:ascii="Times New Roman" w:hAnsi="Times New Roman" w:cs="Times New Roman"/>
          <w:b/>
          <w:color w:val="auto"/>
          <w:sz w:val="26"/>
          <w:szCs w:val="26"/>
          <w:highlight w:val="white"/>
          <w:lang w:val="en-US"/>
        </w:rPr>
        <w:t>3.3.3</w:t>
      </w:r>
      <w:r w:rsidR="00645CFF" w:rsidRPr="00C26E17">
        <w:rPr>
          <w:rFonts w:ascii="Times New Roman" w:hAnsi="Times New Roman" w:cs="Times New Roman"/>
          <w:b/>
          <w:color w:val="auto"/>
          <w:sz w:val="26"/>
          <w:szCs w:val="26"/>
          <w:highlight w:val="white"/>
          <w:lang w:val="en-US"/>
        </w:rPr>
        <w:t>. Chứ</w:t>
      </w:r>
      <w:r w:rsidR="000C0128">
        <w:rPr>
          <w:rFonts w:ascii="Times New Roman" w:hAnsi="Times New Roman" w:cs="Times New Roman"/>
          <w:b/>
          <w:color w:val="auto"/>
          <w:sz w:val="26"/>
          <w:szCs w:val="26"/>
          <w:highlight w:val="white"/>
          <w:lang w:val="en-US"/>
        </w:rPr>
        <w:t>c năng “Tạ</w:t>
      </w:r>
      <w:r w:rsidR="005D7749">
        <w:rPr>
          <w:rFonts w:ascii="Times New Roman" w:hAnsi="Times New Roman" w:cs="Times New Roman"/>
          <w:b/>
          <w:color w:val="auto"/>
          <w:sz w:val="26"/>
          <w:szCs w:val="26"/>
          <w:highlight w:val="white"/>
          <w:lang w:val="en-US"/>
        </w:rPr>
        <w:t>o pass tạm</w:t>
      </w:r>
      <w:r w:rsidR="00645CFF" w:rsidRPr="00C26E17">
        <w:rPr>
          <w:rFonts w:ascii="Times New Roman" w:hAnsi="Times New Roman" w:cs="Times New Roman"/>
          <w:b/>
          <w:color w:val="auto"/>
          <w:sz w:val="26"/>
          <w:szCs w:val="26"/>
          <w:highlight w:val="white"/>
          <w:lang w:val="en-US"/>
        </w:rPr>
        <w:t xml:space="preserve"> của Users”</w:t>
      </w:r>
      <w:bookmarkEnd w:id="136"/>
    </w:p>
    <w:p w:rsidR="00645CFF" w:rsidRPr="00C26E17" w:rsidRDefault="00954CFF" w:rsidP="00645CFF">
      <w:pPr>
        <w:pStyle w:val="Heading5"/>
        <w:rPr>
          <w:rFonts w:ascii="Times New Roman" w:hAnsi="Times New Roman" w:cs="Times New Roman"/>
          <w:b/>
          <w:i/>
          <w:color w:val="auto"/>
          <w:sz w:val="26"/>
          <w:szCs w:val="26"/>
          <w:highlight w:val="white"/>
          <w:lang w:val="en-US"/>
        </w:rPr>
      </w:pPr>
      <w:r>
        <w:rPr>
          <w:rFonts w:ascii="Times New Roman" w:hAnsi="Times New Roman" w:cs="Times New Roman"/>
          <w:b/>
          <w:i/>
          <w:color w:val="auto"/>
          <w:sz w:val="26"/>
          <w:szCs w:val="26"/>
          <w:highlight w:val="white"/>
          <w:lang w:val="en-US"/>
        </w:rPr>
        <w:t>3.3.3</w:t>
      </w:r>
      <w:r w:rsidR="00645CFF" w:rsidRPr="00C26E17">
        <w:rPr>
          <w:rFonts w:ascii="Times New Roman" w:hAnsi="Times New Roman" w:cs="Times New Roman"/>
          <w:b/>
          <w:i/>
          <w:color w:val="auto"/>
          <w:sz w:val="26"/>
          <w:szCs w:val="26"/>
          <w:highlight w:val="white"/>
          <w:lang w:val="en-US"/>
        </w:rPr>
        <w:t>.1. Use case cho chức năng “</w:t>
      </w:r>
      <w:r w:rsidR="000C0128">
        <w:rPr>
          <w:rFonts w:ascii="Times New Roman" w:hAnsi="Times New Roman" w:cs="Times New Roman"/>
          <w:b/>
          <w:i/>
          <w:color w:val="auto"/>
          <w:sz w:val="26"/>
          <w:szCs w:val="26"/>
          <w:highlight w:val="white"/>
          <w:lang w:val="en-US"/>
        </w:rPr>
        <w:t>Tạo pass tạm</w:t>
      </w:r>
      <w:r w:rsidR="00645CFF" w:rsidRPr="00C26E17">
        <w:rPr>
          <w:rFonts w:ascii="Times New Roman" w:hAnsi="Times New Roman" w:cs="Times New Roman"/>
          <w:b/>
          <w:i/>
          <w:color w:val="auto"/>
          <w:sz w:val="26"/>
          <w:szCs w:val="26"/>
          <w:highlight w:val="white"/>
          <w:lang w:val="en-US"/>
        </w:rPr>
        <w:t xml:space="preserve"> của Users”</w:t>
      </w:r>
    </w:p>
    <w:p w:rsidR="00645CFF" w:rsidRPr="00FA1E94" w:rsidRDefault="00645CFF" w:rsidP="00645CFF">
      <w:pPr>
        <w:rPr>
          <w:lang w:val="en-US" w:eastAsia="vi-VN"/>
        </w:rPr>
      </w:pPr>
    </w:p>
    <w:p w:rsidR="00645CFF" w:rsidRDefault="009A205A" w:rsidP="00645CFF">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v:shape id="_x0000_i1030" type="#_x0000_t75" style="width:217.75pt;height:69.1pt">
            <v:imagedata r:id="rId42" o:title="taopasstam"/>
          </v:shape>
        </w:pict>
      </w:r>
    </w:p>
    <w:p w:rsidR="00645CFF" w:rsidRPr="00C26E17" w:rsidRDefault="00954CFF" w:rsidP="00645CFF">
      <w:pPr>
        <w:pStyle w:val="Heading5"/>
        <w:rPr>
          <w:rStyle w:val="Heading5Char"/>
          <w:rFonts w:ascii="Times New Roman" w:hAnsi="Times New Roman" w:cs="Times New Roman"/>
          <w:b/>
          <w:i/>
          <w:color w:val="auto"/>
          <w:sz w:val="26"/>
          <w:szCs w:val="26"/>
          <w:highlight w:val="white"/>
        </w:rPr>
      </w:pPr>
      <w:r>
        <w:rPr>
          <w:rFonts w:ascii="Times New Roman" w:hAnsi="Times New Roman" w:cs="Times New Roman"/>
          <w:b/>
          <w:i/>
          <w:color w:val="auto"/>
          <w:sz w:val="26"/>
          <w:szCs w:val="26"/>
          <w:highlight w:val="white"/>
          <w:lang w:val="en-US"/>
        </w:rPr>
        <w:t>3.3.3</w:t>
      </w:r>
      <w:r w:rsidR="00645CFF" w:rsidRPr="00C26E17">
        <w:rPr>
          <w:rFonts w:ascii="Times New Roman" w:hAnsi="Times New Roman" w:cs="Times New Roman"/>
          <w:b/>
          <w:i/>
          <w:color w:val="auto"/>
          <w:sz w:val="26"/>
          <w:szCs w:val="26"/>
          <w:highlight w:val="white"/>
          <w:lang w:val="en-US"/>
        </w:rPr>
        <w:t xml:space="preserve">.2. </w:t>
      </w:r>
      <w:r w:rsidR="00645CFF" w:rsidRPr="00C26E17">
        <w:rPr>
          <w:rStyle w:val="Heading5Char"/>
          <w:rFonts w:ascii="Times New Roman" w:hAnsi="Times New Roman" w:cs="Times New Roman"/>
          <w:b/>
          <w:i/>
          <w:color w:val="auto"/>
          <w:sz w:val="26"/>
          <w:szCs w:val="26"/>
          <w:highlight w:val="white"/>
        </w:rPr>
        <w:t>Đặc tả yêu cầu cho chức năng “</w:t>
      </w:r>
      <w:r w:rsidR="000C0128">
        <w:rPr>
          <w:rStyle w:val="Heading5Char"/>
          <w:rFonts w:ascii="Times New Roman" w:hAnsi="Times New Roman" w:cs="Times New Roman"/>
          <w:b/>
          <w:i/>
          <w:color w:val="auto"/>
          <w:sz w:val="26"/>
          <w:szCs w:val="26"/>
          <w:highlight w:val="white"/>
          <w:lang w:val="en-US"/>
        </w:rPr>
        <w:t>Tạo pass tạm</w:t>
      </w:r>
      <w:r w:rsidR="00645CFF" w:rsidRPr="00C26E17">
        <w:rPr>
          <w:rStyle w:val="Heading5Char"/>
          <w:rFonts w:ascii="Times New Roman" w:hAnsi="Times New Roman" w:cs="Times New Roman"/>
          <w:b/>
          <w:i/>
          <w:color w:val="auto"/>
          <w:sz w:val="26"/>
          <w:szCs w:val="26"/>
          <w:highlight w:val="white"/>
        </w:rPr>
        <w:t xml:space="preserve"> của Users”</w:t>
      </w:r>
    </w:p>
    <w:p w:rsidR="00645CFF" w:rsidRPr="00DC5CE6" w:rsidRDefault="00645CFF" w:rsidP="00645CFF">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645CFF" w:rsidRPr="00DC5CE6" w:rsidRDefault="00645CFF" w:rsidP="00645CFF">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vào màn hình để </w:t>
      </w:r>
      <w:r w:rsidR="000C0128">
        <w:rPr>
          <w:rFonts w:ascii="Times New Roman" w:hAnsi="Times New Roman" w:cs="Times New Roman"/>
          <w:sz w:val="26"/>
          <w:szCs w:val="26"/>
          <w:highlight w:val="white"/>
          <w:lang w:val="en-US"/>
        </w:rPr>
        <w:t>tạo pass tạm</w:t>
      </w:r>
    </w:p>
    <w:p w:rsidR="00645CFF" w:rsidRPr="007E76AD" w:rsidRDefault="00645CFF" w:rsidP="00645CFF">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lastRenderedPageBreak/>
        <w:t xml:space="preserve">Mô tả chi tiết: </w:t>
      </w:r>
    </w:p>
    <w:p w:rsidR="000C0128" w:rsidRPr="000C0128" w:rsidRDefault="00645CFF" w:rsidP="000C0128">
      <w:pPr>
        <w:pStyle w:val="ListParagraph"/>
        <w:numPr>
          <w:ilvl w:val="0"/>
          <w:numId w:val="16"/>
        </w:numPr>
        <w:spacing w:line="240" w:lineRule="auto"/>
        <w:rPr>
          <w:rFonts w:ascii="Times New Roman" w:hAnsi="Times New Roman" w:cs="Times New Roman"/>
          <w:sz w:val="26"/>
          <w:szCs w:val="26"/>
          <w:highlight w:val="white"/>
          <w:lang w:val="en-US"/>
        </w:rPr>
      </w:pPr>
      <w:r w:rsidRPr="000C0128">
        <w:rPr>
          <w:rFonts w:ascii="Times New Roman" w:hAnsi="Times New Roman" w:cs="Times New Roman"/>
          <w:sz w:val="26"/>
          <w:szCs w:val="26"/>
          <w:highlight w:val="white"/>
          <w:lang w:val="en-US"/>
        </w:rPr>
        <w:t xml:space="preserve">Bước 1: </w:t>
      </w:r>
      <w:r w:rsidR="000C0128">
        <w:rPr>
          <w:rFonts w:ascii="Times New Roman" w:hAnsi="Times New Roman" w:cs="Times New Roman"/>
          <w:sz w:val="26"/>
          <w:szCs w:val="26"/>
          <w:highlight w:val="white"/>
          <w:lang w:val="en-US"/>
        </w:rPr>
        <w:t xml:space="preserve">Tại màn hình Login, user click vào </w:t>
      </w:r>
      <w:r w:rsidR="000C0128">
        <w:rPr>
          <w:rFonts w:ascii="Times New Roman" w:hAnsi="Times New Roman" w:cs="Times New Roman"/>
          <w:sz w:val="26"/>
          <w:szCs w:val="26"/>
          <w:lang w:val="en-US"/>
        </w:rPr>
        <w:t xml:space="preserve">link </w:t>
      </w:r>
      <w:r w:rsidR="000C0128">
        <w:rPr>
          <w:rFonts w:ascii="MS Gothic" w:eastAsia="MS Gothic" w:hAnsi="MS Gothic" w:cs="MS Gothic" w:hint="eastAsia"/>
          <w:color w:val="000000"/>
          <w:sz w:val="20"/>
          <w:szCs w:val="20"/>
          <w:shd w:val="clear" w:color="auto" w:fill="FFFFFF"/>
        </w:rPr>
        <w:t>パスワードを忘れた方,</w:t>
      </w:r>
      <w:r w:rsidR="000C0128">
        <w:rPr>
          <w:rFonts w:ascii="Times New Roman" w:eastAsia="MS Gothic" w:hAnsi="Times New Roman" w:cs="Times New Roman"/>
          <w:color w:val="000000"/>
          <w:sz w:val="26"/>
          <w:szCs w:val="26"/>
          <w:shd w:val="clear" w:color="auto" w:fill="FFFFFF"/>
          <w:lang w:val="en-US"/>
        </w:rPr>
        <w:t>màn hình tạo pass tam sẽ xuất hiện.</w:t>
      </w:r>
    </w:p>
    <w:p w:rsidR="000C0128" w:rsidRDefault="000C0128" w:rsidP="000C0128">
      <w:pPr>
        <w:spacing w:line="240" w:lineRule="auto"/>
        <w:ind w:left="1800" w:firstLine="360"/>
        <w:rPr>
          <w:rFonts w:ascii="Times New Roman" w:hAnsi="Times New Roman" w:cs="Times New Roman"/>
          <w:sz w:val="26"/>
          <w:szCs w:val="26"/>
          <w:highlight w:val="white"/>
          <w:lang w:val="en-US"/>
        </w:rPr>
      </w:pPr>
      <w:r>
        <w:rPr>
          <w:noProof/>
          <w:lang w:val="vi-VN" w:eastAsia="vi-VN"/>
        </w:rPr>
        <w:drawing>
          <wp:inline distT="0" distB="0" distL="0" distR="0" wp14:anchorId="5182F2BF" wp14:editId="27A75AC3">
            <wp:extent cx="2571750" cy="4437268"/>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76862" cy="4446089"/>
                    </a:xfrm>
                    <a:prstGeom prst="rect">
                      <a:avLst/>
                    </a:prstGeom>
                  </pic:spPr>
                </pic:pic>
              </a:graphicData>
            </a:graphic>
          </wp:inline>
        </w:drawing>
      </w:r>
    </w:p>
    <w:p w:rsidR="000C0128" w:rsidRPr="000C0128" w:rsidRDefault="000C0128" w:rsidP="000C0128">
      <w:pPr>
        <w:spacing w:line="240" w:lineRule="auto"/>
        <w:ind w:left="1080"/>
        <w:rPr>
          <w:rFonts w:ascii="Times New Roman" w:hAnsi="Times New Roman" w:cs="Times New Roman"/>
          <w:sz w:val="26"/>
          <w:szCs w:val="26"/>
          <w:highlight w:val="white"/>
          <w:lang w:val="en-US"/>
        </w:rPr>
      </w:pPr>
    </w:p>
    <w:p w:rsidR="00645CFF" w:rsidRPr="000C0128" w:rsidRDefault="00645CFF" w:rsidP="00433E64">
      <w:pPr>
        <w:pStyle w:val="ListParagraph"/>
        <w:numPr>
          <w:ilvl w:val="0"/>
          <w:numId w:val="16"/>
        </w:numPr>
        <w:spacing w:line="240" w:lineRule="auto"/>
        <w:rPr>
          <w:rFonts w:ascii="Times New Roman" w:hAnsi="Times New Roman" w:cs="Times New Roman"/>
          <w:sz w:val="26"/>
          <w:szCs w:val="26"/>
          <w:highlight w:val="white"/>
          <w:lang w:val="en-US"/>
        </w:rPr>
      </w:pPr>
      <w:r w:rsidRPr="000C0128">
        <w:rPr>
          <w:rFonts w:ascii="Times New Roman" w:hAnsi="Times New Roman" w:cs="Times New Roman"/>
          <w:sz w:val="26"/>
          <w:szCs w:val="26"/>
          <w:highlight w:val="white"/>
          <w:lang w:val="en-US"/>
        </w:rPr>
        <w:t>Bước 2: Tạ</w:t>
      </w:r>
      <w:r w:rsidR="000C0128">
        <w:rPr>
          <w:rFonts w:ascii="Times New Roman" w:hAnsi="Times New Roman" w:cs="Times New Roman"/>
          <w:sz w:val="26"/>
          <w:szCs w:val="26"/>
          <w:highlight w:val="white"/>
          <w:lang w:val="en-US"/>
        </w:rPr>
        <w:t>i form tạo pass tạm</w:t>
      </w:r>
      <w:r w:rsidRPr="000C0128">
        <w:rPr>
          <w:rFonts w:ascii="Times New Roman" w:hAnsi="Times New Roman" w:cs="Times New Roman"/>
          <w:sz w:val="26"/>
          <w:szCs w:val="26"/>
          <w:highlight w:val="white"/>
          <w:lang w:val="en-US"/>
        </w:rPr>
        <w:t>, yêu cầu user nhập các thông tin cần thiết:</w:t>
      </w:r>
    </w:p>
    <w:p w:rsidR="00645CFF" w:rsidRDefault="00645CFF" w:rsidP="00645CFF">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645CFF" w:rsidTr="00433E64">
        <w:trPr>
          <w:trHeight w:val="561"/>
        </w:trPr>
        <w:tc>
          <w:tcPr>
            <w:tcW w:w="2920" w:type="dxa"/>
            <w:vAlign w:val="center"/>
          </w:tcPr>
          <w:p w:rsidR="00645CFF" w:rsidRPr="00461EFC" w:rsidRDefault="00645CFF"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56" w:type="dxa"/>
            <w:vAlign w:val="center"/>
          </w:tcPr>
          <w:p w:rsidR="00645CFF" w:rsidRPr="00461EFC" w:rsidRDefault="00645CFF"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rsidR="00645CFF" w:rsidRPr="00461EFC" w:rsidRDefault="00645CFF"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645CFF" w:rsidTr="00433E64">
        <w:tc>
          <w:tcPr>
            <w:tcW w:w="2920" w:type="dxa"/>
          </w:tcPr>
          <w:p w:rsidR="00645CFF" w:rsidRDefault="00645CFF"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Gmail</w:t>
            </w:r>
          </w:p>
        </w:tc>
        <w:tc>
          <w:tcPr>
            <w:tcW w:w="1256" w:type="dxa"/>
          </w:tcPr>
          <w:p w:rsidR="00645CFF" w:rsidRDefault="00645CFF" w:rsidP="00433E6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433E64" w:rsidRDefault="00433E64"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Gmail: </w:t>
            </w:r>
          </w:p>
          <w:p w:rsidR="00433E64" w:rsidRDefault="00433E64" w:rsidP="00433E64">
            <w:pPr>
              <w:pStyle w:val="ListParagraph"/>
              <w:numPr>
                <w:ilvl w:val="0"/>
                <w:numId w:val="16"/>
              </w:numPr>
              <w:spacing w:line="240" w:lineRule="auto"/>
              <w:ind w:left="530"/>
              <w:rPr>
                <w:rFonts w:ascii="Times New Roman" w:hAnsi="Times New Roman" w:cs="Times New Roman"/>
                <w:sz w:val="26"/>
                <w:szCs w:val="26"/>
                <w:highlight w:val="white"/>
                <w:lang w:val="en-US"/>
              </w:rPr>
            </w:pPr>
            <w:r w:rsidRPr="00B151E7">
              <w:rPr>
                <w:rFonts w:ascii="Times New Roman" w:hAnsi="Times New Roman" w:cs="Times New Roman"/>
                <w:sz w:val="26"/>
                <w:szCs w:val="26"/>
                <w:highlight w:val="white"/>
                <w:lang w:val="en-US"/>
              </w:rPr>
              <w:t>Đúng format (</w:t>
            </w:r>
            <w:hyperlink r:id="rId44"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rsidR="00645CFF" w:rsidRDefault="00433E64" w:rsidP="007C1954">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rsidR="007C1954" w:rsidRPr="007C1954" w:rsidRDefault="007C1954" w:rsidP="007C1954">
            <w:pPr>
              <w:pStyle w:val="ListParagraph"/>
              <w:numPr>
                <w:ilvl w:val="0"/>
                <w:numId w:val="16"/>
              </w:numPr>
              <w:spacing w:line="240" w:lineRule="auto"/>
              <w:ind w:left="530"/>
              <w:rPr>
                <w:rFonts w:ascii="Times New Roman" w:hAnsi="Times New Roman" w:cs="Times New Roman"/>
                <w:sz w:val="26"/>
                <w:szCs w:val="26"/>
                <w:highlight w:val="white"/>
                <w:lang w:val="en-US"/>
              </w:rPr>
            </w:pPr>
            <w:r w:rsidRPr="007C1954">
              <w:rPr>
                <w:rFonts w:ascii="Times New Roman" w:hAnsi="Times New Roman" w:cs="Times New Roman"/>
                <w:sz w:val="26"/>
                <w:szCs w:val="26"/>
                <w:highlight w:val="white"/>
                <w:lang w:val="en-US"/>
              </w:rPr>
              <w:t>Tài khoản gmail đã được đăng ký và tồn tại trong DB.</w:t>
            </w:r>
          </w:p>
        </w:tc>
      </w:tr>
    </w:tbl>
    <w:p w:rsidR="007C1954" w:rsidRDefault="00645CFF"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3: Khi </w:t>
      </w:r>
      <w:r w:rsidR="007C1954">
        <w:rPr>
          <w:rFonts w:ascii="Times New Roman" w:hAnsi="Times New Roman" w:cs="Times New Roman"/>
          <w:sz w:val="26"/>
          <w:szCs w:val="26"/>
          <w:highlight w:val="white"/>
          <w:lang w:val="en-US"/>
        </w:rPr>
        <w:t>đã nhập xong thông tin :</w:t>
      </w:r>
    </w:p>
    <w:p w:rsidR="007C1954" w:rsidRPr="007C1954" w:rsidRDefault="007C1954"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TH1</w:t>
      </w:r>
      <w:r>
        <w:rPr>
          <w:rFonts w:ascii="Times New Roman" w:hAnsi="Times New Roman" w:cs="Times New Roman"/>
          <w:sz w:val="26"/>
          <w:szCs w:val="26"/>
          <w:highlight w:val="white"/>
          <w:lang w:val="en-US"/>
        </w:rPr>
        <w:t xml:space="preserve">: Click vào button </w:t>
      </w:r>
      <w:r w:rsidRPr="007C1954">
        <w:rPr>
          <w:rFonts w:ascii="MS Gothic" w:eastAsia="MS Gothic" w:hAnsi="MS Gothic" w:cs="MS Gothic" w:hint="eastAsia"/>
          <w:sz w:val="26"/>
          <w:szCs w:val="26"/>
          <w:lang w:val="en-US"/>
        </w:rPr>
        <w:t>送信</w:t>
      </w:r>
    </w:p>
    <w:p w:rsidR="00645CFF" w:rsidRDefault="007C1954" w:rsidP="007C1954">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w:t>
      </w:r>
      <w:r w:rsidR="002841FE">
        <w:rPr>
          <w:rFonts w:ascii="Times New Roman" w:hAnsi="Times New Roman" w:cs="Times New Roman"/>
          <w:sz w:val="26"/>
          <w:szCs w:val="26"/>
          <w:highlight w:val="white"/>
          <w:lang w:val="en-US"/>
        </w:rPr>
        <w:t>H</w:t>
      </w:r>
      <w:r w:rsidR="00645CFF" w:rsidRPr="007C1954">
        <w:rPr>
          <w:rFonts w:ascii="Times New Roman" w:hAnsi="Times New Roman" w:cs="Times New Roman"/>
          <w:sz w:val="26"/>
          <w:szCs w:val="26"/>
          <w:highlight w:val="white"/>
          <w:lang w:val="en-US"/>
        </w:rPr>
        <w:t>ệ thống sẽ di chuyển đến Màn hình “</w:t>
      </w:r>
      <w:r w:rsidRPr="007C1954">
        <w:rPr>
          <w:rFonts w:ascii="MS Gothic" w:eastAsia="MS Gothic" w:hAnsi="MS Gothic" w:cs="MS Gothic" w:hint="eastAsia"/>
          <w:sz w:val="26"/>
          <w:szCs w:val="26"/>
          <w:lang w:val="en-US"/>
        </w:rPr>
        <w:t>仮パス送信</w:t>
      </w:r>
      <w:r w:rsidR="00645CFF" w:rsidRPr="007C1954">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(Gửi pass tạm).</w:t>
      </w:r>
    </w:p>
    <w:p w:rsidR="002841FE" w:rsidRDefault="002841FE" w:rsidP="007C1954">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highlight w:val="white"/>
          <w:lang w:val="en-US"/>
        </w:rPr>
        <w:lastRenderedPageBreak/>
        <w:t xml:space="preserve">- </w:t>
      </w:r>
      <w:r w:rsidRPr="002841FE">
        <w:rPr>
          <w:rFonts w:ascii="Times New Roman" w:hAnsi="Times New Roman" w:cs="Times New Roman"/>
          <w:sz w:val="26"/>
          <w:szCs w:val="26"/>
          <w:lang w:val="en-US"/>
        </w:rPr>
        <w:t>Gửi thông báo cấp password tạm và gửi pass đến mail người dùng</w:t>
      </w:r>
    </w:p>
    <w:p w:rsidR="002841FE" w:rsidRDefault="002841FE" w:rsidP="007C1954">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lang w:val="en-US"/>
        </w:rPr>
        <w:t>- U</w:t>
      </w:r>
      <w:r w:rsidRPr="002841FE">
        <w:rPr>
          <w:rFonts w:ascii="Times New Roman" w:hAnsi="Times New Roman" w:cs="Times New Roman"/>
          <w:sz w:val="26"/>
          <w:szCs w:val="26"/>
          <w:lang w:val="en-US"/>
        </w:rPr>
        <w:t>pdate users set password = ramdom(6) where users.email = email từ form</w:t>
      </w:r>
    </w:p>
    <w:p w:rsidR="002841FE" w:rsidRPr="007C1954" w:rsidRDefault="002841FE"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TH2</w:t>
      </w:r>
      <w:r>
        <w:rPr>
          <w:rFonts w:ascii="Times New Roman" w:hAnsi="Times New Roman" w:cs="Times New Roman"/>
          <w:sz w:val="26"/>
          <w:szCs w:val="26"/>
          <w:highlight w:val="white"/>
          <w:lang w:val="en-US"/>
        </w:rPr>
        <w:t xml:space="preserve">: Click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Back): Hệ thống sẻ di chuyển về màn hình Login.</w:t>
      </w:r>
    </w:p>
    <w:p w:rsidR="00645CFF" w:rsidRPr="00EB328C" w:rsidRDefault="00645CFF" w:rsidP="00645CFF">
      <w:pPr>
        <w:pStyle w:val="ListParagraph"/>
        <w:spacing w:line="240" w:lineRule="auto"/>
        <w:rPr>
          <w:rFonts w:ascii="Times New Roman" w:hAnsi="Times New Roman" w:cs="Times New Roman"/>
          <w:sz w:val="26"/>
          <w:szCs w:val="26"/>
          <w:highlight w:val="white"/>
          <w:lang w:val="en-US"/>
        </w:rPr>
      </w:pPr>
    </w:p>
    <w:p w:rsidR="00645CFF" w:rsidRPr="000231B5" w:rsidRDefault="00645CFF"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2841FE" w:rsidP="002841FE">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5A51A85B" wp14:editId="09B489C6">
            <wp:extent cx="3243072" cy="5627511"/>
            <wp:effectExtent l="0" t="0" r="0" b="0"/>
            <wp:docPr id="25" name="図 24">
              <a:extLst xmlns:a="http://schemas.openxmlformats.org/drawingml/2006/main">
                <a:ext uri="{FF2B5EF4-FFF2-40B4-BE49-F238E27FC236}">
                  <a16:creationId xmlns:a16="http://schemas.microsoft.com/office/drawing/2014/main" id="{5A1D1DBE-366B-41CF-93EE-14E4D0FF4B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4">
                      <a:extLst>
                        <a:ext uri="{FF2B5EF4-FFF2-40B4-BE49-F238E27FC236}">
                          <a16:creationId xmlns:a16="http://schemas.microsoft.com/office/drawing/2014/main" id="{5A1D1DBE-366B-41CF-93EE-14E4D0FF4B9C}"/>
                        </a:ext>
                      </a:extLst>
                    </pic:cNvPr>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3243072" cy="5627511"/>
                    </a:xfrm>
                    <a:prstGeom prst="rect">
                      <a:avLst/>
                    </a:prstGeom>
                  </pic:spPr>
                </pic:pic>
              </a:graphicData>
            </a:graphic>
          </wp:inline>
        </w:drawing>
      </w:r>
    </w:p>
    <w:p w:rsidR="00DC61EA" w:rsidRDefault="002841FE" w:rsidP="002841FE">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6E1614D1" wp14:editId="6029965A">
            <wp:extent cx="4146550" cy="3870176"/>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48702" cy="3872184"/>
                    </a:xfrm>
                    <a:prstGeom prst="rect">
                      <a:avLst/>
                    </a:prstGeom>
                  </pic:spPr>
                </pic:pic>
              </a:graphicData>
            </a:graphic>
          </wp:inline>
        </w:drawing>
      </w: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Pr="002841FE" w:rsidRDefault="002841FE"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Tại màn hình </w:t>
      </w:r>
      <w:r w:rsidRPr="002841FE">
        <w:rPr>
          <w:rFonts w:ascii="MS Gothic" w:eastAsia="MS Gothic" w:hAnsi="MS Gothic" w:cs="MS Gothic" w:hint="eastAsia"/>
          <w:b/>
          <w:color w:val="000000" w:themeColor="text1"/>
          <w:sz w:val="26"/>
          <w:szCs w:val="26"/>
          <w:lang w:val="en-US"/>
        </w:rPr>
        <w:t>仮パス送信</w:t>
      </w:r>
      <w:r>
        <w:rPr>
          <w:rFonts w:ascii="MS Gothic" w:eastAsia="MS Gothic" w:hAnsi="MS Gothic" w:cs="MS Gothic" w:hint="eastAsia"/>
          <w:b/>
          <w:color w:val="000000" w:themeColor="text1"/>
          <w:sz w:val="26"/>
          <w:szCs w:val="26"/>
          <w:lang w:val="en-US"/>
        </w:rPr>
        <w:t xml:space="preserve"> </w:t>
      </w:r>
      <w:r>
        <w:rPr>
          <w:rFonts w:ascii="Times New Roman" w:eastAsia="MS Gothic" w:hAnsi="Times New Roman" w:cs="Times New Roman"/>
          <w:b/>
          <w:color w:val="000000" w:themeColor="text1"/>
          <w:sz w:val="26"/>
          <w:szCs w:val="26"/>
          <w:lang w:val="en-US"/>
        </w:rPr>
        <w:t>(Gửi pass tạm)</w:t>
      </w:r>
    </w:p>
    <w:p w:rsidR="002841FE" w:rsidRDefault="002841FE" w:rsidP="002841FE">
      <w:pPr>
        <w:spacing w:after="160" w:line="240" w:lineRule="auto"/>
        <w:ind w:left="720"/>
        <w:rPr>
          <w:rFonts w:ascii="Times New Roman" w:eastAsia="MS Gothic"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Click vào button </w:t>
      </w:r>
      <w:r w:rsidRPr="002841FE">
        <w:rPr>
          <w:rFonts w:ascii="MS Gothic" w:eastAsia="MS Gothic" w:hAnsi="MS Gothic" w:cs="MS Gothic" w:hint="eastAsia"/>
          <w:color w:val="000000" w:themeColor="text1"/>
          <w:sz w:val="26"/>
          <w:szCs w:val="26"/>
          <w:lang w:val="en-US"/>
        </w:rPr>
        <w:t>ログインへ</w:t>
      </w:r>
      <w:r w:rsidR="00954CFF">
        <w:rPr>
          <w:rFonts w:ascii="MS Gothic" w:eastAsia="MS Gothic" w:hAnsi="MS Gothic" w:cs="MS Gothic" w:hint="eastAsia"/>
          <w:color w:val="000000" w:themeColor="text1"/>
          <w:sz w:val="26"/>
          <w:szCs w:val="26"/>
          <w:lang w:val="en-US"/>
        </w:rPr>
        <w:t xml:space="preserve"> </w:t>
      </w:r>
      <w:r w:rsidR="00954CFF">
        <w:rPr>
          <w:rFonts w:ascii="Times New Roman" w:eastAsia="MS Gothic" w:hAnsi="Times New Roman" w:cs="Times New Roman"/>
          <w:color w:val="000000" w:themeColor="text1"/>
          <w:sz w:val="26"/>
          <w:szCs w:val="26"/>
          <w:lang w:val="en-US"/>
        </w:rPr>
        <w:t>để di chuyển đến màn hình Login, và thực hiện Login với pass tạm đã được gửi qua mail User.</w:t>
      </w:r>
    </w:p>
    <w:p w:rsidR="00954CFF" w:rsidRDefault="005B7525" w:rsidP="005B7525">
      <w:pPr>
        <w:spacing w:after="160" w:line="240" w:lineRule="auto"/>
        <w:ind w:left="1440" w:firstLine="720"/>
        <w:rPr>
          <w:rFonts w:ascii="Times New Roman" w:eastAsia="MS Gothic" w:hAnsi="Times New Roman" w:cs="Times New Roman"/>
          <w:color w:val="000000" w:themeColor="text1"/>
          <w:sz w:val="26"/>
          <w:szCs w:val="26"/>
          <w:lang w:val="en-US"/>
        </w:rPr>
      </w:pPr>
      <w:r>
        <w:rPr>
          <w:noProof/>
          <w:lang w:val="vi-VN" w:eastAsia="vi-VN"/>
        </w:rPr>
        <w:lastRenderedPageBreak/>
        <w:drawing>
          <wp:inline distT="0" distB="0" distL="0" distR="0" wp14:anchorId="3679E16C" wp14:editId="7CC9C732">
            <wp:extent cx="2438400" cy="4158893"/>
            <wp:effectExtent l="0" t="0" r="0" b="0"/>
            <wp:docPr id="27" name="図 26">
              <a:extLst xmlns:a="http://schemas.openxmlformats.org/drawingml/2006/main">
                <a:ext uri="{FF2B5EF4-FFF2-40B4-BE49-F238E27FC236}">
                  <a16:creationId xmlns:a16="http://schemas.microsoft.com/office/drawing/2014/main" id="{5BD883F3-42C2-4E5D-AD39-2C166A32A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図 26">
                      <a:extLst>
                        <a:ext uri="{FF2B5EF4-FFF2-40B4-BE49-F238E27FC236}">
                          <a16:creationId xmlns:a16="http://schemas.microsoft.com/office/drawing/2014/main" id="{5BD883F3-42C2-4E5D-AD39-2C166A32AD4E}"/>
                        </a:ext>
                      </a:extLst>
                    </pic:cNvPr>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40459" cy="4162404"/>
                    </a:xfrm>
                    <a:prstGeom prst="rect">
                      <a:avLst/>
                    </a:prstGeom>
                  </pic:spPr>
                </pic:pic>
              </a:graphicData>
            </a:graphic>
          </wp:inline>
        </w:drawing>
      </w:r>
    </w:p>
    <w:p w:rsidR="00C61B62" w:rsidRDefault="00C61B62" w:rsidP="005B7525">
      <w:pPr>
        <w:spacing w:after="160" w:line="240" w:lineRule="auto"/>
        <w:ind w:left="1440" w:firstLine="720"/>
        <w:rPr>
          <w:rFonts w:ascii="Times New Roman" w:eastAsia="MS Gothic" w:hAnsi="Times New Roman" w:cs="Times New Roman"/>
          <w:color w:val="000000" w:themeColor="text1"/>
          <w:sz w:val="26"/>
          <w:szCs w:val="26"/>
          <w:lang w:val="en-US"/>
        </w:rPr>
      </w:pPr>
    </w:p>
    <w:p w:rsidR="00954CFF" w:rsidRPr="00C26E17" w:rsidRDefault="00954CFF" w:rsidP="00954CFF">
      <w:pPr>
        <w:pStyle w:val="Heading4"/>
        <w:rPr>
          <w:rFonts w:ascii="Times New Roman" w:hAnsi="Times New Roman" w:cs="Times New Roman"/>
          <w:b/>
          <w:color w:val="auto"/>
          <w:sz w:val="26"/>
          <w:szCs w:val="26"/>
          <w:highlight w:val="white"/>
          <w:lang w:val="en-US"/>
        </w:rPr>
      </w:pPr>
      <w:bookmarkStart w:id="137" w:name="_Toc100502367"/>
      <w:r w:rsidRPr="00C26E17">
        <w:rPr>
          <w:rFonts w:ascii="Times New Roman" w:hAnsi="Times New Roman" w:cs="Times New Roman"/>
          <w:b/>
          <w:color w:val="auto"/>
          <w:sz w:val="26"/>
          <w:szCs w:val="26"/>
          <w:highlight w:val="white"/>
          <w:lang w:val="en-US"/>
        </w:rPr>
        <w:t>3.</w:t>
      </w:r>
      <w:r>
        <w:rPr>
          <w:rFonts w:ascii="Times New Roman" w:hAnsi="Times New Roman" w:cs="Times New Roman"/>
          <w:b/>
          <w:color w:val="auto"/>
          <w:sz w:val="26"/>
          <w:szCs w:val="26"/>
          <w:highlight w:val="white"/>
          <w:lang w:val="en-US"/>
        </w:rPr>
        <w:t>3.4</w:t>
      </w:r>
      <w:r w:rsidRPr="00C26E17">
        <w:rPr>
          <w:rFonts w:ascii="Times New Roman" w:hAnsi="Times New Roman" w:cs="Times New Roman"/>
          <w:b/>
          <w:color w:val="auto"/>
          <w:sz w:val="26"/>
          <w:szCs w:val="26"/>
          <w:highlight w:val="white"/>
          <w:lang w:val="en-US"/>
        </w:rPr>
        <w:t>. Chức năng “</w:t>
      </w:r>
      <w:r w:rsidR="00FB0B79">
        <w:rPr>
          <w:rFonts w:ascii="Times New Roman" w:hAnsi="Times New Roman" w:cs="Times New Roman"/>
          <w:b/>
          <w:color w:val="auto"/>
          <w:sz w:val="26"/>
          <w:szCs w:val="26"/>
          <w:highlight w:val="white"/>
          <w:lang w:val="en-US"/>
        </w:rPr>
        <w:t>Change password</w:t>
      </w:r>
      <w:r w:rsidRPr="00C26E17">
        <w:rPr>
          <w:rFonts w:ascii="Times New Roman" w:hAnsi="Times New Roman" w:cs="Times New Roman"/>
          <w:b/>
          <w:color w:val="auto"/>
          <w:sz w:val="26"/>
          <w:szCs w:val="26"/>
          <w:highlight w:val="white"/>
          <w:lang w:val="en-US"/>
        </w:rPr>
        <w:t xml:space="preserve"> của Users”</w:t>
      </w:r>
      <w:bookmarkEnd w:id="137"/>
    </w:p>
    <w:p w:rsidR="00954CFF" w:rsidRPr="00C26E17" w:rsidRDefault="00954CFF" w:rsidP="00954CFF">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3.4</w:t>
      </w:r>
      <w:r w:rsidRPr="00C26E17">
        <w:rPr>
          <w:rFonts w:ascii="Times New Roman" w:hAnsi="Times New Roman" w:cs="Times New Roman"/>
          <w:b/>
          <w:i/>
          <w:color w:val="auto"/>
          <w:sz w:val="26"/>
          <w:szCs w:val="26"/>
          <w:highlight w:val="white"/>
          <w:lang w:val="en-US"/>
        </w:rPr>
        <w:t>.1. Use case cho chức năng “</w:t>
      </w:r>
      <w:r w:rsidR="00FB0B79">
        <w:rPr>
          <w:rFonts w:ascii="Times New Roman" w:hAnsi="Times New Roman" w:cs="Times New Roman"/>
          <w:b/>
          <w:i/>
          <w:color w:val="auto"/>
          <w:sz w:val="26"/>
          <w:szCs w:val="26"/>
          <w:highlight w:val="white"/>
          <w:lang w:val="en-US"/>
        </w:rPr>
        <w:t>Change password</w:t>
      </w:r>
      <w:r w:rsidRPr="00C26E17">
        <w:rPr>
          <w:rFonts w:ascii="Times New Roman" w:hAnsi="Times New Roman" w:cs="Times New Roman"/>
          <w:b/>
          <w:i/>
          <w:color w:val="auto"/>
          <w:sz w:val="26"/>
          <w:szCs w:val="26"/>
          <w:highlight w:val="white"/>
          <w:lang w:val="en-US"/>
        </w:rPr>
        <w:t xml:space="preserve"> của Users”</w:t>
      </w:r>
    </w:p>
    <w:p w:rsidR="00954CFF" w:rsidRPr="00FA1E94" w:rsidRDefault="00954CFF" w:rsidP="00954CFF">
      <w:pPr>
        <w:rPr>
          <w:lang w:val="en-US" w:eastAsia="vi-VN"/>
        </w:rPr>
      </w:pPr>
    </w:p>
    <w:p w:rsidR="00954CFF" w:rsidRDefault="001B0E47" w:rsidP="00954CFF">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v:shape id="_x0000_i1031" type="#_x0000_t75" style="width:228.1pt;height:183.75pt">
            <v:imagedata r:id="rId48" o:title="change_pass"/>
          </v:shape>
        </w:pict>
      </w:r>
    </w:p>
    <w:p w:rsidR="00954CFF" w:rsidRPr="00C26E17" w:rsidRDefault="00954CFF" w:rsidP="00954CFF">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.3.4</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chức năng “</w:t>
      </w:r>
      <w:r w:rsidR="00FB0B79">
        <w:rPr>
          <w:rStyle w:val="Heading5Char"/>
          <w:rFonts w:ascii="Times New Roman" w:hAnsi="Times New Roman" w:cs="Times New Roman"/>
          <w:b/>
          <w:i/>
          <w:color w:val="auto"/>
          <w:sz w:val="26"/>
          <w:szCs w:val="26"/>
          <w:highlight w:val="white"/>
          <w:lang w:val="en-US"/>
        </w:rPr>
        <w:t>Change password</w:t>
      </w:r>
      <w:r w:rsidRPr="00C26E17">
        <w:rPr>
          <w:rStyle w:val="Heading5Char"/>
          <w:rFonts w:ascii="Times New Roman" w:hAnsi="Times New Roman" w:cs="Times New Roman"/>
          <w:b/>
          <w:i/>
          <w:color w:val="auto"/>
          <w:sz w:val="26"/>
          <w:szCs w:val="26"/>
          <w:highlight w:val="white"/>
        </w:rPr>
        <w:t xml:space="preserve"> của Users”</w:t>
      </w:r>
    </w:p>
    <w:p w:rsidR="00954CFF" w:rsidRPr="00DC5CE6" w:rsidRDefault="00954CFF" w:rsidP="00954CFF">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954CFF" w:rsidRPr="00DC5CE6" w:rsidRDefault="00954CFF" w:rsidP="00954CFF">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lastRenderedPageBreak/>
        <w:t>Điều kiện tiên quyết:</w:t>
      </w:r>
      <w:r>
        <w:rPr>
          <w:rFonts w:ascii="Times New Roman" w:hAnsi="Times New Roman" w:cs="Times New Roman"/>
          <w:sz w:val="26"/>
          <w:szCs w:val="26"/>
          <w:highlight w:val="white"/>
          <w:lang w:val="en-US"/>
        </w:rPr>
        <w:t xml:space="preserve"> Đã Login thành công</w:t>
      </w:r>
    </w:p>
    <w:p w:rsidR="00954CFF" w:rsidRPr="007E76AD" w:rsidRDefault="00954CFF" w:rsidP="00954CFF">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954CFF" w:rsidRPr="00FB0B79" w:rsidRDefault="00954CFF" w:rsidP="00FB0B79">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1: Tại màn hình </w:t>
      </w:r>
      <w:r w:rsidRPr="00954CFF">
        <w:rPr>
          <w:rFonts w:ascii="MS Gothic" w:eastAsia="MS Gothic" w:hAnsi="MS Gothic" w:cs="MS Gothic" w:hint="eastAsia"/>
          <w:sz w:val="26"/>
          <w:szCs w:val="26"/>
          <w:lang w:val="en-US"/>
        </w:rPr>
        <w:t>メニュー</w:t>
      </w:r>
      <w:r>
        <w:rPr>
          <w:rFonts w:ascii="MS Gothic" w:eastAsia="MS Gothic" w:hAnsi="MS Gothic" w:cs="MS Gothic" w:hint="eastAsia"/>
          <w:sz w:val="26"/>
          <w:szCs w:val="26"/>
          <w:lang w:val="en-US"/>
        </w:rPr>
        <w:t>(</w:t>
      </w:r>
      <w:r>
        <w:rPr>
          <w:rFonts w:ascii="MS Gothic" w:eastAsia="MS Gothic" w:hAnsi="MS Gothic" w:cs="MS Gothic"/>
          <w:sz w:val="26"/>
          <w:szCs w:val="26"/>
          <w:lang w:val="en-US"/>
        </w:rPr>
        <w:t>menu</w:t>
      </w:r>
      <w:r>
        <w:rPr>
          <w:rFonts w:ascii="MS Gothic" w:eastAsia="MS Gothic" w:hAnsi="MS Gothic" w:cs="MS Gothic" w:hint="eastAsia"/>
          <w:sz w:val="26"/>
          <w:szCs w:val="26"/>
          <w:lang w:val="en-US"/>
        </w:rPr>
        <w:t>)</w:t>
      </w:r>
      <w:r w:rsidR="00FB0B79">
        <w:rPr>
          <w:rFonts w:ascii="Times New Roman" w:eastAsia="MS Gothic" w:hAnsi="Times New Roman" w:cs="Times New Roman"/>
          <w:sz w:val="26"/>
          <w:szCs w:val="26"/>
          <w:lang w:val="en-US"/>
        </w:rPr>
        <w:t xml:space="preserve">, click vào button </w:t>
      </w:r>
      <w:r w:rsidR="00FB0B79" w:rsidRPr="00FB0B79">
        <w:rPr>
          <w:rFonts w:ascii="Times New Roman" w:eastAsia="MS Gothic" w:hAnsi="Times New Roman" w:cs="Times New Roman" w:hint="eastAsia"/>
          <w:sz w:val="26"/>
          <w:szCs w:val="26"/>
          <w:lang w:val="en-US"/>
        </w:rPr>
        <w:t>パスワード変更</w:t>
      </w:r>
      <w:r w:rsidR="00FB0B79">
        <w:rPr>
          <w:rFonts w:ascii="Times New Roman" w:eastAsia="MS Gothic" w:hAnsi="Times New Roman" w:cs="Times New Roman" w:hint="eastAsia"/>
          <w:sz w:val="26"/>
          <w:szCs w:val="26"/>
          <w:lang w:val="en-US"/>
        </w:rPr>
        <w:t xml:space="preserve"> . Hệ thống sẽ di chuyển đến màn hình </w:t>
      </w:r>
      <w:r w:rsidR="00FB0B79" w:rsidRPr="00FB0B79">
        <w:rPr>
          <w:rFonts w:ascii="Times New Roman" w:eastAsia="MS Gothic" w:hAnsi="Times New Roman" w:cs="Times New Roman" w:hint="eastAsia"/>
          <w:sz w:val="26"/>
          <w:szCs w:val="26"/>
          <w:lang w:val="en-US"/>
        </w:rPr>
        <w:t>パスワード変更</w:t>
      </w:r>
      <w:r w:rsidR="00FB0B79">
        <w:rPr>
          <w:rFonts w:ascii="Times New Roman" w:eastAsia="MS Gothic" w:hAnsi="Times New Roman" w:cs="Times New Roman" w:hint="eastAsia"/>
          <w:sz w:val="26"/>
          <w:szCs w:val="26"/>
          <w:lang w:val="en-US"/>
        </w:rPr>
        <w:t xml:space="preserve"> (</w:t>
      </w:r>
      <w:r w:rsidR="00FB0B79">
        <w:rPr>
          <w:rFonts w:ascii="Times New Roman" w:eastAsia="MS Gothic" w:hAnsi="Times New Roman" w:cs="Times New Roman"/>
          <w:sz w:val="26"/>
          <w:szCs w:val="26"/>
          <w:lang w:val="en-US"/>
        </w:rPr>
        <w:t>Change password</w:t>
      </w:r>
      <w:r w:rsidR="00FB0B79">
        <w:rPr>
          <w:rFonts w:ascii="Times New Roman" w:eastAsia="MS Gothic" w:hAnsi="Times New Roman" w:cs="Times New Roman" w:hint="eastAsia"/>
          <w:sz w:val="26"/>
          <w:szCs w:val="26"/>
          <w:lang w:val="en-US"/>
        </w:rPr>
        <w:t>)</w:t>
      </w:r>
    </w:p>
    <w:p w:rsidR="00FB0B79" w:rsidRPr="00FB0B79" w:rsidRDefault="00FB0B79" w:rsidP="00FB0B79">
      <w:pPr>
        <w:pStyle w:val="ListParagraph"/>
        <w:spacing w:line="240" w:lineRule="auto"/>
        <w:ind w:left="1440"/>
        <w:rPr>
          <w:rFonts w:ascii="Times New Roman" w:hAnsi="Times New Roman" w:cs="Times New Roman"/>
          <w:sz w:val="26"/>
          <w:szCs w:val="26"/>
          <w:highlight w:val="white"/>
          <w:lang w:val="en-US"/>
        </w:rPr>
      </w:pPr>
    </w:p>
    <w:p w:rsidR="00FB0B79" w:rsidRDefault="00FB0B79" w:rsidP="00FB0B79">
      <w:pPr>
        <w:pStyle w:val="ListParagraph"/>
        <w:spacing w:line="240" w:lineRule="auto"/>
        <w:ind w:left="1440"/>
        <w:rPr>
          <w:rFonts w:ascii="Times New Roman" w:hAnsi="Times New Roman" w:cs="Times New Roman"/>
          <w:sz w:val="26"/>
          <w:szCs w:val="26"/>
          <w:highlight w:val="white"/>
          <w:lang w:val="en-US"/>
        </w:rPr>
      </w:pPr>
      <w:r>
        <w:rPr>
          <w:noProof/>
          <w:lang w:val="vi-VN" w:eastAsia="vi-VN"/>
        </w:rPr>
        <w:drawing>
          <wp:inline distT="0" distB="0" distL="0" distR="0" wp14:anchorId="63EBB6A2" wp14:editId="64CA4D3A">
            <wp:extent cx="2584450" cy="3935413"/>
            <wp:effectExtent l="0" t="0" r="635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90462" cy="3944568"/>
                    </a:xfrm>
                    <a:prstGeom prst="rect">
                      <a:avLst/>
                    </a:prstGeom>
                  </pic:spPr>
                </pic:pic>
              </a:graphicData>
            </a:graphic>
          </wp:inline>
        </w:drawing>
      </w:r>
    </w:p>
    <w:p w:rsidR="00FB0B79" w:rsidRDefault="00FB0B79" w:rsidP="00FB0B79">
      <w:pPr>
        <w:pStyle w:val="ListParagraph"/>
        <w:spacing w:line="240" w:lineRule="auto"/>
        <w:ind w:left="1440"/>
        <w:rPr>
          <w:rFonts w:ascii="Times New Roman" w:hAnsi="Times New Roman" w:cs="Times New Roman"/>
          <w:sz w:val="26"/>
          <w:szCs w:val="26"/>
          <w:highlight w:val="white"/>
          <w:lang w:val="en-US"/>
        </w:rPr>
      </w:pPr>
    </w:p>
    <w:p w:rsidR="00954CFF" w:rsidRDefault="00954CFF" w:rsidP="00954CFF">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2: Tại form </w:t>
      </w:r>
      <w:r w:rsidR="00FB0B79">
        <w:rPr>
          <w:rFonts w:ascii="Times New Roman" w:hAnsi="Times New Roman" w:cs="Times New Roman"/>
          <w:sz w:val="26"/>
          <w:szCs w:val="26"/>
          <w:highlight w:val="white"/>
          <w:lang w:val="en-US"/>
        </w:rPr>
        <w:t>Change password</w:t>
      </w:r>
      <w:r>
        <w:rPr>
          <w:rFonts w:ascii="Times New Roman" w:hAnsi="Times New Roman" w:cs="Times New Roman"/>
          <w:sz w:val="26"/>
          <w:szCs w:val="26"/>
          <w:highlight w:val="white"/>
          <w:lang w:val="en-US"/>
        </w:rPr>
        <w:t>, yêu cầu user nhập các thông tin cần thiết:</w:t>
      </w:r>
    </w:p>
    <w:p w:rsidR="00954CFF" w:rsidRDefault="00954CFF" w:rsidP="00954CFF">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954CFF" w:rsidTr="009A205A">
        <w:trPr>
          <w:trHeight w:val="561"/>
        </w:trPr>
        <w:tc>
          <w:tcPr>
            <w:tcW w:w="2920" w:type="dxa"/>
            <w:vAlign w:val="center"/>
          </w:tcPr>
          <w:p w:rsidR="00954CFF" w:rsidRPr="00461EFC" w:rsidRDefault="00954CFF" w:rsidP="009A205A">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56" w:type="dxa"/>
            <w:vAlign w:val="center"/>
          </w:tcPr>
          <w:p w:rsidR="00954CFF" w:rsidRPr="00461EFC" w:rsidRDefault="00954CFF" w:rsidP="009A205A">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rsidR="00954CFF" w:rsidRPr="00461EFC" w:rsidRDefault="00954CFF" w:rsidP="009A205A">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954CFF" w:rsidTr="009A205A">
        <w:tc>
          <w:tcPr>
            <w:tcW w:w="2920" w:type="dxa"/>
          </w:tcPr>
          <w:p w:rsidR="00954CFF" w:rsidRDefault="00FB0B79"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Password_old</w:t>
            </w:r>
          </w:p>
        </w:tc>
        <w:tc>
          <w:tcPr>
            <w:tcW w:w="1256" w:type="dxa"/>
          </w:tcPr>
          <w:p w:rsidR="00954CFF" w:rsidRDefault="00954CFF"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954CFF" w:rsidRDefault="00954CFF" w:rsidP="00FB0B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w:t>
            </w:r>
            <w:r w:rsidR="00FB0B79">
              <w:rPr>
                <w:rFonts w:ascii="Times New Roman" w:hAnsi="Times New Roman" w:cs="Times New Roman"/>
                <w:sz w:val="26"/>
                <w:szCs w:val="26"/>
                <w:highlight w:val="white"/>
                <w:lang w:val="en-US"/>
              </w:rPr>
              <w:t>nhập pass:</w:t>
            </w:r>
          </w:p>
          <w:p w:rsidR="00FB0B79" w:rsidRPr="00FB0B79" w:rsidRDefault="00E61752" w:rsidP="00E61752">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Macth với pass đã được lưu trong DB và thuộc tài khoản User ID</w:t>
            </w:r>
          </w:p>
        </w:tc>
      </w:tr>
      <w:tr w:rsidR="00954CFF" w:rsidTr="009A205A">
        <w:tc>
          <w:tcPr>
            <w:tcW w:w="2920" w:type="dxa"/>
          </w:tcPr>
          <w:p w:rsidR="00954CFF" w:rsidRDefault="00954CFF"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w:t>
            </w:r>
            <w:r w:rsidR="00FB0B79">
              <w:rPr>
                <w:rFonts w:ascii="Times New Roman" w:hAnsi="Times New Roman" w:cs="Times New Roman"/>
                <w:sz w:val="26"/>
                <w:szCs w:val="26"/>
                <w:highlight w:val="white"/>
                <w:lang w:val="en-US"/>
              </w:rPr>
              <w:t>_new</w:t>
            </w:r>
          </w:p>
        </w:tc>
        <w:tc>
          <w:tcPr>
            <w:tcW w:w="1256" w:type="dxa"/>
          </w:tcPr>
          <w:p w:rsidR="00954CFF" w:rsidRDefault="00954CFF"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954CFF" w:rsidRDefault="00954CFF" w:rsidP="00E61752">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w:t>
            </w:r>
            <w:r w:rsidR="00E61752">
              <w:rPr>
                <w:rFonts w:ascii="Times New Roman" w:hAnsi="Times New Roman" w:cs="Times New Roman"/>
                <w:sz w:val="26"/>
                <w:szCs w:val="26"/>
                <w:highlight w:val="white"/>
                <w:lang w:val="en-US"/>
              </w:rPr>
              <w:t>nhập pass:</w:t>
            </w:r>
          </w:p>
          <w:p w:rsidR="00E61752" w:rsidRPr="00E61752" w:rsidRDefault="00E61752" w:rsidP="00E61752">
            <w:pPr>
              <w:pStyle w:val="ListParagraph"/>
              <w:numPr>
                <w:ilvl w:val="0"/>
                <w:numId w:val="16"/>
              </w:numPr>
              <w:spacing w:line="240" w:lineRule="auto"/>
              <w:ind w:left="570"/>
              <w:rPr>
                <w:rFonts w:ascii="Times New Roman" w:hAnsi="Times New Roman" w:cs="Times New Roman"/>
                <w:sz w:val="26"/>
                <w:szCs w:val="26"/>
                <w:lang w:val="en-US"/>
              </w:rPr>
            </w:pPr>
            <w:r w:rsidRPr="00E61752">
              <w:rPr>
                <w:rFonts w:ascii="Times New Roman" w:hAnsi="Times New Roman" w:cs="Times New Roman"/>
                <w:sz w:val="26"/>
                <w:szCs w:val="26"/>
                <w:lang w:val="en-US"/>
              </w:rPr>
              <w:t>Password bắt buộc kết hợp từ 2 loại ký tự trở lên thuộc 3 loại ký tự sau:</w:t>
            </w:r>
          </w:p>
          <w:p w:rsidR="00E61752" w:rsidRPr="00E61752" w:rsidRDefault="00E61752" w:rsidP="00E61752">
            <w:pPr>
              <w:pStyle w:val="ListParagraph"/>
              <w:spacing w:line="240" w:lineRule="auto"/>
              <w:ind w:left="930"/>
              <w:rPr>
                <w:rFonts w:ascii="Times New Roman" w:hAnsi="Times New Roman" w:cs="Times New Roman"/>
                <w:sz w:val="26"/>
                <w:szCs w:val="26"/>
                <w:lang w:val="en-US"/>
              </w:rPr>
            </w:pPr>
            <w:r w:rsidRPr="00E61752">
              <w:rPr>
                <w:rFonts w:ascii="Times New Roman" w:hAnsi="Times New Roman" w:cs="Times New Roman"/>
                <w:sz w:val="26"/>
                <w:szCs w:val="26"/>
                <w:lang w:val="en-US"/>
              </w:rPr>
              <w:t>- Chữ alphabet in hoa</w:t>
            </w:r>
          </w:p>
          <w:p w:rsidR="00E61752" w:rsidRPr="00E61752" w:rsidRDefault="00E61752" w:rsidP="00E61752">
            <w:pPr>
              <w:pStyle w:val="ListParagraph"/>
              <w:spacing w:line="240" w:lineRule="auto"/>
              <w:ind w:left="930"/>
              <w:rPr>
                <w:rFonts w:ascii="Times New Roman" w:hAnsi="Times New Roman" w:cs="Times New Roman"/>
                <w:sz w:val="26"/>
                <w:szCs w:val="26"/>
                <w:lang w:val="en-US"/>
              </w:rPr>
            </w:pPr>
            <w:r w:rsidRPr="00E61752">
              <w:rPr>
                <w:rFonts w:ascii="Times New Roman" w:hAnsi="Times New Roman" w:cs="Times New Roman"/>
                <w:sz w:val="26"/>
                <w:szCs w:val="26"/>
                <w:lang w:val="en-US"/>
              </w:rPr>
              <w:t>- Chữ alphabet thường</w:t>
            </w:r>
          </w:p>
          <w:p w:rsidR="00E61752" w:rsidRDefault="00E61752" w:rsidP="00E61752">
            <w:pPr>
              <w:pStyle w:val="ListParagraph"/>
              <w:spacing w:line="240" w:lineRule="auto"/>
              <w:ind w:left="930"/>
              <w:rPr>
                <w:rFonts w:ascii="Times New Roman" w:hAnsi="Times New Roman" w:cs="Times New Roman"/>
                <w:sz w:val="26"/>
                <w:szCs w:val="26"/>
                <w:lang w:val="en-US"/>
              </w:rPr>
            </w:pPr>
            <w:r w:rsidRPr="00E61752">
              <w:rPr>
                <w:rFonts w:ascii="Times New Roman" w:hAnsi="Times New Roman" w:cs="Times New Roman"/>
                <w:sz w:val="26"/>
                <w:szCs w:val="26"/>
                <w:lang w:val="en-US"/>
              </w:rPr>
              <w:t>- Số</w:t>
            </w:r>
          </w:p>
          <w:p w:rsidR="00E61752" w:rsidRDefault="00E61752" w:rsidP="00E61752">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Pass nằm trong khoảng từ 8 đến 32 ký tự hợp lệ</w:t>
            </w:r>
          </w:p>
          <w:p w:rsidR="00E61752" w:rsidRPr="00E61752" w:rsidRDefault="00E61752" w:rsidP="00E61752">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 không được trùng với pass hiện tại.</w:t>
            </w:r>
          </w:p>
        </w:tc>
      </w:tr>
    </w:tbl>
    <w:p w:rsidR="00E61752" w:rsidRDefault="00E61752"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Bước 3: Khi đã nhập xong thông tin :</w:t>
      </w:r>
    </w:p>
    <w:p w:rsidR="00E61752" w:rsidRPr="007C1954" w:rsidRDefault="00E61752"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TH1</w:t>
      </w:r>
      <w:r>
        <w:rPr>
          <w:rFonts w:ascii="Times New Roman" w:hAnsi="Times New Roman" w:cs="Times New Roman"/>
          <w:sz w:val="26"/>
          <w:szCs w:val="26"/>
          <w:highlight w:val="white"/>
          <w:lang w:val="en-US"/>
        </w:rPr>
        <w:t xml:space="preserve">: Click vào button </w:t>
      </w:r>
      <w:r w:rsidRPr="00E61752">
        <w:rPr>
          <w:rFonts w:ascii="MS Gothic" w:eastAsia="MS Gothic" w:hAnsi="MS Gothic" w:cs="MS Gothic" w:hint="eastAsia"/>
          <w:sz w:val="26"/>
          <w:szCs w:val="26"/>
          <w:lang w:val="en-US"/>
        </w:rPr>
        <w:t>登録</w:t>
      </w:r>
    </w:p>
    <w:p w:rsidR="00E61752" w:rsidRDefault="00E61752" w:rsidP="00E61752">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H</w:t>
      </w:r>
      <w:r w:rsidRPr="007C1954">
        <w:rPr>
          <w:rFonts w:ascii="Times New Roman" w:hAnsi="Times New Roman" w:cs="Times New Roman"/>
          <w:sz w:val="26"/>
          <w:szCs w:val="26"/>
          <w:highlight w:val="white"/>
          <w:lang w:val="en-US"/>
        </w:rPr>
        <w:t xml:space="preserve">ệ thống sẽ </w:t>
      </w:r>
      <w:r w:rsidR="005B7525">
        <w:rPr>
          <w:rFonts w:ascii="Times New Roman" w:hAnsi="Times New Roman" w:cs="Times New Roman"/>
          <w:sz w:val="26"/>
          <w:szCs w:val="26"/>
          <w:highlight w:val="white"/>
          <w:lang w:val="en-US"/>
        </w:rPr>
        <w:t>thực hiện change password</w:t>
      </w:r>
    </w:p>
    <w:p w:rsidR="005B7525" w:rsidRDefault="005B7525" w:rsidP="00E61752">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Di chuyển đến màn hình </w:t>
      </w:r>
      <w:r w:rsidRPr="005B7525">
        <w:rPr>
          <w:rFonts w:ascii="MS Gothic" w:eastAsia="MS Gothic" w:hAnsi="MS Gothic" w:cs="MS Gothic" w:hint="eastAsia"/>
          <w:sz w:val="26"/>
          <w:szCs w:val="26"/>
          <w:lang w:val="en-US"/>
        </w:rPr>
        <w:t>パス変更完了</w:t>
      </w:r>
      <w:r w:rsidRPr="005B7525">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Pr="005B7525">
        <w:rPr>
          <w:rFonts w:ascii="Times New Roman" w:hAnsi="Times New Roman" w:cs="Times New Roman"/>
          <w:sz w:val="26"/>
          <w:szCs w:val="26"/>
          <w:lang w:val="en-US"/>
        </w:rPr>
        <w:t>Hoàn thành thay đổi PW</w:t>
      </w:r>
      <w:r>
        <w:rPr>
          <w:rFonts w:ascii="Times New Roman" w:hAnsi="Times New Roman" w:cs="Times New Roman"/>
          <w:sz w:val="26"/>
          <w:szCs w:val="26"/>
          <w:lang w:val="en-US"/>
        </w:rPr>
        <w:t>) để hoàn thành thay đổi pass.</w:t>
      </w:r>
    </w:p>
    <w:p w:rsidR="005B7525" w:rsidRDefault="00E61752" w:rsidP="005B7525">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lang w:val="en-US"/>
        </w:rPr>
        <w:t>- U</w:t>
      </w:r>
      <w:r w:rsidRPr="002841FE">
        <w:rPr>
          <w:rFonts w:ascii="Times New Roman" w:hAnsi="Times New Roman" w:cs="Times New Roman"/>
          <w:sz w:val="26"/>
          <w:szCs w:val="26"/>
          <w:lang w:val="en-US"/>
        </w:rPr>
        <w:t xml:space="preserve">pdate users set password = </w:t>
      </w:r>
      <w:r w:rsidR="005B7525">
        <w:rPr>
          <w:rFonts w:ascii="Times New Roman" w:hAnsi="Times New Roman" w:cs="Times New Roman"/>
          <w:sz w:val="26"/>
          <w:szCs w:val="26"/>
          <w:lang w:val="en-US"/>
        </w:rPr>
        <w:t>pasword_new</w:t>
      </w:r>
    </w:p>
    <w:p w:rsidR="005B7525" w:rsidRDefault="005B7525" w:rsidP="005B7525">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lang w:val="en-US"/>
        </w:rPr>
        <w:t>- Thực hiện logout.</w:t>
      </w:r>
    </w:p>
    <w:p w:rsidR="00E61752" w:rsidRPr="007C1954" w:rsidRDefault="00E61752"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TH2</w:t>
      </w:r>
      <w:r>
        <w:rPr>
          <w:rFonts w:ascii="Times New Roman" w:hAnsi="Times New Roman" w:cs="Times New Roman"/>
          <w:sz w:val="26"/>
          <w:szCs w:val="26"/>
          <w:highlight w:val="white"/>
          <w:lang w:val="en-US"/>
        </w:rPr>
        <w:t xml:space="preserve">: Click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Back): Hệ thống sẻ di chuyển về</w:t>
      </w:r>
      <w:r w:rsidR="00AA05C4">
        <w:rPr>
          <w:rFonts w:ascii="Times New Roman" w:eastAsia="MS Gothic" w:hAnsi="Times New Roman" w:cs="Times New Roman"/>
          <w:color w:val="000000" w:themeColor="text1"/>
          <w:sz w:val="26"/>
          <w:szCs w:val="26"/>
          <w:lang w:val="en-US"/>
        </w:rPr>
        <w:t xml:space="preserve"> màn hình Home</w:t>
      </w:r>
      <w:r>
        <w:rPr>
          <w:rFonts w:ascii="Times New Roman" w:eastAsia="MS Gothic" w:hAnsi="Times New Roman" w:cs="Times New Roman"/>
          <w:color w:val="000000" w:themeColor="text1"/>
          <w:sz w:val="26"/>
          <w:szCs w:val="26"/>
          <w:lang w:val="en-US"/>
        </w:rPr>
        <w:t>.</w:t>
      </w:r>
    </w:p>
    <w:p w:rsidR="00954CFF" w:rsidRPr="00EB328C" w:rsidRDefault="00954CFF" w:rsidP="00954CFF">
      <w:pPr>
        <w:pStyle w:val="ListParagraph"/>
        <w:spacing w:line="240" w:lineRule="auto"/>
        <w:rPr>
          <w:rFonts w:ascii="Times New Roman" w:hAnsi="Times New Roman" w:cs="Times New Roman"/>
          <w:sz w:val="26"/>
          <w:szCs w:val="26"/>
          <w:highlight w:val="white"/>
          <w:lang w:val="en-US"/>
        </w:rPr>
      </w:pPr>
    </w:p>
    <w:p w:rsidR="00954CFF" w:rsidRPr="000231B5" w:rsidRDefault="00954CFF"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954CFF" w:rsidRDefault="005B7525" w:rsidP="005B7525">
      <w:pPr>
        <w:spacing w:after="160" w:line="240" w:lineRule="auto"/>
        <w:ind w:left="720" w:firstLine="720"/>
        <w:rPr>
          <w:rFonts w:ascii="Times New Roman" w:eastAsia="Times New Roman" w:hAnsi="Times New Roman" w:cs="Times New Roman"/>
          <w:color w:val="000000" w:themeColor="text1"/>
          <w:sz w:val="26"/>
          <w:szCs w:val="26"/>
          <w:lang w:val="en-US"/>
        </w:rPr>
      </w:pPr>
      <w:r>
        <w:rPr>
          <w:noProof/>
          <w:lang w:val="vi-VN" w:eastAsia="vi-VN"/>
        </w:rPr>
        <w:drawing>
          <wp:inline distT="0" distB="0" distL="0" distR="0" wp14:anchorId="400184E2" wp14:editId="1553B1A3">
            <wp:extent cx="2774950" cy="4741224"/>
            <wp:effectExtent l="0" t="0" r="6350" b="2540"/>
            <wp:docPr id="19" name="図 18">
              <a:extLst xmlns:a="http://schemas.openxmlformats.org/drawingml/2006/main">
                <a:ext uri="{FF2B5EF4-FFF2-40B4-BE49-F238E27FC236}">
                  <a16:creationId xmlns:a16="http://schemas.microsoft.com/office/drawing/2014/main" id="{D8FB02A6-2C6C-410E-86E9-F8C0B1D1A0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8">
                      <a:extLst>
                        <a:ext uri="{FF2B5EF4-FFF2-40B4-BE49-F238E27FC236}">
                          <a16:creationId xmlns:a16="http://schemas.microsoft.com/office/drawing/2014/main" id="{D8FB02A6-2C6C-410E-86E9-F8C0B1D1A032}"/>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76549" cy="4743955"/>
                    </a:xfrm>
                    <a:prstGeom prst="rect">
                      <a:avLst/>
                    </a:prstGeom>
                  </pic:spPr>
                </pic:pic>
              </a:graphicData>
            </a:graphic>
          </wp:inline>
        </w:drawing>
      </w:r>
    </w:p>
    <w:p w:rsidR="005B7525" w:rsidRDefault="005B7525" w:rsidP="005B7525">
      <w:pPr>
        <w:spacing w:after="160" w:line="240" w:lineRule="auto"/>
        <w:ind w:left="720" w:firstLine="720"/>
        <w:rPr>
          <w:rFonts w:ascii="Times New Roman" w:eastAsia="Times New Roman" w:hAnsi="Times New Roman" w:cs="Times New Roman"/>
          <w:color w:val="000000" w:themeColor="text1"/>
          <w:sz w:val="26"/>
          <w:szCs w:val="26"/>
          <w:lang w:val="en-US"/>
        </w:rPr>
      </w:pPr>
    </w:p>
    <w:p w:rsidR="005B7525" w:rsidRDefault="005B7525"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sidRPr="005B7525">
        <w:rPr>
          <w:rFonts w:ascii="Times New Roman" w:eastAsia="Times New Roman" w:hAnsi="Times New Roman" w:cs="Times New Roman"/>
          <w:b/>
          <w:color w:val="000000" w:themeColor="text1"/>
          <w:sz w:val="26"/>
          <w:szCs w:val="26"/>
          <w:lang w:val="en-US"/>
        </w:rPr>
        <w:lastRenderedPageBreak/>
        <w:t xml:space="preserve">Tại màn hình </w:t>
      </w:r>
      <w:r w:rsidRPr="005B7525">
        <w:rPr>
          <w:rFonts w:ascii="MS Gothic" w:eastAsia="MS Gothic" w:hAnsi="MS Gothic" w:cs="MS Gothic" w:hint="eastAsia"/>
          <w:b/>
          <w:color w:val="000000" w:themeColor="text1"/>
          <w:sz w:val="26"/>
          <w:szCs w:val="26"/>
          <w:lang w:val="en-US"/>
        </w:rPr>
        <w:t>パス変更完了</w:t>
      </w:r>
      <w:r w:rsidRPr="005B7525">
        <w:rPr>
          <w:rFonts w:ascii="Times New Roman" w:eastAsia="Times New Roman" w:hAnsi="Times New Roman" w:cs="Times New Roman"/>
          <w:b/>
          <w:color w:val="000000" w:themeColor="text1"/>
          <w:sz w:val="26"/>
          <w:szCs w:val="26"/>
          <w:lang w:val="en-US"/>
        </w:rPr>
        <w:t xml:space="preserve"> (Hoàn thành thay đổi PW)</w:t>
      </w:r>
    </w:p>
    <w:p w:rsidR="005B7525" w:rsidRDefault="005B7525" w:rsidP="005B7525">
      <w:pPr>
        <w:pStyle w:val="ListParagraph"/>
        <w:spacing w:after="160" w:line="240" w:lineRule="auto"/>
        <w:rPr>
          <w:rFonts w:ascii="Times New Roman" w:eastAsia="MS Gothic" w:hAnsi="Times New Roman" w:cs="Times New Roman"/>
          <w:color w:val="000000" w:themeColor="text1"/>
          <w:sz w:val="26"/>
          <w:szCs w:val="26"/>
          <w:lang w:val="en-US"/>
        </w:rPr>
      </w:pPr>
      <w:r w:rsidRPr="005B7525">
        <w:rPr>
          <w:rFonts w:ascii="Times New Roman" w:eastAsia="Times New Roman" w:hAnsi="Times New Roman" w:cs="Times New Roman"/>
          <w:color w:val="000000" w:themeColor="text1"/>
          <w:sz w:val="26"/>
          <w:szCs w:val="26"/>
          <w:lang w:val="en-US"/>
        </w:rPr>
        <w:t xml:space="preserve">Click vào button </w:t>
      </w:r>
      <w:r w:rsidRPr="005B7525">
        <w:rPr>
          <w:rFonts w:ascii="MS Gothic" w:eastAsia="MS Gothic" w:hAnsi="MS Gothic" w:cs="MS Gothic" w:hint="eastAsia"/>
          <w:color w:val="000000" w:themeColor="text1"/>
          <w:sz w:val="26"/>
          <w:szCs w:val="26"/>
          <w:lang w:val="en-US"/>
        </w:rPr>
        <w:t xml:space="preserve">ログインへ </w:t>
      </w:r>
      <w:r w:rsidRPr="005B7525">
        <w:rPr>
          <w:rFonts w:ascii="Times New Roman" w:eastAsia="MS Gothic" w:hAnsi="Times New Roman" w:cs="Times New Roman"/>
          <w:color w:val="000000" w:themeColor="text1"/>
          <w:sz w:val="26"/>
          <w:szCs w:val="26"/>
          <w:lang w:val="en-US"/>
        </w:rPr>
        <w:t>để di chuyển đến màn hình Login, và thực hiện Login vớ</w:t>
      </w:r>
      <w:r>
        <w:rPr>
          <w:rFonts w:ascii="Times New Roman" w:eastAsia="MS Gothic" w:hAnsi="Times New Roman" w:cs="Times New Roman"/>
          <w:color w:val="000000" w:themeColor="text1"/>
          <w:sz w:val="26"/>
          <w:szCs w:val="26"/>
          <w:lang w:val="en-US"/>
        </w:rPr>
        <w:t>i pass mới và pass cũ</w:t>
      </w:r>
      <w:r w:rsidRPr="005B7525">
        <w:rPr>
          <w:rFonts w:ascii="Times New Roman" w:eastAsia="MS Gothic" w:hAnsi="Times New Roman" w:cs="Times New Roman"/>
          <w:color w:val="000000" w:themeColor="text1"/>
          <w:sz w:val="26"/>
          <w:szCs w:val="26"/>
          <w:lang w:val="en-US"/>
        </w:rPr>
        <w:t>.</w:t>
      </w:r>
    </w:p>
    <w:p w:rsidR="005B7525" w:rsidRDefault="005B7525" w:rsidP="002560FD">
      <w:pPr>
        <w:pStyle w:val="ListParagraph"/>
        <w:numPr>
          <w:ilvl w:val="0"/>
          <w:numId w:val="17"/>
        </w:numPr>
        <w:spacing w:after="160" w:line="240" w:lineRule="auto"/>
        <w:rPr>
          <w:rFonts w:ascii="Times New Roman" w:eastAsia="MS Gothic" w:hAnsi="Times New Roman" w:cs="Times New Roman"/>
          <w:color w:val="000000" w:themeColor="text1"/>
          <w:sz w:val="26"/>
          <w:szCs w:val="26"/>
          <w:lang w:val="en-US"/>
        </w:rPr>
      </w:pPr>
      <w:r>
        <w:rPr>
          <w:rFonts w:ascii="Times New Roman" w:eastAsia="MS Gothic" w:hAnsi="Times New Roman" w:cs="Times New Roman"/>
          <w:color w:val="000000" w:themeColor="text1"/>
          <w:sz w:val="26"/>
          <w:szCs w:val="26"/>
          <w:lang w:val="en-US"/>
        </w:rPr>
        <w:t>Login với pass cũ: Hệ thống sẽ báo lỗi password không đúng</w:t>
      </w:r>
    </w:p>
    <w:p w:rsidR="005B7525" w:rsidRPr="005B7525" w:rsidRDefault="005B7525" w:rsidP="002560FD">
      <w:pPr>
        <w:pStyle w:val="ListParagraph"/>
        <w:numPr>
          <w:ilvl w:val="0"/>
          <w:numId w:val="17"/>
        </w:numPr>
        <w:spacing w:after="160" w:line="240" w:lineRule="auto"/>
        <w:rPr>
          <w:rFonts w:ascii="Times New Roman" w:eastAsia="MS Gothic" w:hAnsi="Times New Roman" w:cs="Times New Roman"/>
          <w:color w:val="000000" w:themeColor="text1"/>
          <w:sz w:val="26"/>
          <w:szCs w:val="26"/>
          <w:lang w:val="en-US"/>
        </w:rPr>
      </w:pPr>
      <w:r>
        <w:rPr>
          <w:rFonts w:ascii="Times New Roman" w:eastAsia="MS Gothic" w:hAnsi="Times New Roman" w:cs="Times New Roman"/>
          <w:color w:val="000000" w:themeColor="text1"/>
          <w:sz w:val="26"/>
          <w:szCs w:val="26"/>
          <w:lang w:val="en-US"/>
        </w:rPr>
        <w:t>Login với pass mới: Hệ thống login thành công</w:t>
      </w:r>
    </w:p>
    <w:p w:rsidR="005B7525" w:rsidRPr="005B7525" w:rsidRDefault="005B7525" w:rsidP="005B7525">
      <w:pPr>
        <w:pStyle w:val="ListParagraph"/>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954CFF">
      <w:pPr>
        <w:spacing w:after="160" w:line="240" w:lineRule="auto"/>
        <w:ind w:left="720" w:firstLine="720"/>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5B7525" w:rsidP="005B7525">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46D28465" wp14:editId="152DE9CA">
            <wp:extent cx="2635484" cy="4514850"/>
            <wp:effectExtent l="0" t="0" r="0" b="0"/>
            <wp:docPr id="18" name="図 22">
              <a:extLst xmlns:a="http://schemas.openxmlformats.org/drawingml/2006/main">
                <a:ext uri="{FF2B5EF4-FFF2-40B4-BE49-F238E27FC236}">
                  <a16:creationId xmlns:a16="http://schemas.microsoft.com/office/drawing/2014/main" id="{F13144F4-F6F4-4D05-99AC-8DEB55F97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2">
                      <a:extLst>
                        <a:ext uri="{FF2B5EF4-FFF2-40B4-BE49-F238E27FC236}">
                          <a16:creationId xmlns:a16="http://schemas.microsoft.com/office/drawing/2014/main" id="{F13144F4-F6F4-4D05-99AC-8DEB55F97699}"/>
                        </a:ext>
                      </a:extLst>
                    </pic:cNvPr>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637420" cy="4518167"/>
                    </a:xfrm>
                    <a:prstGeom prst="rect">
                      <a:avLst/>
                    </a:prstGeom>
                  </pic:spPr>
                </pic:pic>
              </a:graphicData>
            </a:graphic>
          </wp:inline>
        </w:drawing>
      </w: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5B7525" w:rsidRPr="00C26E17" w:rsidRDefault="005B7525" w:rsidP="005B7525">
      <w:pPr>
        <w:pStyle w:val="Heading4"/>
        <w:rPr>
          <w:rFonts w:ascii="Times New Roman" w:hAnsi="Times New Roman" w:cs="Times New Roman"/>
          <w:b/>
          <w:color w:val="auto"/>
          <w:sz w:val="26"/>
          <w:szCs w:val="26"/>
          <w:highlight w:val="white"/>
          <w:lang w:val="en-US"/>
        </w:rPr>
      </w:pPr>
      <w:bookmarkStart w:id="138" w:name="_Toc100502368"/>
      <w:r w:rsidRPr="00C26E17">
        <w:rPr>
          <w:rFonts w:ascii="Times New Roman" w:hAnsi="Times New Roman" w:cs="Times New Roman"/>
          <w:b/>
          <w:color w:val="auto"/>
          <w:sz w:val="26"/>
          <w:szCs w:val="26"/>
          <w:highlight w:val="white"/>
          <w:lang w:val="en-US"/>
        </w:rPr>
        <w:lastRenderedPageBreak/>
        <w:t>3.</w:t>
      </w:r>
      <w:r w:rsidR="006F43BD">
        <w:rPr>
          <w:rFonts w:ascii="Times New Roman" w:hAnsi="Times New Roman" w:cs="Times New Roman"/>
          <w:b/>
          <w:color w:val="auto"/>
          <w:sz w:val="26"/>
          <w:szCs w:val="26"/>
          <w:highlight w:val="white"/>
          <w:lang w:val="en-US"/>
        </w:rPr>
        <w:t>3.5</w:t>
      </w:r>
      <w:r w:rsidRPr="00C26E17">
        <w:rPr>
          <w:rFonts w:ascii="Times New Roman" w:hAnsi="Times New Roman" w:cs="Times New Roman"/>
          <w:b/>
          <w:color w:val="auto"/>
          <w:sz w:val="26"/>
          <w:szCs w:val="26"/>
          <w:highlight w:val="white"/>
          <w:lang w:val="en-US"/>
        </w:rPr>
        <w:t>. Chức năng “</w:t>
      </w:r>
      <w:r>
        <w:rPr>
          <w:rFonts w:ascii="Times New Roman" w:hAnsi="Times New Roman" w:cs="Times New Roman"/>
          <w:b/>
          <w:color w:val="auto"/>
          <w:sz w:val="26"/>
          <w:szCs w:val="26"/>
          <w:highlight w:val="white"/>
          <w:lang w:val="en-US"/>
        </w:rPr>
        <w:t>Change Mail</w:t>
      </w:r>
      <w:r w:rsidRPr="00C26E17">
        <w:rPr>
          <w:rFonts w:ascii="Times New Roman" w:hAnsi="Times New Roman" w:cs="Times New Roman"/>
          <w:b/>
          <w:color w:val="auto"/>
          <w:sz w:val="26"/>
          <w:szCs w:val="26"/>
          <w:highlight w:val="white"/>
          <w:lang w:val="en-US"/>
        </w:rPr>
        <w:t xml:space="preserve"> của Users”</w:t>
      </w:r>
      <w:bookmarkEnd w:id="138"/>
    </w:p>
    <w:p w:rsidR="005B7525" w:rsidRPr="00C26E17" w:rsidRDefault="005B7525" w:rsidP="005B7525">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sidR="006F43BD">
        <w:rPr>
          <w:rFonts w:ascii="Times New Roman" w:hAnsi="Times New Roman" w:cs="Times New Roman"/>
          <w:b/>
          <w:i/>
          <w:color w:val="auto"/>
          <w:sz w:val="26"/>
          <w:szCs w:val="26"/>
          <w:highlight w:val="white"/>
          <w:lang w:val="en-US"/>
        </w:rPr>
        <w:t>3.5</w:t>
      </w:r>
      <w:r w:rsidRPr="00C26E17">
        <w:rPr>
          <w:rFonts w:ascii="Times New Roman" w:hAnsi="Times New Roman" w:cs="Times New Roman"/>
          <w:b/>
          <w:i/>
          <w:color w:val="auto"/>
          <w:sz w:val="26"/>
          <w:szCs w:val="26"/>
          <w:highlight w:val="white"/>
          <w:lang w:val="en-US"/>
        </w:rPr>
        <w:t>.1. Use case cho chức năng “</w:t>
      </w:r>
      <w:r>
        <w:rPr>
          <w:rFonts w:ascii="Times New Roman" w:hAnsi="Times New Roman" w:cs="Times New Roman"/>
          <w:b/>
          <w:i/>
          <w:color w:val="auto"/>
          <w:sz w:val="26"/>
          <w:szCs w:val="26"/>
          <w:highlight w:val="white"/>
          <w:lang w:val="en-US"/>
        </w:rPr>
        <w:t>Change Mail</w:t>
      </w:r>
      <w:r w:rsidRPr="00C26E17">
        <w:rPr>
          <w:rFonts w:ascii="Times New Roman" w:hAnsi="Times New Roman" w:cs="Times New Roman"/>
          <w:b/>
          <w:i/>
          <w:color w:val="auto"/>
          <w:sz w:val="26"/>
          <w:szCs w:val="26"/>
          <w:highlight w:val="white"/>
          <w:lang w:val="en-US"/>
        </w:rPr>
        <w:t xml:space="preserve"> của Users”</w:t>
      </w:r>
    </w:p>
    <w:p w:rsidR="005B7525" w:rsidRPr="00FA1E94" w:rsidRDefault="005B7525" w:rsidP="005B7525">
      <w:pPr>
        <w:rPr>
          <w:lang w:val="en-US" w:eastAsia="vi-VN"/>
        </w:rPr>
      </w:pPr>
    </w:p>
    <w:p w:rsidR="005B7525" w:rsidRPr="00C61B62" w:rsidRDefault="001B0E47" w:rsidP="00C61B62">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pict>
          <v:shape id="_x0000_i1032" type="#_x0000_t75" style="width:228.1pt;height:183.75pt">
            <v:imagedata r:id="rId52" o:title="change_mail"/>
          </v:shape>
        </w:pict>
      </w:r>
    </w:p>
    <w:p w:rsidR="005B7525" w:rsidRPr="00C26E17" w:rsidRDefault="005B7525" w:rsidP="005B7525">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t>3</w:t>
      </w:r>
      <w:r w:rsidR="006F43BD">
        <w:rPr>
          <w:rFonts w:ascii="Times New Roman" w:hAnsi="Times New Roman" w:cs="Times New Roman"/>
          <w:b/>
          <w:i/>
          <w:color w:val="auto"/>
          <w:sz w:val="26"/>
          <w:szCs w:val="26"/>
          <w:highlight w:val="white"/>
          <w:lang w:val="en-US"/>
        </w:rPr>
        <w:t>.3.5</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chức năng “</w:t>
      </w:r>
      <w:r>
        <w:rPr>
          <w:rStyle w:val="Heading5Char"/>
          <w:rFonts w:ascii="Times New Roman" w:hAnsi="Times New Roman" w:cs="Times New Roman"/>
          <w:b/>
          <w:i/>
          <w:color w:val="auto"/>
          <w:sz w:val="26"/>
          <w:szCs w:val="26"/>
          <w:highlight w:val="white"/>
          <w:lang w:val="en-US"/>
        </w:rPr>
        <w:t>Change Mail</w:t>
      </w:r>
      <w:r w:rsidRPr="00C26E17">
        <w:rPr>
          <w:rStyle w:val="Heading5Char"/>
          <w:rFonts w:ascii="Times New Roman" w:hAnsi="Times New Roman" w:cs="Times New Roman"/>
          <w:b/>
          <w:i/>
          <w:color w:val="auto"/>
          <w:sz w:val="26"/>
          <w:szCs w:val="26"/>
          <w:highlight w:val="white"/>
        </w:rPr>
        <w:t xml:space="preserve"> của Users”</w:t>
      </w:r>
    </w:p>
    <w:p w:rsidR="006F43BD" w:rsidRPr="00DC5CE6" w:rsidRDefault="006F43BD" w:rsidP="006F43BD">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6F43BD" w:rsidRPr="00DC5CE6" w:rsidRDefault="006F43BD" w:rsidP="006F43BD">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Login thành công</w:t>
      </w:r>
    </w:p>
    <w:p w:rsidR="006F43BD" w:rsidRPr="007E76AD" w:rsidRDefault="006F43BD" w:rsidP="006F43BD">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6F43BD" w:rsidRPr="00FB0B79" w:rsidRDefault="006F43BD" w:rsidP="006F43BD">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1: Tại màn hình </w:t>
      </w:r>
      <w:r w:rsidRPr="00954CFF">
        <w:rPr>
          <w:rFonts w:ascii="MS Gothic" w:eastAsia="MS Gothic" w:hAnsi="MS Gothic" w:cs="MS Gothic" w:hint="eastAsia"/>
          <w:sz w:val="26"/>
          <w:szCs w:val="26"/>
          <w:lang w:val="en-US"/>
        </w:rPr>
        <w:t>メニュー</w:t>
      </w:r>
      <w:r>
        <w:rPr>
          <w:rFonts w:ascii="MS Gothic" w:eastAsia="MS Gothic" w:hAnsi="MS Gothic" w:cs="MS Gothic" w:hint="eastAsia"/>
          <w:sz w:val="26"/>
          <w:szCs w:val="26"/>
          <w:lang w:val="en-US"/>
        </w:rPr>
        <w:t>(</w:t>
      </w:r>
      <w:r>
        <w:rPr>
          <w:rFonts w:ascii="MS Gothic" w:eastAsia="MS Gothic" w:hAnsi="MS Gothic" w:cs="MS Gothic"/>
          <w:sz w:val="26"/>
          <w:szCs w:val="26"/>
          <w:lang w:val="en-US"/>
        </w:rPr>
        <w:t>menu</w:t>
      </w:r>
      <w:r>
        <w:rPr>
          <w:rFonts w:ascii="MS Gothic" w:eastAsia="MS Gothic" w:hAnsi="MS Gothic" w:cs="MS Gothic" w:hint="eastAsia"/>
          <w:sz w:val="26"/>
          <w:szCs w:val="26"/>
          <w:lang w:val="en-US"/>
        </w:rPr>
        <w:t>)</w:t>
      </w:r>
      <w:r>
        <w:rPr>
          <w:rFonts w:ascii="Times New Roman" w:eastAsia="MS Gothic" w:hAnsi="Times New Roman" w:cs="Times New Roman"/>
          <w:sz w:val="26"/>
          <w:szCs w:val="26"/>
          <w:lang w:val="en-US"/>
        </w:rPr>
        <w:t xml:space="preserve">, click vào button </w:t>
      </w:r>
      <w:r w:rsidRPr="006F43BD">
        <w:rPr>
          <w:rFonts w:ascii="Times New Roman" w:eastAsia="MS Gothic" w:hAnsi="Times New Roman" w:cs="Times New Roman" w:hint="eastAsia"/>
          <w:sz w:val="26"/>
          <w:szCs w:val="26"/>
          <w:lang w:val="en-US"/>
        </w:rPr>
        <w:t>メールアドレスの変更</w:t>
      </w:r>
      <w:r>
        <w:rPr>
          <w:rFonts w:ascii="Times New Roman" w:eastAsia="MS Gothic" w:hAnsi="Times New Roman" w:cs="Times New Roman" w:hint="eastAsia"/>
          <w:sz w:val="26"/>
          <w:szCs w:val="26"/>
          <w:lang w:val="en-US"/>
        </w:rPr>
        <w:t xml:space="preserve">. Hệ thống sẽ di chuyển đến màn hình </w:t>
      </w:r>
      <w:r w:rsidRPr="006F43BD">
        <w:rPr>
          <w:rFonts w:ascii="Times New Roman" w:eastAsia="MS Gothic" w:hAnsi="Times New Roman" w:cs="Times New Roman" w:hint="eastAsia"/>
          <w:sz w:val="26"/>
          <w:szCs w:val="26"/>
          <w:lang w:val="en-US"/>
        </w:rPr>
        <w:t>メールアドレスの変更</w:t>
      </w:r>
      <w:r>
        <w:rPr>
          <w:rFonts w:ascii="Times New Roman" w:eastAsia="MS Gothic" w:hAnsi="Times New Roman" w:cs="Times New Roman" w:hint="eastAsia"/>
          <w:sz w:val="26"/>
          <w:szCs w:val="26"/>
          <w:lang w:val="en-US"/>
        </w:rPr>
        <w:t>(</w:t>
      </w:r>
      <w:r>
        <w:rPr>
          <w:rFonts w:ascii="Times New Roman" w:eastAsia="MS Gothic" w:hAnsi="Times New Roman" w:cs="Times New Roman"/>
          <w:sz w:val="26"/>
          <w:szCs w:val="26"/>
          <w:lang w:val="en-US"/>
        </w:rPr>
        <w:t>Change Mail</w:t>
      </w:r>
      <w:r>
        <w:rPr>
          <w:rFonts w:ascii="Times New Roman" w:eastAsia="MS Gothic" w:hAnsi="Times New Roman" w:cs="Times New Roman" w:hint="eastAsia"/>
          <w:sz w:val="26"/>
          <w:szCs w:val="26"/>
          <w:lang w:val="en-US"/>
        </w:rPr>
        <w:t>)</w:t>
      </w:r>
    </w:p>
    <w:p w:rsidR="006F43BD" w:rsidRPr="00FB0B79" w:rsidRDefault="006F43BD" w:rsidP="006F43BD">
      <w:pPr>
        <w:pStyle w:val="ListParagraph"/>
        <w:spacing w:line="240" w:lineRule="auto"/>
        <w:ind w:left="1440"/>
        <w:rPr>
          <w:rFonts w:ascii="Times New Roman" w:hAnsi="Times New Roman" w:cs="Times New Roman"/>
          <w:sz w:val="26"/>
          <w:szCs w:val="26"/>
          <w:highlight w:val="white"/>
          <w:lang w:val="en-US"/>
        </w:rPr>
      </w:pPr>
    </w:p>
    <w:p w:rsidR="006F43BD" w:rsidRDefault="006F43BD" w:rsidP="006F43BD">
      <w:pPr>
        <w:pStyle w:val="ListParagraph"/>
        <w:spacing w:line="240" w:lineRule="auto"/>
        <w:ind w:left="1440"/>
        <w:rPr>
          <w:rFonts w:ascii="Times New Roman" w:hAnsi="Times New Roman" w:cs="Times New Roman"/>
          <w:sz w:val="26"/>
          <w:szCs w:val="26"/>
          <w:highlight w:val="white"/>
          <w:lang w:val="en-US"/>
        </w:rPr>
      </w:pPr>
      <w:r>
        <w:rPr>
          <w:noProof/>
          <w:lang w:val="vi-VN" w:eastAsia="vi-VN"/>
        </w:rPr>
        <w:lastRenderedPageBreak/>
        <w:drawing>
          <wp:inline distT="0" distB="0" distL="0" distR="0" wp14:anchorId="1D6EAEB8" wp14:editId="3A31957F">
            <wp:extent cx="2749550" cy="430447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54391" cy="4312049"/>
                    </a:xfrm>
                    <a:prstGeom prst="rect">
                      <a:avLst/>
                    </a:prstGeom>
                  </pic:spPr>
                </pic:pic>
              </a:graphicData>
            </a:graphic>
          </wp:inline>
        </w:drawing>
      </w:r>
    </w:p>
    <w:p w:rsidR="006F43BD" w:rsidRDefault="006F43BD" w:rsidP="006F43BD">
      <w:pPr>
        <w:pStyle w:val="ListParagraph"/>
        <w:spacing w:line="240" w:lineRule="auto"/>
        <w:ind w:left="1440"/>
        <w:rPr>
          <w:rFonts w:ascii="Times New Roman" w:hAnsi="Times New Roman" w:cs="Times New Roman"/>
          <w:sz w:val="26"/>
          <w:szCs w:val="26"/>
          <w:highlight w:val="white"/>
          <w:lang w:val="en-US"/>
        </w:rPr>
      </w:pPr>
    </w:p>
    <w:p w:rsidR="006F43BD" w:rsidRDefault="006F43BD" w:rsidP="006F43BD">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2: Tại form Change Mail, yêu cầu user nhập các thông tin cần thiết:</w:t>
      </w:r>
    </w:p>
    <w:p w:rsidR="006F43BD" w:rsidRDefault="006F43BD" w:rsidP="006F43BD">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6F43BD" w:rsidTr="009A205A">
        <w:trPr>
          <w:trHeight w:val="561"/>
        </w:trPr>
        <w:tc>
          <w:tcPr>
            <w:tcW w:w="2920" w:type="dxa"/>
            <w:vAlign w:val="center"/>
          </w:tcPr>
          <w:p w:rsidR="006F43BD" w:rsidRPr="00461EFC" w:rsidRDefault="006F43BD" w:rsidP="009A205A">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56" w:type="dxa"/>
            <w:vAlign w:val="center"/>
          </w:tcPr>
          <w:p w:rsidR="006F43BD" w:rsidRPr="00461EFC" w:rsidRDefault="006F43BD" w:rsidP="009A205A">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rsidR="006F43BD" w:rsidRPr="00461EFC" w:rsidRDefault="006F43BD" w:rsidP="009A205A">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6F43BD" w:rsidTr="009A205A">
        <w:tc>
          <w:tcPr>
            <w:tcW w:w="2920" w:type="dxa"/>
          </w:tcPr>
          <w:p w:rsidR="006F43BD" w:rsidRDefault="006F43BD"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Mail mới</w:t>
            </w:r>
          </w:p>
        </w:tc>
        <w:tc>
          <w:tcPr>
            <w:tcW w:w="1256" w:type="dxa"/>
          </w:tcPr>
          <w:p w:rsidR="006F43BD" w:rsidRDefault="006F43BD"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rsidR="006F43BD" w:rsidRDefault="006F43BD"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mail:</w:t>
            </w:r>
          </w:p>
          <w:p w:rsidR="006F43BD" w:rsidRDefault="006F43BD" w:rsidP="006F43BD">
            <w:pPr>
              <w:pStyle w:val="ListParagraph"/>
              <w:numPr>
                <w:ilvl w:val="0"/>
                <w:numId w:val="16"/>
              </w:numPr>
              <w:spacing w:line="240" w:lineRule="auto"/>
              <w:ind w:left="530"/>
              <w:rPr>
                <w:rFonts w:ascii="Times New Roman" w:hAnsi="Times New Roman" w:cs="Times New Roman"/>
                <w:sz w:val="26"/>
                <w:szCs w:val="26"/>
                <w:highlight w:val="white"/>
                <w:lang w:val="en-US"/>
              </w:rPr>
            </w:pPr>
            <w:r w:rsidRPr="00B151E7">
              <w:rPr>
                <w:rFonts w:ascii="Times New Roman" w:hAnsi="Times New Roman" w:cs="Times New Roman"/>
                <w:sz w:val="26"/>
                <w:szCs w:val="26"/>
                <w:highlight w:val="white"/>
                <w:lang w:val="en-US"/>
              </w:rPr>
              <w:t>Đúng format (</w:t>
            </w:r>
            <w:hyperlink r:id="rId54"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rsidR="006F43BD" w:rsidRDefault="006F43BD" w:rsidP="006F43BD">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rsidR="006F43BD" w:rsidRPr="00FB0B79" w:rsidRDefault="006F43BD" w:rsidP="006F43BD">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Tài khoản gmail chưa được đăng ký trước đó hoặc đã rời hội.</w:t>
            </w:r>
          </w:p>
        </w:tc>
      </w:tr>
    </w:tbl>
    <w:p w:rsidR="006F43BD" w:rsidRDefault="006F43BD"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3: Khi đã nhập xong thông tin :</w:t>
      </w:r>
    </w:p>
    <w:p w:rsidR="006F43BD" w:rsidRPr="007C1954" w:rsidRDefault="006F43BD"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TH1</w:t>
      </w:r>
      <w:r>
        <w:rPr>
          <w:rFonts w:ascii="Times New Roman" w:hAnsi="Times New Roman" w:cs="Times New Roman"/>
          <w:sz w:val="26"/>
          <w:szCs w:val="26"/>
          <w:highlight w:val="white"/>
          <w:lang w:val="en-US"/>
        </w:rPr>
        <w:t xml:space="preserve">: Click vào button </w:t>
      </w:r>
      <w:r w:rsidRPr="00E61752">
        <w:rPr>
          <w:rFonts w:ascii="MS Gothic" w:eastAsia="MS Gothic" w:hAnsi="MS Gothic" w:cs="MS Gothic" w:hint="eastAsia"/>
          <w:sz w:val="26"/>
          <w:szCs w:val="26"/>
          <w:lang w:val="en-US"/>
        </w:rPr>
        <w:t>登録</w:t>
      </w:r>
    </w:p>
    <w:p w:rsidR="006F43BD" w:rsidRDefault="006F43BD" w:rsidP="006F43BD">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highlight w:val="white"/>
          <w:lang w:val="en-US"/>
        </w:rPr>
        <w:t>- H</w:t>
      </w:r>
      <w:r w:rsidRPr="007C1954">
        <w:rPr>
          <w:rFonts w:ascii="Times New Roman" w:hAnsi="Times New Roman" w:cs="Times New Roman"/>
          <w:sz w:val="26"/>
          <w:szCs w:val="26"/>
          <w:highlight w:val="white"/>
          <w:lang w:val="en-US"/>
        </w:rPr>
        <w:t xml:space="preserve">ệ thống </w:t>
      </w:r>
      <w:r w:rsidR="00AA05C4" w:rsidRPr="00AA05C4">
        <w:rPr>
          <w:rFonts w:ascii="Times New Roman" w:hAnsi="Times New Roman" w:cs="Times New Roman"/>
          <w:sz w:val="26"/>
          <w:szCs w:val="26"/>
          <w:lang w:val="en-US"/>
        </w:rPr>
        <w:t>Gửi thông báo mã xác thực sms và update lại thông tin user</w:t>
      </w:r>
    </w:p>
    <w:p w:rsidR="00AA05C4" w:rsidRPr="00AA05C4" w:rsidRDefault="00AA05C4" w:rsidP="006F43BD">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 Di chuyển đến màn hình </w:t>
      </w:r>
      <w:r w:rsidRPr="00AA05C4">
        <w:rPr>
          <w:rFonts w:ascii="MS Gothic" w:eastAsia="MS Gothic" w:hAnsi="MS Gothic" w:cs="MS Gothic" w:hint="eastAsia"/>
          <w:sz w:val="26"/>
          <w:szCs w:val="26"/>
          <w:lang w:val="en-US"/>
        </w:rPr>
        <w:t>メール変更</w:t>
      </w:r>
      <w:r w:rsidRPr="00AA05C4">
        <w:rPr>
          <w:rFonts w:ascii="Times New Roman" w:hAnsi="Times New Roman" w:cs="Times New Roman"/>
          <w:sz w:val="26"/>
          <w:szCs w:val="26"/>
          <w:lang w:val="en-US"/>
        </w:rPr>
        <w:t>SMS</w:t>
      </w:r>
      <w:r w:rsidRPr="00AA05C4">
        <w:rPr>
          <w:rFonts w:ascii="MS Gothic" w:eastAsia="MS Gothic" w:hAnsi="MS Gothic" w:cs="MS Gothic" w:hint="eastAsia"/>
          <w:sz w:val="26"/>
          <w:szCs w:val="26"/>
          <w:lang w:val="en-US"/>
        </w:rPr>
        <w:t>認証コード送信</w:t>
      </w:r>
      <w:r>
        <w:rPr>
          <w:rFonts w:ascii="MS Gothic" w:eastAsia="MS Gothic" w:hAnsi="MS Gothic" w:cs="MS Gothic" w:hint="eastAsia"/>
          <w:sz w:val="26"/>
          <w:szCs w:val="26"/>
          <w:lang w:val="en-US"/>
        </w:rPr>
        <w:t xml:space="preserve"> (</w:t>
      </w:r>
      <w:r w:rsidRPr="00AA05C4">
        <w:rPr>
          <w:rFonts w:ascii="Times New Roman" w:eastAsia="MS Gothic" w:hAnsi="Times New Roman" w:cs="Times New Roman"/>
          <w:sz w:val="26"/>
          <w:szCs w:val="26"/>
          <w:lang w:val="en-US"/>
        </w:rPr>
        <w:t>Send mã xác thực SMS change mail</w:t>
      </w:r>
      <w:r>
        <w:rPr>
          <w:rFonts w:ascii="MS Gothic" w:eastAsia="MS Gothic" w:hAnsi="MS Gothic" w:cs="MS Gothic" w:hint="eastAsia"/>
          <w:sz w:val="26"/>
          <w:szCs w:val="26"/>
          <w:lang w:val="en-US"/>
        </w:rPr>
        <w:t>)</w:t>
      </w:r>
    </w:p>
    <w:p w:rsidR="006F43BD" w:rsidRPr="007C1954" w:rsidRDefault="006F43BD"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TH2</w:t>
      </w:r>
      <w:r>
        <w:rPr>
          <w:rFonts w:ascii="Times New Roman" w:hAnsi="Times New Roman" w:cs="Times New Roman"/>
          <w:sz w:val="26"/>
          <w:szCs w:val="26"/>
          <w:highlight w:val="white"/>
          <w:lang w:val="en-US"/>
        </w:rPr>
        <w:t xml:space="preserve">: Click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Back): Hệ thống sẻ di chuyển về</w:t>
      </w:r>
      <w:r w:rsidR="00AA05C4">
        <w:rPr>
          <w:rFonts w:ascii="Times New Roman" w:eastAsia="MS Gothic" w:hAnsi="Times New Roman" w:cs="Times New Roman"/>
          <w:color w:val="000000" w:themeColor="text1"/>
          <w:sz w:val="26"/>
          <w:szCs w:val="26"/>
          <w:lang w:val="en-US"/>
        </w:rPr>
        <w:t xml:space="preserve"> màn hình Home</w:t>
      </w:r>
      <w:r>
        <w:rPr>
          <w:rFonts w:ascii="Times New Roman" w:eastAsia="MS Gothic" w:hAnsi="Times New Roman" w:cs="Times New Roman"/>
          <w:color w:val="000000" w:themeColor="text1"/>
          <w:sz w:val="26"/>
          <w:szCs w:val="26"/>
          <w:lang w:val="en-US"/>
        </w:rPr>
        <w:t>.</w:t>
      </w:r>
    </w:p>
    <w:p w:rsidR="006F43BD" w:rsidRPr="00EB328C" w:rsidRDefault="006F43BD" w:rsidP="006F43BD">
      <w:pPr>
        <w:pStyle w:val="ListParagraph"/>
        <w:spacing w:line="240" w:lineRule="auto"/>
        <w:rPr>
          <w:rFonts w:ascii="Times New Roman" w:hAnsi="Times New Roman" w:cs="Times New Roman"/>
          <w:sz w:val="26"/>
          <w:szCs w:val="26"/>
          <w:highlight w:val="white"/>
          <w:lang w:val="en-US"/>
        </w:rPr>
      </w:pPr>
    </w:p>
    <w:p w:rsidR="006F43BD" w:rsidRDefault="006F43BD"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lastRenderedPageBreak/>
        <w:t>Giao diện:</w:t>
      </w:r>
    </w:p>
    <w:p w:rsidR="00AA05C4" w:rsidRPr="000231B5" w:rsidRDefault="00AA05C4" w:rsidP="00AA05C4">
      <w:pPr>
        <w:pStyle w:val="ListParagraph"/>
        <w:spacing w:line="240" w:lineRule="auto"/>
        <w:rPr>
          <w:rFonts w:ascii="Times New Roman" w:hAnsi="Times New Roman" w:cs="Times New Roman"/>
          <w:b/>
          <w:sz w:val="26"/>
          <w:szCs w:val="26"/>
          <w:highlight w:val="white"/>
          <w:lang w:val="en-US"/>
        </w:rPr>
      </w:pPr>
    </w:p>
    <w:p w:rsidR="00DC61EA" w:rsidRDefault="00AA05C4" w:rsidP="00AA05C4">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1B40FC03" wp14:editId="2710AE85">
            <wp:extent cx="2444750" cy="4155592"/>
            <wp:effectExtent l="0" t="0" r="0" b="0"/>
            <wp:docPr id="263" name="図 262">
              <a:extLst xmlns:a="http://schemas.openxmlformats.org/drawingml/2006/main">
                <a:ext uri="{FF2B5EF4-FFF2-40B4-BE49-F238E27FC236}">
                  <a16:creationId xmlns:a16="http://schemas.microsoft.com/office/drawing/2014/main" id="{FFC5049D-31A7-4E32-8F9D-5F0ACE7D2D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図 262">
                      <a:extLst>
                        <a:ext uri="{FF2B5EF4-FFF2-40B4-BE49-F238E27FC236}">
                          <a16:creationId xmlns:a16="http://schemas.microsoft.com/office/drawing/2014/main" id="{FFC5049D-31A7-4E32-8F9D-5F0ACE7D2D5F}"/>
                        </a:ext>
                      </a:extLst>
                    </pic:cNvPr>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45815" cy="4157402"/>
                    </a:xfrm>
                    <a:prstGeom prst="rect">
                      <a:avLst/>
                    </a:prstGeom>
                  </pic:spPr>
                </pic:pic>
              </a:graphicData>
            </a:graphic>
          </wp:inline>
        </w:drawing>
      </w:r>
    </w:p>
    <w:p w:rsidR="00DC61EA" w:rsidRPr="00AA05C4" w:rsidRDefault="00AA05C4"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Tại màn hình </w:t>
      </w:r>
      <w:r w:rsidRPr="00AA05C4">
        <w:rPr>
          <w:rFonts w:ascii="MS Gothic" w:eastAsia="MS Gothic" w:hAnsi="MS Gothic" w:cs="MS Gothic" w:hint="eastAsia"/>
          <w:b/>
          <w:sz w:val="26"/>
          <w:szCs w:val="26"/>
          <w:lang w:val="en-US"/>
        </w:rPr>
        <w:t>メール変更</w:t>
      </w:r>
      <w:r w:rsidRPr="00AA05C4">
        <w:rPr>
          <w:rFonts w:ascii="Times New Roman" w:hAnsi="Times New Roman" w:cs="Times New Roman"/>
          <w:b/>
          <w:sz w:val="26"/>
          <w:szCs w:val="26"/>
          <w:lang w:val="en-US"/>
        </w:rPr>
        <w:t>SMS</w:t>
      </w:r>
      <w:r w:rsidRPr="00AA05C4">
        <w:rPr>
          <w:rFonts w:ascii="MS Gothic" w:eastAsia="MS Gothic" w:hAnsi="MS Gothic" w:cs="MS Gothic" w:hint="eastAsia"/>
          <w:b/>
          <w:sz w:val="26"/>
          <w:szCs w:val="26"/>
          <w:lang w:val="en-US"/>
        </w:rPr>
        <w:t>認証コード送信</w:t>
      </w:r>
      <w:r>
        <w:rPr>
          <w:rFonts w:ascii="MS Gothic" w:eastAsia="MS Gothic" w:hAnsi="MS Gothic" w:cs="MS Gothic" w:hint="eastAsia"/>
          <w:sz w:val="26"/>
          <w:szCs w:val="26"/>
          <w:lang w:val="en-US"/>
        </w:rPr>
        <w:t xml:space="preserve"> (</w:t>
      </w:r>
      <w:r w:rsidRPr="00AA05C4">
        <w:rPr>
          <w:rFonts w:ascii="Times New Roman" w:eastAsia="MS Gothic" w:hAnsi="Times New Roman" w:cs="Times New Roman"/>
          <w:sz w:val="26"/>
          <w:szCs w:val="26"/>
          <w:lang w:val="en-US"/>
        </w:rPr>
        <w:t>Send mã xác thực SMS change mail</w:t>
      </w:r>
      <w:r>
        <w:rPr>
          <w:rFonts w:ascii="MS Gothic" w:eastAsia="MS Gothic" w:hAnsi="MS Gothic" w:cs="MS Gothic" w:hint="eastAsia"/>
          <w:sz w:val="26"/>
          <w:szCs w:val="26"/>
          <w:lang w:val="en-US"/>
        </w:rPr>
        <w:t>)</w:t>
      </w:r>
    </w:p>
    <w:p w:rsidR="00AA05C4" w:rsidRPr="00645CFF" w:rsidRDefault="00AA05C4"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1: </w:t>
      </w:r>
      <w:r>
        <w:rPr>
          <w:rFonts w:ascii="Times New Roman" w:eastAsia="Times New Roman" w:hAnsi="Times New Roman" w:cs="Times New Roman"/>
          <w:color w:val="000000" w:themeColor="text1"/>
          <w:sz w:val="26"/>
          <w:szCs w:val="26"/>
          <w:lang w:val="en-US"/>
        </w:rPr>
        <w:t xml:space="preserve">Nhập mã </w:t>
      </w:r>
      <w:r>
        <w:rPr>
          <w:rFonts w:ascii="Times New Roman" w:hAnsi="Times New Roman" w:cs="Times New Roman"/>
          <w:sz w:val="26"/>
          <w:szCs w:val="26"/>
          <w:lang w:val="en-US"/>
        </w:rPr>
        <w:t>xác thực</w:t>
      </w:r>
      <w:r w:rsidRPr="00DC61EA">
        <w:rPr>
          <w:rFonts w:ascii="Times New Roman" w:hAnsi="Times New Roman" w:cs="Times New Roman"/>
          <w:sz w:val="26"/>
          <w:szCs w:val="26"/>
          <w:lang w:val="en-US"/>
        </w:rPr>
        <w:t xml:space="preserve"> </w:t>
      </w:r>
      <w:r w:rsidR="00920DB1">
        <w:rPr>
          <w:rFonts w:ascii="Times New Roman" w:hAnsi="Times New Roman" w:cs="Times New Roman"/>
          <w:sz w:val="26"/>
          <w:szCs w:val="26"/>
          <w:lang w:val="en-US"/>
        </w:rPr>
        <w:t xml:space="preserve">được gửi về số điện thoại của user </w:t>
      </w:r>
      <w:r>
        <w:rPr>
          <w:rFonts w:ascii="Times New Roman" w:hAnsi="Times New Roman" w:cs="Times New Roman"/>
          <w:sz w:val="26"/>
          <w:szCs w:val="26"/>
          <w:lang w:val="en-US"/>
        </w:rPr>
        <w:t xml:space="preserve">vào item </w:t>
      </w:r>
      <w:r w:rsidR="00920DB1" w:rsidRPr="00920DB1">
        <w:rPr>
          <w:rFonts w:ascii="Times New Roman" w:hAnsi="Times New Roman" w:cs="Times New Roman" w:hint="eastAsia"/>
          <w:sz w:val="26"/>
          <w:szCs w:val="26"/>
          <w:lang w:val="en-US"/>
        </w:rPr>
        <w:t>認証コード</w:t>
      </w:r>
      <w:r>
        <w:rPr>
          <w:rFonts w:ascii="Times New Roman" w:hAnsi="Times New Roman" w:cs="Times New Roman" w:hint="eastAsia"/>
          <w:sz w:val="26"/>
          <w:szCs w:val="26"/>
          <w:lang w:val="en-US"/>
        </w:rPr>
        <w:t>(</w:t>
      </w:r>
      <w:r>
        <w:rPr>
          <w:rFonts w:ascii="Times New Roman" w:hAnsi="Times New Roman" w:cs="Times New Roman"/>
          <w:sz w:val="26"/>
          <w:szCs w:val="26"/>
          <w:lang w:val="en-US"/>
        </w:rPr>
        <w:t>mã xác thực</w:t>
      </w:r>
      <w:r>
        <w:rPr>
          <w:rFonts w:ascii="Times New Roman" w:hAnsi="Times New Roman" w:cs="Times New Roman" w:hint="eastAsia"/>
          <w:sz w:val="26"/>
          <w:szCs w:val="26"/>
          <w:lang w:val="en-US"/>
        </w:rPr>
        <w:t>)</w:t>
      </w:r>
      <w:r>
        <w:rPr>
          <w:rFonts w:ascii="Times New Roman" w:hAnsi="Times New Roman" w:cs="Times New Roman"/>
          <w:sz w:val="26"/>
          <w:szCs w:val="26"/>
          <w:lang w:val="en-US"/>
        </w:rPr>
        <w:t>. Mã phải được nhập trướ</w:t>
      </w:r>
      <w:r w:rsidR="00920DB1">
        <w:rPr>
          <w:rFonts w:ascii="Times New Roman" w:hAnsi="Times New Roman" w:cs="Times New Roman"/>
          <w:sz w:val="26"/>
          <w:szCs w:val="26"/>
          <w:lang w:val="en-US"/>
        </w:rPr>
        <w:t>c 1</w:t>
      </w:r>
      <w:r>
        <w:rPr>
          <w:rFonts w:ascii="Times New Roman" w:hAnsi="Times New Roman" w:cs="Times New Roman"/>
          <w:sz w:val="26"/>
          <w:szCs w:val="26"/>
          <w:lang w:val="en-US"/>
        </w:rPr>
        <w:t>0 phút kể từ khi nhận được mã, nế</w:t>
      </w:r>
      <w:r w:rsidR="00920DB1">
        <w:rPr>
          <w:rFonts w:ascii="Times New Roman" w:hAnsi="Times New Roman" w:cs="Times New Roman"/>
          <w:sz w:val="26"/>
          <w:szCs w:val="26"/>
          <w:lang w:val="en-US"/>
        </w:rPr>
        <w:t>u sau 1</w:t>
      </w:r>
      <w:r>
        <w:rPr>
          <w:rFonts w:ascii="Times New Roman" w:hAnsi="Times New Roman" w:cs="Times New Roman"/>
          <w:sz w:val="26"/>
          <w:szCs w:val="26"/>
          <w:lang w:val="en-US"/>
        </w:rPr>
        <w:t xml:space="preserve">0 phút mã sẽ mất hiệu lực </w:t>
      </w:r>
    </w:p>
    <w:p w:rsidR="00AA05C4" w:rsidRDefault="00AA05C4"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2: </w:t>
      </w:r>
    </w:p>
    <w:p w:rsidR="00AA05C4" w:rsidRPr="00645CFF" w:rsidRDefault="00AA05C4" w:rsidP="002560FD">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842BF4">
        <w:rPr>
          <w:rFonts w:ascii="MS Gothic" w:eastAsia="MS Gothic" w:hAnsi="MS Gothic" w:cs="MS Gothic" w:hint="eastAsia"/>
          <w:color w:val="000000" w:themeColor="text1"/>
          <w:sz w:val="26"/>
          <w:szCs w:val="26"/>
          <w:lang w:val="en-US"/>
        </w:rPr>
        <w:t>送信</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Send</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 xml:space="preserve">Hệ thống sẽ di chuyển đến màn hình </w:t>
      </w:r>
      <w:r w:rsidR="00920DB1" w:rsidRPr="00920DB1">
        <w:rPr>
          <w:rFonts w:ascii="Times New Roman" w:eastAsia="MS Gothic" w:hAnsi="Times New Roman" w:cs="Times New Roman" w:hint="eastAsia"/>
          <w:color w:val="000000" w:themeColor="text1"/>
          <w:sz w:val="26"/>
          <w:szCs w:val="26"/>
          <w:lang w:val="en-US"/>
        </w:rPr>
        <w:t>メールアドレス変更完了</w:t>
      </w:r>
      <w:r>
        <w:rPr>
          <w:rFonts w:ascii="Times New Roman" w:eastAsia="MS Gothic" w:hAnsi="Times New Roman" w:cs="Times New Roman" w:hint="eastAsia"/>
          <w:color w:val="000000" w:themeColor="text1"/>
          <w:sz w:val="26"/>
          <w:szCs w:val="26"/>
          <w:lang w:val="en-US"/>
        </w:rPr>
        <w:t>(</w:t>
      </w:r>
      <w:r w:rsidRPr="00645CFF">
        <w:rPr>
          <w:rFonts w:ascii="Times New Roman" w:eastAsia="MS Gothic" w:hAnsi="Times New Roman" w:cs="Times New Roman"/>
          <w:color w:val="000000" w:themeColor="text1"/>
          <w:sz w:val="26"/>
          <w:szCs w:val="26"/>
          <w:lang w:val="en-US"/>
        </w:rPr>
        <w:t xml:space="preserve">Complete </w:t>
      </w:r>
      <w:r w:rsidR="00920DB1">
        <w:rPr>
          <w:rFonts w:ascii="Times New Roman" w:eastAsia="MS Gothic" w:hAnsi="Times New Roman" w:cs="Times New Roman"/>
          <w:color w:val="000000" w:themeColor="text1"/>
          <w:sz w:val="26"/>
          <w:szCs w:val="26"/>
          <w:lang w:val="en-US"/>
        </w:rPr>
        <w:t>change mail</w:t>
      </w:r>
      <w:r>
        <w:rPr>
          <w:rFonts w:ascii="Times New Roman" w:eastAsia="MS Gothic" w:hAnsi="Times New Roman" w:cs="Times New Roman"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w:t>
      </w:r>
    </w:p>
    <w:p w:rsidR="00AA05C4" w:rsidRPr="00645CFF" w:rsidRDefault="00AA05C4" w:rsidP="002560FD">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Back</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 xml:space="preserve">Hệ thống sẽ di chuyển đến màn hình </w:t>
      </w:r>
      <w:r w:rsidR="00920DB1">
        <w:rPr>
          <w:rFonts w:ascii="Times New Roman" w:eastAsia="MS Gothic" w:hAnsi="Times New Roman" w:cs="Times New Roman"/>
          <w:color w:val="000000" w:themeColor="text1"/>
          <w:sz w:val="26"/>
          <w:szCs w:val="26"/>
          <w:lang w:val="en-US"/>
        </w:rPr>
        <w:t>Home</w:t>
      </w:r>
      <w:r>
        <w:rPr>
          <w:rFonts w:ascii="Times New Roman" w:eastAsia="MS Gothic" w:hAnsi="Times New Roman" w:cs="Times New Roman"/>
          <w:color w:val="000000" w:themeColor="text1"/>
          <w:sz w:val="26"/>
          <w:szCs w:val="26"/>
          <w:lang w:val="en-US"/>
        </w:rPr>
        <w:t>.</w:t>
      </w:r>
    </w:p>
    <w:p w:rsidR="00AA05C4" w:rsidRDefault="00AA05C4" w:rsidP="002560FD">
      <w:pPr>
        <w:pStyle w:val="ListParagraph"/>
        <w:numPr>
          <w:ilvl w:val="0"/>
          <w:numId w:val="34"/>
        </w:numPr>
        <w:spacing w:after="160" w:line="240" w:lineRule="auto"/>
        <w:ind w:firstLine="36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Giao diện:</w:t>
      </w:r>
    </w:p>
    <w:p w:rsidR="00AA05C4" w:rsidRDefault="00AA05C4" w:rsidP="00AA05C4">
      <w:pPr>
        <w:pStyle w:val="ListParagraph"/>
        <w:spacing w:after="160" w:line="240" w:lineRule="auto"/>
        <w:ind w:left="1080"/>
        <w:rPr>
          <w:rFonts w:ascii="Times New Roman" w:eastAsia="Times New Roman" w:hAnsi="Times New Roman" w:cs="Times New Roman"/>
          <w:b/>
          <w:color w:val="000000" w:themeColor="text1"/>
          <w:sz w:val="26"/>
          <w:szCs w:val="26"/>
          <w:lang w:val="en-US"/>
        </w:rPr>
      </w:pPr>
    </w:p>
    <w:p w:rsidR="00DC61EA" w:rsidRDefault="00920DB1" w:rsidP="00920DB1">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4603FD55" wp14:editId="221A77A1">
            <wp:extent cx="2876550" cy="4908814"/>
            <wp:effectExtent l="0" t="0" r="0" b="6350"/>
            <wp:docPr id="258" name="図 257">
              <a:extLst xmlns:a="http://schemas.openxmlformats.org/drawingml/2006/main">
                <a:ext uri="{FF2B5EF4-FFF2-40B4-BE49-F238E27FC236}">
                  <a16:creationId xmlns:a16="http://schemas.microsoft.com/office/drawing/2014/main" id="{74E6CBA6-421D-4753-813F-F2A8285BF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図 257">
                      <a:extLst>
                        <a:ext uri="{FF2B5EF4-FFF2-40B4-BE49-F238E27FC236}">
                          <a16:creationId xmlns:a16="http://schemas.microsoft.com/office/drawing/2014/main" id="{74E6CBA6-421D-4753-813F-F2A8285BF14E}"/>
                        </a:ext>
                      </a:extLst>
                    </pic:cNvPr>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877659" cy="4910707"/>
                    </a:xfrm>
                    <a:prstGeom prst="rect">
                      <a:avLst/>
                    </a:prstGeom>
                  </pic:spPr>
                </pic:pic>
              </a:graphicData>
            </a:graphic>
          </wp:inline>
        </w:drawing>
      </w:r>
    </w:p>
    <w:p w:rsidR="00920DB1" w:rsidRPr="00920DB1" w:rsidRDefault="00920DB1" w:rsidP="002560FD">
      <w:pPr>
        <w:pStyle w:val="ListParagraph"/>
        <w:numPr>
          <w:ilvl w:val="0"/>
          <w:numId w:val="22"/>
        </w:numPr>
        <w:spacing w:after="160" w:line="240" w:lineRule="auto"/>
        <w:rPr>
          <w:rFonts w:ascii="Times New Roman" w:eastAsia="Times New Roman" w:hAnsi="Times New Roman" w:cs="Times New Roman"/>
          <w:color w:val="000000" w:themeColor="text1"/>
          <w:sz w:val="26"/>
          <w:szCs w:val="26"/>
          <w:lang w:val="en-US"/>
        </w:rPr>
      </w:pPr>
      <w:r w:rsidRPr="00920DB1">
        <w:rPr>
          <w:rFonts w:ascii="Times New Roman" w:eastAsia="Times New Roman" w:hAnsi="Times New Roman" w:cs="Times New Roman"/>
          <w:b/>
          <w:color w:val="000000" w:themeColor="text1"/>
          <w:sz w:val="26"/>
          <w:szCs w:val="26"/>
          <w:lang w:val="en-US"/>
        </w:rPr>
        <w:t xml:space="preserve">Tại màn hình </w:t>
      </w:r>
      <w:r w:rsidRPr="00920DB1">
        <w:rPr>
          <w:rFonts w:ascii="Times New Roman" w:eastAsia="MS Gothic" w:hAnsi="Times New Roman" w:cs="Times New Roman" w:hint="eastAsia"/>
          <w:b/>
          <w:color w:val="000000" w:themeColor="text1"/>
          <w:sz w:val="26"/>
          <w:szCs w:val="26"/>
          <w:lang w:val="en-US"/>
        </w:rPr>
        <w:t>メールアドレス変更完了</w:t>
      </w:r>
      <w:r w:rsidRPr="00920DB1">
        <w:rPr>
          <w:rFonts w:ascii="Times New Roman" w:eastAsia="MS Gothic" w:hAnsi="Times New Roman" w:cs="Times New Roman" w:hint="eastAsia"/>
          <w:b/>
          <w:color w:val="000000" w:themeColor="text1"/>
          <w:sz w:val="26"/>
          <w:szCs w:val="26"/>
          <w:lang w:val="en-US"/>
        </w:rPr>
        <w:t>(</w:t>
      </w:r>
      <w:r w:rsidRPr="00920DB1">
        <w:rPr>
          <w:rFonts w:ascii="Times New Roman" w:eastAsia="MS Gothic" w:hAnsi="Times New Roman" w:cs="Times New Roman"/>
          <w:b/>
          <w:color w:val="000000" w:themeColor="text1"/>
          <w:sz w:val="26"/>
          <w:szCs w:val="26"/>
          <w:lang w:val="en-US"/>
        </w:rPr>
        <w:t>Complete change mail</w:t>
      </w:r>
      <w:r w:rsidRPr="00920DB1">
        <w:rPr>
          <w:rFonts w:ascii="Times New Roman" w:eastAsia="MS Gothic" w:hAnsi="Times New Roman" w:cs="Times New Roman" w:hint="eastAsia"/>
          <w:b/>
          <w:color w:val="000000" w:themeColor="text1"/>
          <w:sz w:val="26"/>
          <w:szCs w:val="26"/>
          <w:lang w:val="en-US"/>
        </w:rPr>
        <w:t>)</w:t>
      </w:r>
      <w:r w:rsidRPr="00920DB1">
        <w:rPr>
          <w:rFonts w:ascii="Times New Roman" w:eastAsia="MS Gothic" w:hAnsi="Times New Roman" w:cs="Times New Roman"/>
          <w:b/>
          <w:color w:val="000000" w:themeColor="text1"/>
          <w:sz w:val="26"/>
          <w:szCs w:val="26"/>
          <w:lang w:val="en-US"/>
        </w:rPr>
        <w:t>.</w:t>
      </w:r>
    </w:p>
    <w:p w:rsidR="00920DB1" w:rsidRDefault="00920DB1" w:rsidP="00920DB1">
      <w:pPr>
        <w:pStyle w:val="ListParagraph"/>
        <w:spacing w:after="160" w:line="240" w:lineRule="auto"/>
        <w:rPr>
          <w:rFonts w:ascii="Times New Roman" w:eastAsia="MS Gothic" w:hAnsi="Times New Roman" w:cs="Times New Roman"/>
          <w:color w:val="000000" w:themeColor="text1"/>
          <w:sz w:val="26"/>
          <w:szCs w:val="26"/>
          <w:lang w:val="en-US"/>
        </w:rPr>
      </w:pPr>
      <w:r w:rsidRPr="00920DB1">
        <w:rPr>
          <w:rFonts w:ascii="Times New Roman" w:eastAsia="Times New Roman" w:hAnsi="Times New Roman" w:cs="Times New Roman"/>
          <w:color w:val="000000" w:themeColor="text1"/>
          <w:sz w:val="26"/>
          <w:szCs w:val="26"/>
          <w:lang w:val="en-US"/>
        </w:rPr>
        <w:t xml:space="preserve">Click vào button </w:t>
      </w:r>
      <w:r w:rsidRPr="00920DB1">
        <w:rPr>
          <w:rFonts w:ascii="MS Gothic" w:eastAsia="MS Gothic" w:hAnsi="MS Gothic" w:cs="MS Gothic" w:hint="eastAsia"/>
          <w:color w:val="000000" w:themeColor="text1"/>
          <w:sz w:val="26"/>
          <w:szCs w:val="26"/>
          <w:lang w:val="en-US"/>
        </w:rPr>
        <w:t xml:space="preserve">ログインへ </w:t>
      </w:r>
      <w:r w:rsidRPr="00920DB1">
        <w:rPr>
          <w:rFonts w:ascii="Times New Roman" w:eastAsia="MS Gothic" w:hAnsi="Times New Roman" w:cs="Times New Roman"/>
          <w:color w:val="000000" w:themeColor="text1"/>
          <w:sz w:val="26"/>
          <w:szCs w:val="26"/>
          <w:lang w:val="en-US"/>
        </w:rPr>
        <w:t xml:space="preserve">để hoàn thành các bước </w:t>
      </w:r>
      <w:r>
        <w:rPr>
          <w:rFonts w:ascii="Times New Roman" w:eastAsia="MS Gothic" w:hAnsi="Times New Roman" w:cs="Times New Roman"/>
          <w:color w:val="000000" w:themeColor="text1"/>
          <w:sz w:val="26"/>
          <w:szCs w:val="26"/>
          <w:lang w:val="en-US"/>
        </w:rPr>
        <w:t>change Mail</w:t>
      </w:r>
      <w:r w:rsidRPr="00920DB1">
        <w:rPr>
          <w:rFonts w:ascii="Times New Roman" w:eastAsia="MS Gothic" w:hAnsi="Times New Roman" w:cs="Times New Roman"/>
          <w:color w:val="000000" w:themeColor="text1"/>
          <w:sz w:val="26"/>
          <w:szCs w:val="26"/>
          <w:lang w:val="en-US"/>
        </w:rPr>
        <w:t xml:space="preserve"> cuả user, đồng thời di chuyển đến màn hình Login để tiế</w:t>
      </w:r>
      <w:r w:rsidR="00B84E09">
        <w:rPr>
          <w:rFonts w:ascii="Times New Roman" w:eastAsia="MS Gothic" w:hAnsi="Times New Roman" w:cs="Times New Roman"/>
          <w:color w:val="000000" w:themeColor="text1"/>
          <w:sz w:val="26"/>
          <w:szCs w:val="26"/>
          <w:lang w:val="en-US"/>
        </w:rPr>
        <w:t>n hành</w:t>
      </w:r>
      <w:r w:rsidRPr="00920DB1">
        <w:rPr>
          <w:rFonts w:ascii="Times New Roman" w:eastAsia="MS Gothic" w:hAnsi="Times New Roman" w:cs="Times New Roman"/>
          <w:color w:val="000000" w:themeColor="text1"/>
          <w:sz w:val="26"/>
          <w:szCs w:val="26"/>
          <w:lang w:val="en-US"/>
        </w:rPr>
        <w:t xml:space="preserve"> Login với tài khoản </w:t>
      </w:r>
      <w:r>
        <w:rPr>
          <w:rFonts w:ascii="Times New Roman" w:eastAsia="MS Gothic" w:hAnsi="Times New Roman" w:cs="Times New Roman"/>
          <w:color w:val="000000" w:themeColor="text1"/>
          <w:sz w:val="26"/>
          <w:szCs w:val="26"/>
          <w:lang w:val="en-US"/>
        </w:rPr>
        <w:t xml:space="preserve">Mail </w:t>
      </w:r>
      <w:r w:rsidRPr="00920DB1">
        <w:rPr>
          <w:rFonts w:ascii="Times New Roman" w:eastAsia="MS Gothic" w:hAnsi="Times New Roman" w:cs="Times New Roman"/>
          <w:color w:val="000000" w:themeColor="text1"/>
          <w:sz w:val="26"/>
          <w:szCs w:val="26"/>
          <w:lang w:val="en-US"/>
        </w:rPr>
        <w:t>mới</w:t>
      </w:r>
      <w:r>
        <w:rPr>
          <w:rFonts w:ascii="Times New Roman" w:eastAsia="MS Gothic" w:hAnsi="Times New Roman" w:cs="Times New Roman"/>
          <w:color w:val="000000" w:themeColor="text1"/>
          <w:sz w:val="26"/>
          <w:szCs w:val="26"/>
          <w:lang w:val="en-US"/>
        </w:rPr>
        <w:t xml:space="preserve"> và cũ</w:t>
      </w:r>
      <w:r w:rsidRPr="00920DB1">
        <w:rPr>
          <w:rFonts w:ascii="Times New Roman" w:eastAsia="MS Gothic" w:hAnsi="Times New Roman" w:cs="Times New Roman"/>
          <w:color w:val="000000" w:themeColor="text1"/>
          <w:sz w:val="26"/>
          <w:szCs w:val="26"/>
          <w:lang w:val="en-US"/>
        </w:rPr>
        <w:t>.</w:t>
      </w:r>
    </w:p>
    <w:p w:rsidR="00920DB1" w:rsidRDefault="00920DB1" w:rsidP="002560FD">
      <w:pPr>
        <w:pStyle w:val="ListParagraph"/>
        <w:numPr>
          <w:ilvl w:val="0"/>
          <w:numId w:val="34"/>
        </w:numPr>
        <w:spacing w:after="160" w:line="240" w:lineRule="auto"/>
        <w:ind w:firstLine="27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Login với tài khoản mail cũ: Hệ thống báo lỗi Mail không tồn tại</w:t>
      </w:r>
    </w:p>
    <w:p w:rsidR="00920DB1" w:rsidRDefault="00920DB1" w:rsidP="002560FD">
      <w:pPr>
        <w:pStyle w:val="ListParagraph"/>
        <w:numPr>
          <w:ilvl w:val="0"/>
          <w:numId w:val="34"/>
        </w:numPr>
        <w:spacing w:after="160" w:line="240" w:lineRule="auto"/>
        <w:ind w:firstLine="27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Login với tài khoản mail mới: Hệ thống Login thành công.</w:t>
      </w:r>
    </w:p>
    <w:p w:rsidR="00DC61EA" w:rsidRDefault="00920DB1" w:rsidP="00920DB1">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6C6C157B" wp14:editId="09810028">
            <wp:extent cx="2462082" cy="4210050"/>
            <wp:effectExtent l="0" t="0" r="0" b="0"/>
            <wp:docPr id="262" name="図 261">
              <a:extLst xmlns:a="http://schemas.openxmlformats.org/drawingml/2006/main">
                <a:ext uri="{FF2B5EF4-FFF2-40B4-BE49-F238E27FC236}">
                  <a16:creationId xmlns:a16="http://schemas.microsoft.com/office/drawing/2014/main" id="{CA512D0E-2C1F-46D5-B454-CA43FE4EC4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図 261">
                      <a:extLst>
                        <a:ext uri="{FF2B5EF4-FFF2-40B4-BE49-F238E27FC236}">
                          <a16:creationId xmlns:a16="http://schemas.microsoft.com/office/drawing/2014/main" id="{CA512D0E-2C1F-46D5-B454-CA43FE4EC4EC}"/>
                        </a:ext>
                      </a:extLst>
                    </pic:cNvPr>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63038" cy="4211685"/>
                    </a:xfrm>
                    <a:prstGeom prst="rect">
                      <a:avLst/>
                    </a:prstGeom>
                  </pic:spPr>
                </pic:pic>
              </a:graphicData>
            </a:graphic>
          </wp:inline>
        </w:drawing>
      </w:r>
    </w:p>
    <w:p w:rsidR="00920DB1" w:rsidRDefault="00920DB1" w:rsidP="00920DB1">
      <w:pPr>
        <w:spacing w:after="160" w:line="240" w:lineRule="auto"/>
        <w:rPr>
          <w:rFonts w:ascii="Times New Roman" w:eastAsia="Times New Roman" w:hAnsi="Times New Roman" w:cs="Times New Roman"/>
          <w:b/>
          <w:color w:val="000000" w:themeColor="text1"/>
          <w:sz w:val="26"/>
          <w:szCs w:val="26"/>
          <w:lang w:val="en-US"/>
        </w:rPr>
      </w:pPr>
    </w:p>
    <w:p w:rsidR="00920DB1" w:rsidRPr="00C26E17" w:rsidRDefault="00920DB1" w:rsidP="00920DB1">
      <w:pPr>
        <w:pStyle w:val="Heading4"/>
        <w:rPr>
          <w:rFonts w:ascii="Times New Roman" w:hAnsi="Times New Roman" w:cs="Times New Roman"/>
          <w:b/>
          <w:color w:val="auto"/>
          <w:sz w:val="26"/>
          <w:szCs w:val="26"/>
          <w:highlight w:val="white"/>
          <w:lang w:val="en-US"/>
        </w:rPr>
      </w:pPr>
      <w:bookmarkStart w:id="139" w:name="_Toc100502369"/>
      <w:r w:rsidRPr="00C26E17">
        <w:rPr>
          <w:rFonts w:ascii="Times New Roman" w:hAnsi="Times New Roman" w:cs="Times New Roman"/>
          <w:b/>
          <w:color w:val="auto"/>
          <w:sz w:val="26"/>
          <w:szCs w:val="26"/>
          <w:highlight w:val="white"/>
          <w:lang w:val="en-US"/>
        </w:rPr>
        <w:t>3.</w:t>
      </w:r>
      <w:r>
        <w:rPr>
          <w:rFonts w:ascii="Times New Roman" w:hAnsi="Times New Roman" w:cs="Times New Roman"/>
          <w:b/>
          <w:color w:val="auto"/>
          <w:sz w:val="26"/>
          <w:szCs w:val="26"/>
          <w:highlight w:val="white"/>
          <w:lang w:val="en-US"/>
        </w:rPr>
        <w:t>3.6</w:t>
      </w:r>
      <w:r w:rsidRPr="00C26E17">
        <w:rPr>
          <w:rFonts w:ascii="Times New Roman" w:hAnsi="Times New Roman" w:cs="Times New Roman"/>
          <w:b/>
          <w:color w:val="auto"/>
          <w:sz w:val="26"/>
          <w:szCs w:val="26"/>
          <w:highlight w:val="white"/>
          <w:lang w:val="en-US"/>
        </w:rPr>
        <w:t>. Chứ</w:t>
      </w:r>
      <w:r w:rsidR="00680474">
        <w:rPr>
          <w:rFonts w:ascii="Times New Roman" w:hAnsi="Times New Roman" w:cs="Times New Roman"/>
          <w:b/>
          <w:color w:val="auto"/>
          <w:sz w:val="26"/>
          <w:szCs w:val="26"/>
          <w:highlight w:val="white"/>
          <w:lang w:val="en-US"/>
        </w:rPr>
        <w:t>c năng “Rời hội</w:t>
      </w:r>
      <w:r w:rsidRPr="00C26E17">
        <w:rPr>
          <w:rFonts w:ascii="Times New Roman" w:hAnsi="Times New Roman" w:cs="Times New Roman"/>
          <w:b/>
          <w:color w:val="auto"/>
          <w:sz w:val="26"/>
          <w:szCs w:val="26"/>
          <w:highlight w:val="white"/>
          <w:lang w:val="en-US"/>
        </w:rPr>
        <w:t xml:space="preserve"> của Users”</w:t>
      </w:r>
      <w:bookmarkEnd w:id="139"/>
    </w:p>
    <w:p w:rsidR="00920DB1" w:rsidRPr="00C26E17" w:rsidRDefault="00920DB1" w:rsidP="00920DB1">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3.6</w:t>
      </w:r>
      <w:r w:rsidRPr="00C26E17">
        <w:rPr>
          <w:rFonts w:ascii="Times New Roman" w:hAnsi="Times New Roman" w:cs="Times New Roman"/>
          <w:b/>
          <w:i/>
          <w:color w:val="auto"/>
          <w:sz w:val="26"/>
          <w:szCs w:val="26"/>
          <w:highlight w:val="white"/>
          <w:lang w:val="en-US"/>
        </w:rPr>
        <w:t>.1. Use case cho chức năng “</w:t>
      </w:r>
      <w:r w:rsidR="00680474">
        <w:rPr>
          <w:rFonts w:ascii="Times New Roman" w:hAnsi="Times New Roman" w:cs="Times New Roman"/>
          <w:b/>
          <w:i/>
          <w:color w:val="auto"/>
          <w:sz w:val="26"/>
          <w:szCs w:val="26"/>
          <w:highlight w:val="white"/>
          <w:lang w:val="en-US"/>
        </w:rPr>
        <w:t>Rời hội</w:t>
      </w:r>
      <w:r w:rsidRPr="00C26E17">
        <w:rPr>
          <w:rFonts w:ascii="Times New Roman" w:hAnsi="Times New Roman" w:cs="Times New Roman"/>
          <w:b/>
          <w:i/>
          <w:color w:val="auto"/>
          <w:sz w:val="26"/>
          <w:szCs w:val="26"/>
          <w:highlight w:val="white"/>
          <w:lang w:val="en-US"/>
        </w:rPr>
        <w:t xml:space="preserve"> của Users”</w:t>
      </w:r>
    </w:p>
    <w:p w:rsidR="00920DB1" w:rsidRPr="00FA1E94" w:rsidRDefault="00920DB1" w:rsidP="00920DB1">
      <w:pPr>
        <w:rPr>
          <w:lang w:val="en-US" w:eastAsia="vi-VN"/>
        </w:rPr>
      </w:pPr>
    </w:p>
    <w:p w:rsidR="00920DB1" w:rsidRDefault="001B0E47" w:rsidP="00920DB1">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v:shape id="_x0000_i1033" type="#_x0000_t75" style="width:217.75pt;height:153.8pt">
            <v:imagedata r:id="rId58" o:title="roihoi"/>
          </v:shape>
        </w:pict>
      </w:r>
    </w:p>
    <w:p w:rsidR="00920DB1" w:rsidRPr="00C26E17" w:rsidRDefault="00920DB1" w:rsidP="00920DB1">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.3.6</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chức năng “</w:t>
      </w:r>
      <w:r w:rsidR="00680474">
        <w:rPr>
          <w:rStyle w:val="Heading5Char"/>
          <w:rFonts w:ascii="Times New Roman" w:hAnsi="Times New Roman" w:cs="Times New Roman"/>
          <w:b/>
          <w:i/>
          <w:color w:val="auto"/>
          <w:sz w:val="26"/>
          <w:szCs w:val="26"/>
          <w:highlight w:val="white"/>
          <w:lang w:val="en-US"/>
        </w:rPr>
        <w:t>Rời hội</w:t>
      </w:r>
      <w:r w:rsidRPr="00C26E17">
        <w:rPr>
          <w:rStyle w:val="Heading5Char"/>
          <w:rFonts w:ascii="Times New Roman" w:hAnsi="Times New Roman" w:cs="Times New Roman"/>
          <w:b/>
          <w:i/>
          <w:color w:val="auto"/>
          <w:sz w:val="26"/>
          <w:szCs w:val="26"/>
          <w:highlight w:val="white"/>
        </w:rPr>
        <w:t xml:space="preserve"> của Users”</w:t>
      </w:r>
    </w:p>
    <w:p w:rsidR="00920DB1" w:rsidRPr="00DC5CE6" w:rsidRDefault="00920DB1" w:rsidP="00920DB1">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920DB1" w:rsidRPr="00DC5CE6" w:rsidRDefault="00920DB1" w:rsidP="00920DB1">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w:t>
      </w:r>
      <w:r w:rsidR="00680474">
        <w:rPr>
          <w:rFonts w:ascii="Times New Roman" w:hAnsi="Times New Roman" w:cs="Times New Roman"/>
          <w:sz w:val="26"/>
          <w:szCs w:val="26"/>
          <w:highlight w:val="white"/>
          <w:lang w:val="en-US"/>
        </w:rPr>
        <w:t>Login thành công</w:t>
      </w:r>
    </w:p>
    <w:p w:rsidR="00920DB1" w:rsidRPr="007E76AD" w:rsidRDefault="00920DB1" w:rsidP="00920DB1">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680474" w:rsidRPr="00FB0B79" w:rsidRDefault="00680474" w:rsidP="002560FD">
      <w:pPr>
        <w:pStyle w:val="ListParagraph"/>
        <w:numPr>
          <w:ilvl w:val="0"/>
          <w:numId w:val="3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 xml:space="preserve">Bước 1: Tại màn hình </w:t>
      </w:r>
      <w:r w:rsidRPr="00954CFF">
        <w:rPr>
          <w:rFonts w:ascii="MS Gothic" w:eastAsia="MS Gothic" w:hAnsi="MS Gothic" w:cs="MS Gothic" w:hint="eastAsia"/>
          <w:sz w:val="26"/>
          <w:szCs w:val="26"/>
          <w:lang w:val="en-US"/>
        </w:rPr>
        <w:t>メニュー</w:t>
      </w:r>
      <w:r>
        <w:rPr>
          <w:rFonts w:ascii="MS Gothic" w:eastAsia="MS Gothic" w:hAnsi="MS Gothic" w:cs="MS Gothic" w:hint="eastAsia"/>
          <w:sz w:val="26"/>
          <w:szCs w:val="26"/>
          <w:lang w:val="en-US"/>
        </w:rPr>
        <w:t>(</w:t>
      </w:r>
      <w:r>
        <w:rPr>
          <w:rFonts w:ascii="MS Gothic" w:eastAsia="MS Gothic" w:hAnsi="MS Gothic" w:cs="MS Gothic"/>
          <w:sz w:val="26"/>
          <w:szCs w:val="26"/>
          <w:lang w:val="en-US"/>
        </w:rPr>
        <w:t>menu</w:t>
      </w:r>
      <w:r>
        <w:rPr>
          <w:rFonts w:ascii="MS Gothic" w:eastAsia="MS Gothic" w:hAnsi="MS Gothic" w:cs="MS Gothic" w:hint="eastAsia"/>
          <w:sz w:val="26"/>
          <w:szCs w:val="26"/>
          <w:lang w:val="en-US"/>
        </w:rPr>
        <w:t>)</w:t>
      </w:r>
      <w:r>
        <w:rPr>
          <w:rFonts w:ascii="Times New Roman" w:eastAsia="MS Gothic" w:hAnsi="Times New Roman" w:cs="Times New Roman"/>
          <w:sz w:val="26"/>
          <w:szCs w:val="26"/>
          <w:lang w:val="en-US"/>
        </w:rPr>
        <w:t xml:space="preserve">, click vào button </w:t>
      </w:r>
      <w:r w:rsidRPr="00680474">
        <w:rPr>
          <w:rFonts w:ascii="Times New Roman" w:eastAsia="MS Gothic" w:hAnsi="Times New Roman" w:cs="Times New Roman" w:hint="eastAsia"/>
          <w:sz w:val="26"/>
          <w:szCs w:val="26"/>
          <w:lang w:val="en-US"/>
        </w:rPr>
        <w:t>退会</w:t>
      </w:r>
      <w:r>
        <w:rPr>
          <w:rFonts w:ascii="Times New Roman" w:eastAsia="MS Gothic" w:hAnsi="Times New Roman" w:cs="Times New Roman" w:hint="eastAsia"/>
          <w:sz w:val="26"/>
          <w:szCs w:val="26"/>
          <w:lang w:val="en-US"/>
        </w:rPr>
        <w:t xml:space="preserve">. Hệ thống sẽ di chuyển đến màn hình </w:t>
      </w:r>
      <w:r w:rsidRPr="00680474">
        <w:rPr>
          <w:rFonts w:ascii="Times New Roman" w:eastAsia="MS Gothic" w:hAnsi="Times New Roman" w:cs="Times New Roman" w:hint="eastAsia"/>
          <w:sz w:val="26"/>
          <w:szCs w:val="26"/>
          <w:lang w:val="en-US"/>
        </w:rPr>
        <w:t>退会</w:t>
      </w:r>
      <w:r w:rsidRPr="00680474">
        <w:rPr>
          <w:rFonts w:ascii="Times New Roman" w:eastAsia="MS Gothic" w:hAnsi="Times New Roman" w:cs="Times New Roman"/>
          <w:sz w:val="26"/>
          <w:szCs w:val="26"/>
          <w:lang w:val="en-US"/>
        </w:rPr>
        <w:t xml:space="preserve"> </w:t>
      </w:r>
      <w:r>
        <w:rPr>
          <w:rFonts w:ascii="Times New Roman" w:eastAsia="MS Gothic" w:hAnsi="Times New Roman" w:cs="Times New Roman"/>
          <w:sz w:val="26"/>
          <w:szCs w:val="26"/>
          <w:lang w:val="en-US"/>
        </w:rPr>
        <w:t>(</w:t>
      </w:r>
      <w:r w:rsidRPr="00680474">
        <w:rPr>
          <w:rFonts w:ascii="Times New Roman" w:eastAsia="MS Gothic" w:hAnsi="Times New Roman" w:cs="Times New Roman"/>
          <w:sz w:val="26"/>
          <w:szCs w:val="26"/>
          <w:lang w:val="en-US"/>
        </w:rPr>
        <w:t>rời hội</w:t>
      </w:r>
      <w:r>
        <w:rPr>
          <w:rFonts w:ascii="Times New Roman" w:eastAsia="MS Gothic" w:hAnsi="Times New Roman" w:cs="Times New Roman"/>
          <w:sz w:val="26"/>
          <w:szCs w:val="26"/>
          <w:lang w:val="en-US"/>
        </w:rPr>
        <w:t>)</w:t>
      </w:r>
    </w:p>
    <w:p w:rsidR="00680474" w:rsidRPr="00FB0B79" w:rsidRDefault="00680474" w:rsidP="00680474">
      <w:pPr>
        <w:pStyle w:val="ListParagraph"/>
        <w:spacing w:line="240" w:lineRule="auto"/>
        <w:ind w:left="1440"/>
        <w:rPr>
          <w:rFonts w:ascii="Times New Roman" w:hAnsi="Times New Roman" w:cs="Times New Roman"/>
          <w:sz w:val="26"/>
          <w:szCs w:val="26"/>
          <w:highlight w:val="white"/>
          <w:lang w:val="en-US"/>
        </w:rPr>
      </w:pPr>
    </w:p>
    <w:p w:rsidR="00680474" w:rsidRDefault="00680474" w:rsidP="00680474">
      <w:pPr>
        <w:pStyle w:val="ListParagraph"/>
        <w:spacing w:line="240" w:lineRule="auto"/>
        <w:ind w:left="1440"/>
        <w:rPr>
          <w:rFonts w:ascii="Times New Roman" w:hAnsi="Times New Roman" w:cs="Times New Roman"/>
          <w:sz w:val="26"/>
          <w:szCs w:val="26"/>
          <w:highlight w:val="white"/>
          <w:lang w:val="en-US"/>
        </w:rPr>
      </w:pPr>
      <w:r>
        <w:rPr>
          <w:noProof/>
          <w:lang w:val="vi-VN" w:eastAsia="vi-VN"/>
        </w:rPr>
        <w:drawing>
          <wp:inline distT="0" distB="0" distL="0" distR="0" wp14:anchorId="34EFA45F" wp14:editId="68819FEF">
            <wp:extent cx="2768600" cy="3977514"/>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73692" cy="3984829"/>
                    </a:xfrm>
                    <a:prstGeom prst="rect">
                      <a:avLst/>
                    </a:prstGeom>
                  </pic:spPr>
                </pic:pic>
              </a:graphicData>
            </a:graphic>
          </wp:inline>
        </w:drawing>
      </w:r>
    </w:p>
    <w:p w:rsidR="00680474" w:rsidRDefault="00680474" w:rsidP="00680474">
      <w:pPr>
        <w:pStyle w:val="ListParagraph"/>
        <w:spacing w:line="240" w:lineRule="auto"/>
        <w:ind w:left="1440"/>
        <w:rPr>
          <w:rFonts w:ascii="Times New Roman" w:hAnsi="Times New Roman" w:cs="Times New Roman"/>
          <w:sz w:val="26"/>
          <w:szCs w:val="26"/>
          <w:highlight w:val="white"/>
          <w:lang w:val="en-US"/>
        </w:rPr>
      </w:pPr>
    </w:p>
    <w:p w:rsidR="00EC2454" w:rsidRPr="00EC2454" w:rsidRDefault="00680474" w:rsidP="002560FD">
      <w:pPr>
        <w:pStyle w:val="ListParagraph"/>
        <w:numPr>
          <w:ilvl w:val="0"/>
          <w:numId w:val="3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2: Tại </w:t>
      </w:r>
      <w:r w:rsidR="00EC2454">
        <w:rPr>
          <w:rFonts w:ascii="Times New Roman" w:eastAsia="MS Gothic" w:hAnsi="Times New Roman" w:cs="Times New Roman" w:hint="eastAsia"/>
          <w:sz w:val="26"/>
          <w:szCs w:val="26"/>
          <w:lang w:val="en-US"/>
        </w:rPr>
        <w:t xml:space="preserve">màn hình </w:t>
      </w:r>
      <w:r w:rsidR="00EC2454" w:rsidRPr="00680474">
        <w:rPr>
          <w:rFonts w:ascii="Times New Roman" w:eastAsia="MS Gothic" w:hAnsi="Times New Roman" w:cs="Times New Roman" w:hint="eastAsia"/>
          <w:sz w:val="26"/>
          <w:szCs w:val="26"/>
          <w:lang w:val="en-US"/>
        </w:rPr>
        <w:t>退会</w:t>
      </w:r>
      <w:r w:rsidR="00EC2454" w:rsidRPr="00680474">
        <w:rPr>
          <w:rFonts w:ascii="Times New Roman" w:eastAsia="MS Gothic" w:hAnsi="Times New Roman" w:cs="Times New Roman"/>
          <w:sz w:val="26"/>
          <w:szCs w:val="26"/>
          <w:lang w:val="en-US"/>
        </w:rPr>
        <w:t xml:space="preserve"> </w:t>
      </w:r>
      <w:r w:rsidR="00EC2454">
        <w:rPr>
          <w:rFonts w:ascii="Times New Roman" w:eastAsia="MS Gothic" w:hAnsi="Times New Roman" w:cs="Times New Roman"/>
          <w:sz w:val="26"/>
          <w:szCs w:val="26"/>
          <w:lang w:val="en-US"/>
        </w:rPr>
        <w:t>(</w:t>
      </w:r>
      <w:r w:rsidR="00EC2454" w:rsidRPr="00680474">
        <w:rPr>
          <w:rFonts w:ascii="Times New Roman" w:eastAsia="MS Gothic" w:hAnsi="Times New Roman" w:cs="Times New Roman"/>
          <w:sz w:val="26"/>
          <w:szCs w:val="26"/>
          <w:lang w:val="en-US"/>
        </w:rPr>
        <w:t>rời hội</w:t>
      </w:r>
      <w:r w:rsidR="00EC2454">
        <w:rPr>
          <w:rFonts w:ascii="Times New Roman" w:eastAsia="MS Gothic" w:hAnsi="Times New Roman" w:cs="Times New Roman"/>
          <w:sz w:val="26"/>
          <w:szCs w:val="26"/>
          <w:lang w:val="en-US"/>
        </w:rPr>
        <w:t>)</w:t>
      </w:r>
      <w:r>
        <w:rPr>
          <w:rFonts w:ascii="Times New Roman" w:hAnsi="Times New Roman" w:cs="Times New Roman"/>
          <w:sz w:val="26"/>
          <w:szCs w:val="26"/>
          <w:highlight w:val="white"/>
          <w:lang w:val="en-US"/>
        </w:rPr>
        <w:t xml:space="preserve">, yêu cầu user </w:t>
      </w:r>
      <w:r w:rsidR="00EC2454">
        <w:rPr>
          <w:rFonts w:ascii="Times New Roman" w:hAnsi="Times New Roman" w:cs="Times New Roman"/>
          <w:sz w:val="26"/>
          <w:szCs w:val="26"/>
          <w:highlight w:val="white"/>
          <w:lang w:val="en-US"/>
        </w:rPr>
        <w:t>check vào checkbox</w:t>
      </w:r>
      <w:r w:rsidR="00EC2454">
        <w:rPr>
          <w:rFonts w:ascii="Times New Roman" w:hAnsi="Times New Roman" w:cs="Times New Roman"/>
          <w:sz w:val="26"/>
          <w:szCs w:val="26"/>
          <w:lang w:val="en-US"/>
        </w:rPr>
        <w:t xml:space="preserve"> </w:t>
      </w:r>
      <w:r w:rsidR="00EC2454" w:rsidRPr="00EC2454">
        <w:rPr>
          <w:rFonts w:ascii="Times New Roman" w:hAnsi="Times New Roman" w:cs="Times New Roman" w:hint="eastAsia"/>
          <w:sz w:val="26"/>
          <w:szCs w:val="26"/>
          <w:lang w:val="en-US"/>
        </w:rPr>
        <w:t>退会同意</w:t>
      </w:r>
      <w:r w:rsidR="00EC2454">
        <w:rPr>
          <w:rFonts w:ascii="Times New Roman" w:hAnsi="Times New Roman" w:cs="Times New Roman" w:hint="eastAsia"/>
          <w:sz w:val="26"/>
          <w:szCs w:val="26"/>
          <w:lang w:val="en-US"/>
        </w:rPr>
        <w:t>(</w:t>
      </w:r>
      <w:r w:rsidR="00EC2454">
        <w:rPr>
          <w:rFonts w:ascii="Times New Roman" w:hAnsi="Times New Roman" w:cs="Times New Roman"/>
          <w:sz w:val="26"/>
          <w:szCs w:val="26"/>
          <w:lang w:val="en-US"/>
        </w:rPr>
        <w:t>Đồng ý rời hội</w:t>
      </w:r>
      <w:r w:rsidR="00EC2454">
        <w:rPr>
          <w:rFonts w:ascii="Times New Roman" w:hAnsi="Times New Roman" w:cs="Times New Roman" w:hint="eastAsia"/>
          <w:sz w:val="26"/>
          <w:szCs w:val="26"/>
          <w:lang w:val="en-US"/>
        </w:rPr>
        <w:t>)</w:t>
      </w:r>
      <w:r w:rsidR="00EC2454">
        <w:rPr>
          <w:rFonts w:ascii="Times New Roman" w:hAnsi="Times New Roman" w:cs="Times New Roman"/>
          <w:sz w:val="26"/>
          <w:szCs w:val="26"/>
          <w:lang w:val="en-US"/>
        </w:rPr>
        <w:t xml:space="preserve">. Khi đã check vào checkbox button </w:t>
      </w:r>
      <w:r w:rsidR="00EC2454" w:rsidRPr="00EC2454">
        <w:rPr>
          <w:rFonts w:ascii="Times New Roman" w:hAnsi="Times New Roman" w:cs="Times New Roman" w:hint="eastAsia"/>
          <w:sz w:val="26"/>
          <w:szCs w:val="26"/>
          <w:lang w:val="en-US"/>
        </w:rPr>
        <w:t>退会する</w:t>
      </w:r>
      <w:r w:rsidR="00EC2454">
        <w:rPr>
          <w:rFonts w:ascii="Times New Roman" w:hAnsi="Times New Roman" w:cs="Times New Roman" w:hint="eastAsia"/>
          <w:sz w:val="26"/>
          <w:szCs w:val="26"/>
          <w:lang w:val="en-US"/>
        </w:rPr>
        <w:t>(</w:t>
      </w:r>
      <w:r w:rsidR="00EC2454">
        <w:rPr>
          <w:rFonts w:ascii="Times New Roman" w:hAnsi="Times New Roman" w:cs="Times New Roman"/>
          <w:sz w:val="26"/>
          <w:szCs w:val="26"/>
          <w:lang w:val="en-US"/>
        </w:rPr>
        <w:t xml:space="preserve">Rời hội </w:t>
      </w:r>
      <w:r w:rsidR="00EC2454">
        <w:rPr>
          <w:rFonts w:ascii="Times New Roman" w:hAnsi="Times New Roman" w:cs="Times New Roman" w:hint="eastAsia"/>
          <w:sz w:val="26"/>
          <w:szCs w:val="26"/>
          <w:lang w:val="en-US"/>
        </w:rPr>
        <w:t>)</w:t>
      </w:r>
      <w:r w:rsidR="00EC2454">
        <w:rPr>
          <w:rFonts w:ascii="Times New Roman" w:hAnsi="Times New Roman" w:cs="Times New Roman"/>
          <w:sz w:val="26"/>
          <w:szCs w:val="26"/>
          <w:lang w:val="en-US"/>
        </w:rPr>
        <w:t xml:space="preserve"> sẽ được active.</w:t>
      </w:r>
    </w:p>
    <w:p w:rsidR="00680474" w:rsidRDefault="00680474" w:rsidP="00680474">
      <w:pPr>
        <w:pStyle w:val="ListParagraph"/>
        <w:spacing w:line="240" w:lineRule="auto"/>
        <w:ind w:left="1440"/>
        <w:rPr>
          <w:rFonts w:ascii="Times New Roman" w:hAnsi="Times New Roman" w:cs="Times New Roman"/>
          <w:sz w:val="26"/>
          <w:szCs w:val="26"/>
          <w:highlight w:val="white"/>
          <w:lang w:val="en-US"/>
        </w:rPr>
      </w:pPr>
    </w:p>
    <w:p w:rsidR="00EC2454" w:rsidRPr="00EC2454" w:rsidRDefault="00920DB1" w:rsidP="002560FD">
      <w:pPr>
        <w:pStyle w:val="ListParagraph"/>
        <w:numPr>
          <w:ilvl w:val="0"/>
          <w:numId w:val="36"/>
        </w:numPr>
        <w:spacing w:line="240" w:lineRule="auto"/>
        <w:rPr>
          <w:rFonts w:ascii="Times New Roman" w:hAnsi="Times New Roman" w:cs="Times New Roman"/>
          <w:b/>
          <w:sz w:val="26"/>
          <w:szCs w:val="26"/>
          <w:highlight w:val="white"/>
          <w:lang w:val="en-US"/>
        </w:rPr>
      </w:pPr>
      <w:r w:rsidRPr="00EC2454">
        <w:rPr>
          <w:rFonts w:ascii="Times New Roman" w:hAnsi="Times New Roman" w:cs="Times New Roman"/>
          <w:sz w:val="26"/>
          <w:szCs w:val="26"/>
          <w:highlight w:val="white"/>
          <w:lang w:val="en-US"/>
        </w:rPr>
        <w:t xml:space="preserve">Bước 3: Khi </w:t>
      </w:r>
      <w:r w:rsidR="00EC2454">
        <w:rPr>
          <w:rFonts w:ascii="Times New Roman" w:hAnsi="Times New Roman" w:cs="Times New Roman"/>
          <w:sz w:val="26"/>
          <w:szCs w:val="26"/>
          <w:highlight w:val="white"/>
          <w:lang w:val="en-US"/>
        </w:rPr>
        <w:t xml:space="preserve">click vào button </w:t>
      </w:r>
      <w:r w:rsidR="00EC2454" w:rsidRPr="00EC2454">
        <w:rPr>
          <w:rFonts w:ascii="MS Gothic" w:eastAsia="MS Gothic" w:hAnsi="MS Gothic" w:cs="MS Gothic" w:hint="eastAsia"/>
          <w:sz w:val="26"/>
          <w:szCs w:val="26"/>
          <w:lang w:val="en-US"/>
        </w:rPr>
        <w:t>退会する</w:t>
      </w:r>
      <w:r w:rsidR="00EC2454">
        <w:rPr>
          <w:rFonts w:ascii="MS Gothic" w:eastAsia="MS Gothic" w:hAnsi="MS Gothic" w:cs="MS Gothic" w:hint="eastAsia"/>
          <w:sz w:val="26"/>
          <w:szCs w:val="26"/>
          <w:lang w:val="en-US"/>
        </w:rPr>
        <w:t xml:space="preserve"> </w:t>
      </w:r>
    </w:p>
    <w:p w:rsidR="00EC2454" w:rsidRDefault="00EC2454" w:rsidP="00B84E09">
      <w:pPr>
        <w:pStyle w:val="ListParagraph"/>
        <w:numPr>
          <w:ilvl w:val="0"/>
          <w:numId w:val="11"/>
        </w:numPr>
        <w:spacing w:line="240" w:lineRule="auto"/>
        <w:ind w:left="1890"/>
        <w:rPr>
          <w:rFonts w:ascii="Times New Roman" w:eastAsia="MS Gothic" w:hAnsi="Times New Roman" w:cs="Times New Roman"/>
          <w:sz w:val="26"/>
          <w:szCs w:val="26"/>
          <w:lang w:val="en-US"/>
        </w:rPr>
      </w:pPr>
      <w:r w:rsidRPr="00EC2454">
        <w:rPr>
          <w:rFonts w:ascii="Times New Roman" w:eastAsia="MS Gothic" w:hAnsi="Times New Roman" w:cs="Times New Roman"/>
          <w:sz w:val="26"/>
          <w:szCs w:val="26"/>
          <w:lang w:val="en-US"/>
        </w:rPr>
        <w:t xml:space="preserve">Hệ thống sẽ tiến hàng gửi mail rời hội đến Admin. </w:t>
      </w:r>
    </w:p>
    <w:p w:rsidR="00EC2454" w:rsidRPr="00EC2454" w:rsidRDefault="00EC2454" w:rsidP="00B84E09">
      <w:pPr>
        <w:pStyle w:val="ListParagraph"/>
        <w:numPr>
          <w:ilvl w:val="0"/>
          <w:numId w:val="11"/>
        </w:numPr>
        <w:spacing w:line="240" w:lineRule="auto"/>
        <w:ind w:left="1890"/>
        <w:rPr>
          <w:rFonts w:ascii="Times New Roman" w:hAnsi="Times New Roman" w:cs="Times New Roman"/>
          <w:b/>
          <w:sz w:val="26"/>
          <w:szCs w:val="26"/>
          <w:highlight w:val="white"/>
          <w:lang w:val="en-US"/>
        </w:rPr>
      </w:pPr>
      <w:r>
        <w:rPr>
          <w:rFonts w:ascii="Times New Roman" w:eastAsia="MS Gothic" w:hAnsi="Times New Roman" w:cs="Times New Roman"/>
          <w:sz w:val="26"/>
          <w:szCs w:val="26"/>
          <w:lang w:val="en-US"/>
        </w:rPr>
        <w:t>Di</w:t>
      </w:r>
      <w:r w:rsidRPr="00EC2454">
        <w:rPr>
          <w:rFonts w:ascii="Times New Roman" w:eastAsia="MS Gothic" w:hAnsi="Times New Roman" w:cs="Times New Roman"/>
          <w:sz w:val="26"/>
          <w:szCs w:val="26"/>
          <w:lang w:val="en-US"/>
        </w:rPr>
        <w:t xml:space="preserve"> chuyển đến màn hình </w:t>
      </w:r>
      <w:r w:rsidRPr="00EC2454">
        <w:rPr>
          <w:rFonts w:ascii="Times New Roman" w:eastAsia="MS Gothic" w:hAnsi="Times New Roman" w:cs="Times New Roman" w:hint="eastAsia"/>
          <w:sz w:val="26"/>
          <w:szCs w:val="26"/>
          <w:lang w:val="en-US"/>
        </w:rPr>
        <w:t>退会完了</w:t>
      </w:r>
      <w:r w:rsidR="00B84E09">
        <w:rPr>
          <w:rFonts w:ascii="Times New Roman" w:eastAsia="MS Gothic" w:hAnsi="Times New Roman" w:cs="Times New Roman" w:hint="eastAsia"/>
          <w:sz w:val="26"/>
          <w:szCs w:val="26"/>
          <w:lang w:val="en-US"/>
        </w:rPr>
        <w:t>(</w:t>
      </w:r>
      <w:r w:rsidR="00B84E09">
        <w:rPr>
          <w:rFonts w:ascii="Times New Roman" w:eastAsia="MS Gothic" w:hAnsi="Times New Roman" w:cs="Times New Roman"/>
          <w:sz w:val="26"/>
          <w:szCs w:val="26"/>
          <w:lang w:val="en-US"/>
        </w:rPr>
        <w:t>Complete rời hội</w:t>
      </w:r>
      <w:r w:rsidR="00B84E09">
        <w:rPr>
          <w:rFonts w:ascii="Times New Roman" w:eastAsia="MS Gothic" w:hAnsi="Times New Roman" w:cs="Times New Roman" w:hint="eastAsia"/>
          <w:sz w:val="26"/>
          <w:szCs w:val="26"/>
          <w:lang w:val="en-US"/>
        </w:rPr>
        <w:t>)</w:t>
      </w:r>
    </w:p>
    <w:p w:rsidR="00EC2454" w:rsidRPr="00EC2454" w:rsidRDefault="00EC2454" w:rsidP="00B84E09">
      <w:pPr>
        <w:pStyle w:val="ListParagraph"/>
        <w:numPr>
          <w:ilvl w:val="0"/>
          <w:numId w:val="11"/>
        </w:numPr>
        <w:spacing w:line="240" w:lineRule="auto"/>
        <w:ind w:left="1890"/>
        <w:rPr>
          <w:rFonts w:ascii="Times New Roman" w:hAnsi="Times New Roman" w:cs="Times New Roman"/>
          <w:b/>
          <w:sz w:val="26"/>
          <w:szCs w:val="26"/>
          <w:highlight w:val="white"/>
          <w:lang w:val="en-US"/>
        </w:rPr>
      </w:pPr>
      <w:r>
        <w:rPr>
          <w:rFonts w:ascii="Times New Roman" w:hAnsi="Times New Roman" w:cs="Times New Roman"/>
          <w:sz w:val="26"/>
          <w:szCs w:val="26"/>
          <w:highlight w:val="white"/>
          <w:lang w:val="en-US"/>
        </w:rPr>
        <w:t xml:space="preserve">Updated data </w:t>
      </w:r>
      <w:r w:rsidR="00B84E09">
        <w:rPr>
          <w:rFonts w:ascii="Times New Roman" w:hAnsi="Times New Roman" w:cs="Times New Roman"/>
          <w:sz w:val="26"/>
          <w:szCs w:val="26"/>
          <w:highlight w:val="white"/>
          <w:lang w:val="en-US"/>
        </w:rPr>
        <w:t xml:space="preserve">vào DB : </w:t>
      </w:r>
      <w:r w:rsidR="00B84E09" w:rsidRPr="00B84E09">
        <w:rPr>
          <w:rFonts w:ascii="Times New Roman" w:hAnsi="Times New Roman" w:cs="Times New Roman"/>
          <w:sz w:val="26"/>
          <w:szCs w:val="26"/>
          <w:lang w:val="en-US"/>
        </w:rPr>
        <w:t>users.status =3</w:t>
      </w:r>
      <w:r w:rsidR="00B84E09">
        <w:rPr>
          <w:rFonts w:ascii="Times New Roman" w:hAnsi="Times New Roman" w:cs="Times New Roman"/>
          <w:sz w:val="26"/>
          <w:szCs w:val="26"/>
          <w:lang w:val="en-US"/>
        </w:rPr>
        <w:t xml:space="preserve">, </w:t>
      </w:r>
      <w:r w:rsidR="00B84E09" w:rsidRPr="00B84E09">
        <w:rPr>
          <w:rFonts w:ascii="Times New Roman" w:hAnsi="Times New Roman" w:cs="Times New Roman"/>
          <w:sz w:val="26"/>
          <w:szCs w:val="26"/>
          <w:lang w:val="en-US"/>
        </w:rPr>
        <w:t>users.update_at=now()</w:t>
      </w:r>
      <w:r w:rsidR="00B84E09">
        <w:rPr>
          <w:rFonts w:ascii="Times New Roman" w:hAnsi="Times New Roman" w:cs="Times New Roman"/>
          <w:sz w:val="26"/>
          <w:szCs w:val="26"/>
          <w:lang w:val="en-US"/>
        </w:rPr>
        <w:t xml:space="preserve">, </w:t>
      </w:r>
      <w:r w:rsidR="00B84E09" w:rsidRPr="00B84E09">
        <w:rPr>
          <w:rFonts w:ascii="Times New Roman" w:hAnsi="Times New Roman" w:cs="Times New Roman"/>
          <w:sz w:val="26"/>
          <w:szCs w:val="26"/>
          <w:lang w:val="en-US"/>
        </w:rPr>
        <w:t>users.deleted=Not Null</w:t>
      </w:r>
    </w:p>
    <w:p w:rsidR="00920DB1" w:rsidRPr="00EB328C" w:rsidRDefault="00920DB1" w:rsidP="00920DB1">
      <w:pPr>
        <w:pStyle w:val="ListParagraph"/>
        <w:spacing w:line="240" w:lineRule="auto"/>
        <w:rPr>
          <w:rFonts w:ascii="Times New Roman" w:hAnsi="Times New Roman" w:cs="Times New Roman"/>
          <w:sz w:val="26"/>
          <w:szCs w:val="26"/>
          <w:highlight w:val="white"/>
          <w:lang w:val="en-US"/>
        </w:rPr>
      </w:pPr>
    </w:p>
    <w:p w:rsidR="00920DB1" w:rsidRPr="000231B5" w:rsidRDefault="00920DB1"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Default="00B84E09" w:rsidP="00B84E09">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4FE18258" wp14:editId="195240BD">
            <wp:extent cx="2660650" cy="4550749"/>
            <wp:effectExtent l="0" t="0" r="6350" b="2540"/>
            <wp:docPr id="29" name="図 28">
              <a:extLst xmlns:a="http://schemas.openxmlformats.org/drawingml/2006/main">
                <a:ext uri="{FF2B5EF4-FFF2-40B4-BE49-F238E27FC236}">
                  <a16:creationId xmlns:a16="http://schemas.microsoft.com/office/drawing/2014/main" id="{F243885D-9E01-428D-A2DE-1A99E85CFF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 28">
                      <a:extLst>
                        <a:ext uri="{FF2B5EF4-FFF2-40B4-BE49-F238E27FC236}">
                          <a16:creationId xmlns:a16="http://schemas.microsoft.com/office/drawing/2014/main" id="{F243885D-9E01-428D-A2DE-1A99E85CFFED}"/>
                        </a:ext>
                      </a:extLst>
                    </pic:cNvPr>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662242" cy="4553472"/>
                    </a:xfrm>
                    <a:prstGeom prst="rect">
                      <a:avLst/>
                    </a:prstGeom>
                  </pic:spPr>
                </pic:pic>
              </a:graphicData>
            </a:graphic>
          </wp:inline>
        </w:drawing>
      </w:r>
    </w:p>
    <w:p w:rsidR="00CD100B" w:rsidRDefault="00CD100B" w:rsidP="00B84E09">
      <w:pPr>
        <w:spacing w:after="160" w:line="240" w:lineRule="auto"/>
        <w:ind w:left="1440" w:firstLine="720"/>
        <w:rPr>
          <w:rFonts w:ascii="Times New Roman" w:eastAsia="Times New Roman" w:hAnsi="Times New Roman" w:cs="Times New Roman"/>
          <w:b/>
          <w:color w:val="000000" w:themeColor="text1"/>
          <w:sz w:val="26"/>
          <w:szCs w:val="26"/>
          <w:lang w:val="en-US"/>
        </w:rPr>
      </w:pPr>
    </w:p>
    <w:p w:rsidR="00CD100B" w:rsidRDefault="00CD100B" w:rsidP="00CD100B">
      <w:pPr>
        <w:spacing w:after="160" w:line="240" w:lineRule="auto"/>
        <w:ind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038A532D" wp14:editId="6CA5A7E2">
            <wp:extent cx="4438650" cy="1632913"/>
            <wp:effectExtent l="0" t="0" r="0" b="571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49887" cy="1637047"/>
                    </a:xfrm>
                    <a:prstGeom prst="rect">
                      <a:avLst/>
                    </a:prstGeom>
                  </pic:spPr>
                </pic:pic>
              </a:graphicData>
            </a:graphic>
          </wp:inline>
        </w:drawing>
      </w:r>
    </w:p>
    <w:p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DC61EA" w:rsidRPr="00B84E09" w:rsidRDefault="00B84E09"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Tại màn hình </w:t>
      </w:r>
      <w:r w:rsidRPr="00B84E09">
        <w:rPr>
          <w:rFonts w:ascii="Times New Roman" w:eastAsia="MS Gothic" w:hAnsi="Times New Roman" w:cs="Times New Roman" w:hint="eastAsia"/>
          <w:b/>
          <w:sz w:val="26"/>
          <w:szCs w:val="26"/>
          <w:lang w:val="en-US"/>
        </w:rPr>
        <w:t>退会完了</w:t>
      </w:r>
      <w:r w:rsidRPr="00B84E09">
        <w:rPr>
          <w:rFonts w:ascii="Times New Roman" w:eastAsia="MS Gothic" w:hAnsi="Times New Roman" w:cs="Times New Roman" w:hint="eastAsia"/>
          <w:b/>
          <w:sz w:val="26"/>
          <w:szCs w:val="26"/>
          <w:lang w:val="en-US"/>
        </w:rPr>
        <w:t>(</w:t>
      </w:r>
      <w:r w:rsidRPr="00B84E09">
        <w:rPr>
          <w:rFonts w:ascii="Times New Roman" w:eastAsia="MS Gothic" w:hAnsi="Times New Roman" w:cs="Times New Roman"/>
          <w:b/>
          <w:sz w:val="26"/>
          <w:szCs w:val="26"/>
          <w:lang w:val="en-US"/>
        </w:rPr>
        <w:t>Complete rời hội</w:t>
      </w:r>
      <w:r w:rsidRPr="00B84E09">
        <w:rPr>
          <w:rFonts w:ascii="Times New Roman" w:eastAsia="MS Gothic" w:hAnsi="Times New Roman" w:cs="Times New Roman" w:hint="eastAsia"/>
          <w:b/>
          <w:sz w:val="26"/>
          <w:szCs w:val="26"/>
          <w:lang w:val="en-US"/>
        </w:rPr>
        <w:t>)</w:t>
      </w:r>
    </w:p>
    <w:p w:rsidR="00B84E09" w:rsidRDefault="00B84E09" w:rsidP="00B84E09">
      <w:pPr>
        <w:pStyle w:val="ListParagraph"/>
        <w:spacing w:after="160" w:line="240" w:lineRule="auto"/>
        <w:rPr>
          <w:rFonts w:ascii="Times New Roman" w:eastAsia="MS Gothic" w:hAnsi="Times New Roman" w:cs="Times New Roman"/>
          <w:color w:val="000000" w:themeColor="text1"/>
          <w:sz w:val="26"/>
          <w:szCs w:val="26"/>
          <w:lang w:val="en-US"/>
        </w:rPr>
      </w:pPr>
      <w:r w:rsidRPr="00920DB1">
        <w:rPr>
          <w:rFonts w:ascii="Times New Roman" w:eastAsia="Times New Roman" w:hAnsi="Times New Roman" w:cs="Times New Roman"/>
          <w:color w:val="000000" w:themeColor="text1"/>
          <w:sz w:val="26"/>
          <w:szCs w:val="26"/>
          <w:lang w:val="en-US"/>
        </w:rPr>
        <w:t xml:space="preserve">Click vào button </w:t>
      </w:r>
      <w:r w:rsidRPr="00920DB1">
        <w:rPr>
          <w:rFonts w:ascii="MS Gothic" w:eastAsia="MS Gothic" w:hAnsi="MS Gothic" w:cs="MS Gothic" w:hint="eastAsia"/>
          <w:color w:val="000000" w:themeColor="text1"/>
          <w:sz w:val="26"/>
          <w:szCs w:val="26"/>
          <w:lang w:val="en-US"/>
        </w:rPr>
        <w:t xml:space="preserve">ログインへ </w:t>
      </w:r>
      <w:r w:rsidRPr="00920DB1">
        <w:rPr>
          <w:rFonts w:ascii="Times New Roman" w:eastAsia="MS Gothic" w:hAnsi="Times New Roman" w:cs="Times New Roman"/>
          <w:color w:val="000000" w:themeColor="text1"/>
          <w:sz w:val="26"/>
          <w:szCs w:val="26"/>
          <w:lang w:val="en-US"/>
        </w:rPr>
        <w:t xml:space="preserve">để hoàn thành các bước </w:t>
      </w:r>
      <w:r>
        <w:rPr>
          <w:rFonts w:ascii="Times New Roman" w:eastAsia="MS Gothic" w:hAnsi="Times New Roman" w:cs="Times New Roman"/>
          <w:color w:val="000000" w:themeColor="text1"/>
          <w:sz w:val="26"/>
          <w:szCs w:val="26"/>
          <w:lang w:val="en-US"/>
        </w:rPr>
        <w:t>rời hội</w:t>
      </w:r>
      <w:r w:rsidRPr="00920DB1">
        <w:rPr>
          <w:rFonts w:ascii="Times New Roman" w:eastAsia="MS Gothic" w:hAnsi="Times New Roman" w:cs="Times New Roman"/>
          <w:color w:val="000000" w:themeColor="text1"/>
          <w:sz w:val="26"/>
          <w:szCs w:val="26"/>
          <w:lang w:val="en-US"/>
        </w:rPr>
        <w:t xml:space="preserve"> cuả user, đồng thời di chuyển đến màn hình Login để tiế</w:t>
      </w:r>
      <w:r>
        <w:rPr>
          <w:rFonts w:ascii="Times New Roman" w:eastAsia="MS Gothic" w:hAnsi="Times New Roman" w:cs="Times New Roman"/>
          <w:color w:val="000000" w:themeColor="text1"/>
          <w:sz w:val="26"/>
          <w:szCs w:val="26"/>
          <w:lang w:val="en-US"/>
        </w:rPr>
        <w:t>n hành</w:t>
      </w:r>
      <w:r w:rsidRPr="00920DB1">
        <w:rPr>
          <w:rFonts w:ascii="Times New Roman" w:eastAsia="MS Gothic" w:hAnsi="Times New Roman" w:cs="Times New Roman"/>
          <w:color w:val="000000" w:themeColor="text1"/>
          <w:sz w:val="26"/>
          <w:szCs w:val="26"/>
          <w:lang w:val="en-US"/>
        </w:rPr>
        <w:t xml:space="preserve"> Login với tài khoản </w:t>
      </w:r>
      <w:r>
        <w:rPr>
          <w:rFonts w:ascii="Times New Roman" w:eastAsia="MS Gothic" w:hAnsi="Times New Roman" w:cs="Times New Roman"/>
          <w:color w:val="000000" w:themeColor="text1"/>
          <w:sz w:val="26"/>
          <w:szCs w:val="26"/>
          <w:lang w:val="en-US"/>
        </w:rPr>
        <w:t>user đã rời hội</w:t>
      </w:r>
    </w:p>
    <w:p w:rsidR="00B84E09" w:rsidRDefault="00B84E09" w:rsidP="002560FD">
      <w:pPr>
        <w:pStyle w:val="ListParagraph"/>
        <w:numPr>
          <w:ilvl w:val="0"/>
          <w:numId w:val="34"/>
        </w:numPr>
        <w:spacing w:after="160" w:line="240" w:lineRule="auto"/>
        <w:ind w:firstLine="27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Login với tài khoản user đã rời hội: Hệ thống báo lỗi Tài khoản không tồn tại, Login thất bại.</w:t>
      </w:r>
    </w:p>
    <w:p w:rsidR="00B84E09" w:rsidRDefault="00B84E09" w:rsidP="00B84E09">
      <w:pPr>
        <w:pStyle w:val="ListParagraph"/>
        <w:spacing w:after="160" w:line="240" w:lineRule="auto"/>
        <w:ind w:left="2160"/>
        <w:rPr>
          <w:rFonts w:ascii="Times New Roman" w:eastAsia="Times New Roman" w:hAnsi="Times New Roman" w:cs="Times New Roman"/>
          <w:color w:val="000000" w:themeColor="text1"/>
          <w:sz w:val="26"/>
          <w:szCs w:val="26"/>
          <w:lang w:val="en-US"/>
        </w:rPr>
      </w:pPr>
      <w:r>
        <w:rPr>
          <w:noProof/>
          <w:lang w:val="vi-VN" w:eastAsia="vi-VN"/>
        </w:rPr>
        <w:lastRenderedPageBreak/>
        <w:drawing>
          <wp:inline distT="0" distB="0" distL="0" distR="0" wp14:anchorId="2A266E55" wp14:editId="1F6375A4">
            <wp:extent cx="2546350" cy="4347292"/>
            <wp:effectExtent l="0" t="0" r="6350" b="0"/>
            <wp:docPr id="31" name="図 30">
              <a:extLst xmlns:a="http://schemas.openxmlformats.org/drawingml/2006/main">
                <a:ext uri="{FF2B5EF4-FFF2-40B4-BE49-F238E27FC236}">
                  <a16:creationId xmlns:a16="http://schemas.microsoft.com/office/drawing/2014/main" id="{5B1815EB-9F10-4874-B9CA-366C229A75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0">
                      <a:extLst>
                        <a:ext uri="{FF2B5EF4-FFF2-40B4-BE49-F238E27FC236}">
                          <a16:creationId xmlns:a16="http://schemas.microsoft.com/office/drawing/2014/main" id="{5B1815EB-9F10-4874-B9CA-366C229A7569}"/>
                        </a:ext>
                      </a:extLst>
                    </pic:cNvPr>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47335" cy="4348973"/>
                    </a:xfrm>
                    <a:prstGeom prst="rect">
                      <a:avLst/>
                    </a:prstGeom>
                  </pic:spPr>
                </pic:pic>
              </a:graphicData>
            </a:graphic>
          </wp:inline>
        </w:drawing>
      </w:r>
    </w:p>
    <w:p w:rsidR="00B84E09" w:rsidRPr="00C26E17" w:rsidRDefault="00B84E09" w:rsidP="00B84E09">
      <w:pPr>
        <w:pStyle w:val="Heading4"/>
        <w:rPr>
          <w:rFonts w:ascii="Times New Roman" w:hAnsi="Times New Roman" w:cs="Times New Roman"/>
          <w:b/>
          <w:color w:val="auto"/>
          <w:sz w:val="26"/>
          <w:szCs w:val="26"/>
          <w:highlight w:val="white"/>
          <w:lang w:val="en-US"/>
        </w:rPr>
      </w:pPr>
      <w:bookmarkStart w:id="140" w:name="_Toc100502370"/>
      <w:r>
        <w:rPr>
          <w:rFonts w:ascii="Times New Roman" w:hAnsi="Times New Roman" w:cs="Times New Roman"/>
          <w:b/>
          <w:color w:val="auto"/>
          <w:sz w:val="26"/>
          <w:szCs w:val="26"/>
          <w:highlight w:val="white"/>
          <w:lang w:val="en-US"/>
        </w:rPr>
        <w:t>3.3.7</w:t>
      </w:r>
      <w:r w:rsidRPr="00C26E17">
        <w:rPr>
          <w:rFonts w:ascii="Times New Roman" w:hAnsi="Times New Roman" w:cs="Times New Roman"/>
          <w:b/>
          <w:color w:val="auto"/>
          <w:sz w:val="26"/>
          <w:szCs w:val="26"/>
          <w:highlight w:val="white"/>
          <w:lang w:val="en-US"/>
        </w:rPr>
        <w:t>. Chứ</w:t>
      </w:r>
      <w:r>
        <w:rPr>
          <w:rFonts w:ascii="Times New Roman" w:hAnsi="Times New Roman" w:cs="Times New Roman"/>
          <w:b/>
          <w:color w:val="auto"/>
          <w:sz w:val="26"/>
          <w:szCs w:val="26"/>
          <w:highlight w:val="white"/>
          <w:lang w:val="en-US"/>
        </w:rPr>
        <w:t>c năng “Chỉnh sửa thông tin cá nhân</w:t>
      </w:r>
      <w:r w:rsidRPr="00C26E17">
        <w:rPr>
          <w:rFonts w:ascii="Times New Roman" w:hAnsi="Times New Roman" w:cs="Times New Roman"/>
          <w:b/>
          <w:color w:val="auto"/>
          <w:sz w:val="26"/>
          <w:szCs w:val="26"/>
          <w:highlight w:val="white"/>
          <w:lang w:val="en-US"/>
        </w:rPr>
        <w:t xml:space="preserve"> của Users”</w:t>
      </w:r>
      <w:bookmarkEnd w:id="140"/>
    </w:p>
    <w:p w:rsidR="00B84E09" w:rsidRPr="00C26E17" w:rsidRDefault="00B84E09" w:rsidP="00B84E09">
      <w:pPr>
        <w:pStyle w:val="Heading5"/>
        <w:rPr>
          <w:rFonts w:ascii="Times New Roman" w:hAnsi="Times New Roman" w:cs="Times New Roman"/>
          <w:b/>
          <w:i/>
          <w:color w:val="auto"/>
          <w:sz w:val="26"/>
          <w:szCs w:val="26"/>
          <w:highlight w:val="white"/>
          <w:lang w:val="en-US"/>
        </w:rPr>
      </w:pPr>
      <w:r>
        <w:rPr>
          <w:rFonts w:ascii="Times New Roman" w:hAnsi="Times New Roman" w:cs="Times New Roman"/>
          <w:b/>
          <w:i/>
          <w:color w:val="auto"/>
          <w:sz w:val="26"/>
          <w:szCs w:val="26"/>
          <w:highlight w:val="white"/>
          <w:lang w:val="en-US"/>
        </w:rPr>
        <w:t>3.3.7</w:t>
      </w:r>
      <w:r w:rsidRPr="00C26E17">
        <w:rPr>
          <w:rFonts w:ascii="Times New Roman" w:hAnsi="Times New Roman" w:cs="Times New Roman"/>
          <w:b/>
          <w:i/>
          <w:color w:val="auto"/>
          <w:sz w:val="26"/>
          <w:szCs w:val="26"/>
          <w:highlight w:val="white"/>
          <w:lang w:val="en-US"/>
        </w:rPr>
        <w:t>.1. Use case cho chứ</w:t>
      </w:r>
      <w:r>
        <w:rPr>
          <w:rFonts w:ascii="Times New Roman" w:hAnsi="Times New Roman" w:cs="Times New Roman"/>
          <w:b/>
          <w:i/>
          <w:color w:val="auto"/>
          <w:sz w:val="26"/>
          <w:szCs w:val="26"/>
          <w:highlight w:val="white"/>
          <w:lang w:val="en-US"/>
        </w:rPr>
        <w:t>c năng “</w:t>
      </w:r>
      <w:r w:rsidRPr="00B84E09">
        <w:rPr>
          <w:rFonts w:ascii="Times New Roman" w:hAnsi="Times New Roman" w:cs="Times New Roman"/>
          <w:b/>
          <w:i/>
          <w:color w:val="auto"/>
          <w:sz w:val="26"/>
          <w:szCs w:val="26"/>
          <w:lang w:val="en-US"/>
        </w:rPr>
        <w:t xml:space="preserve">Chỉnh sửa thông tin cá nhân </w:t>
      </w:r>
      <w:r w:rsidRPr="00C26E17">
        <w:rPr>
          <w:rFonts w:ascii="Times New Roman" w:hAnsi="Times New Roman" w:cs="Times New Roman"/>
          <w:b/>
          <w:i/>
          <w:color w:val="auto"/>
          <w:sz w:val="26"/>
          <w:szCs w:val="26"/>
          <w:highlight w:val="white"/>
          <w:lang w:val="en-US"/>
        </w:rPr>
        <w:t>của Users”</w:t>
      </w:r>
    </w:p>
    <w:p w:rsidR="00B84E09" w:rsidRPr="00FA1E94" w:rsidRDefault="00B84E09" w:rsidP="00B84E09">
      <w:pPr>
        <w:rPr>
          <w:lang w:val="en-US" w:eastAsia="vi-VN"/>
        </w:rPr>
      </w:pPr>
    </w:p>
    <w:p w:rsidR="00B84E09" w:rsidRPr="00B84E09" w:rsidRDefault="001B0E47" w:rsidP="00B84E09">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pict>
          <v:shape id="_x0000_i1034" type="#_x0000_t75" style="width:235.6pt;height:153.8pt">
            <v:imagedata r:id="rId63" o:title="edit"/>
          </v:shape>
        </w:pict>
      </w:r>
    </w:p>
    <w:p w:rsidR="00B84E09" w:rsidRPr="00C26E17" w:rsidRDefault="00B84E09" w:rsidP="00B84E09">
      <w:pPr>
        <w:pStyle w:val="Heading5"/>
        <w:rPr>
          <w:rStyle w:val="Heading5Char"/>
          <w:rFonts w:ascii="Times New Roman" w:hAnsi="Times New Roman" w:cs="Times New Roman"/>
          <w:b/>
          <w:i/>
          <w:color w:val="auto"/>
          <w:sz w:val="26"/>
          <w:szCs w:val="26"/>
          <w:highlight w:val="white"/>
        </w:rPr>
      </w:pPr>
      <w:r>
        <w:rPr>
          <w:rFonts w:ascii="Times New Roman" w:hAnsi="Times New Roman" w:cs="Times New Roman"/>
          <w:b/>
          <w:i/>
          <w:color w:val="auto"/>
          <w:sz w:val="26"/>
          <w:szCs w:val="26"/>
          <w:highlight w:val="white"/>
          <w:lang w:val="en-US"/>
        </w:rPr>
        <w:t>3.3.7</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w:t>
      </w:r>
      <w:r>
        <w:rPr>
          <w:rStyle w:val="Heading5Char"/>
          <w:rFonts w:ascii="Times New Roman" w:hAnsi="Times New Roman" w:cs="Times New Roman"/>
          <w:b/>
          <w:i/>
          <w:color w:val="auto"/>
          <w:sz w:val="26"/>
          <w:szCs w:val="26"/>
          <w:highlight w:val="white"/>
        </w:rPr>
        <w:t>c năng “</w:t>
      </w:r>
      <w:r w:rsidRPr="00B84E09">
        <w:rPr>
          <w:rStyle w:val="Heading5Char"/>
          <w:rFonts w:ascii="Times New Roman" w:hAnsi="Times New Roman" w:cs="Times New Roman"/>
          <w:b/>
          <w:i/>
          <w:color w:val="auto"/>
          <w:sz w:val="26"/>
          <w:szCs w:val="26"/>
        </w:rPr>
        <w:t xml:space="preserve">Chỉnh sửa thông tin cá nhân </w:t>
      </w:r>
      <w:r w:rsidRPr="00C26E17">
        <w:rPr>
          <w:rStyle w:val="Heading5Char"/>
          <w:rFonts w:ascii="Times New Roman" w:hAnsi="Times New Roman" w:cs="Times New Roman"/>
          <w:b/>
          <w:i/>
          <w:color w:val="auto"/>
          <w:sz w:val="26"/>
          <w:szCs w:val="26"/>
          <w:highlight w:val="white"/>
        </w:rPr>
        <w:t>của Users”</w:t>
      </w:r>
    </w:p>
    <w:p w:rsidR="00B84E09" w:rsidRPr="00DC5CE6" w:rsidRDefault="00B84E09" w:rsidP="00B84E09">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rsidR="00B84E09" w:rsidRPr="00DC5CE6" w:rsidRDefault="00B84E09" w:rsidP="00B84E09">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Login thành công</w:t>
      </w:r>
    </w:p>
    <w:p w:rsidR="00B84E09" w:rsidRPr="007E76AD" w:rsidRDefault="00B84E09" w:rsidP="00B84E09">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rsidR="00B84E09" w:rsidRPr="00FB0B79" w:rsidRDefault="00B84E09" w:rsidP="00CD100B">
      <w:pPr>
        <w:pStyle w:val="ListParagraph"/>
        <w:numPr>
          <w:ilvl w:val="0"/>
          <w:numId w:val="13"/>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 xml:space="preserve">Bước 1: Tại màn hình </w:t>
      </w:r>
      <w:r w:rsidRPr="00954CFF">
        <w:rPr>
          <w:rFonts w:ascii="MS Gothic" w:eastAsia="MS Gothic" w:hAnsi="MS Gothic" w:cs="MS Gothic" w:hint="eastAsia"/>
          <w:sz w:val="26"/>
          <w:szCs w:val="26"/>
          <w:lang w:val="en-US"/>
        </w:rPr>
        <w:t>メニュー</w:t>
      </w:r>
      <w:r>
        <w:rPr>
          <w:rFonts w:ascii="MS Gothic" w:eastAsia="MS Gothic" w:hAnsi="MS Gothic" w:cs="MS Gothic" w:hint="eastAsia"/>
          <w:sz w:val="26"/>
          <w:szCs w:val="26"/>
          <w:lang w:val="en-US"/>
        </w:rPr>
        <w:t>(</w:t>
      </w:r>
      <w:r>
        <w:rPr>
          <w:rFonts w:ascii="MS Gothic" w:eastAsia="MS Gothic" w:hAnsi="MS Gothic" w:cs="MS Gothic"/>
          <w:sz w:val="26"/>
          <w:szCs w:val="26"/>
          <w:lang w:val="en-US"/>
        </w:rPr>
        <w:t>menu</w:t>
      </w:r>
      <w:r>
        <w:rPr>
          <w:rFonts w:ascii="MS Gothic" w:eastAsia="MS Gothic" w:hAnsi="MS Gothic" w:cs="MS Gothic" w:hint="eastAsia"/>
          <w:sz w:val="26"/>
          <w:szCs w:val="26"/>
          <w:lang w:val="en-US"/>
        </w:rPr>
        <w:t>)</w:t>
      </w:r>
      <w:r>
        <w:rPr>
          <w:rFonts w:ascii="Times New Roman" w:eastAsia="MS Gothic" w:hAnsi="Times New Roman" w:cs="Times New Roman"/>
          <w:sz w:val="26"/>
          <w:szCs w:val="26"/>
          <w:lang w:val="en-US"/>
        </w:rPr>
        <w:t xml:space="preserve">, click vào button </w:t>
      </w:r>
      <w:r w:rsidR="00CD100B" w:rsidRPr="00CD100B">
        <w:rPr>
          <w:rFonts w:ascii="Times New Roman" w:eastAsia="MS Gothic" w:hAnsi="Times New Roman" w:cs="Times New Roman" w:hint="eastAsia"/>
          <w:sz w:val="26"/>
          <w:szCs w:val="26"/>
          <w:lang w:val="en-US"/>
        </w:rPr>
        <w:t>会員情報</w:t>
      </w:r>
      <w:r>
        <w:rPr>
          <w:rFonts w:ascii="Times New Roman" w:eastAsia="MS Gothic" w:hAnsi="Times New Roman" w:cs="Times New Roman" w:hint="eastAsia"/>
          <w:sz w:val="26"/>
          <w:szCs w:val="26"/>
          <w:lang w:val="en-US"/>
        </w:rPr>
        <w:t xml:space="preserve">. Hệ thống sẽ di chuyển đến màn hình </w:t>
      </w:r>
      <w:r w:rsidR="00CD100B" w:rsidRPr="00CD100B">
        <w:rPr>
          <w:rFonts w:ascii="Times New Roman" w:eastAsia="MS Gothic" w:hAnsi="Times New Roman" w:cs="Times New Roman" w:hint="eastAsia"/>
          <w:sz w:val="26"/>
          <w:szCs w:val="26"/>
          <w:lang w:val="en-US"/>
        </w:rPr>
        <w:t>会員情報</w:t>
      </w:r>
      <w:r w:rsidRPr="00680474">
        <w:rPr>
          <w:rFonts w:ascii="Times New Roman" w:eastAsia="MS Gothic" w:hAnsi="Times New Roman" w:cs="Times New Roman"/>
          <w:sz w:val="26"/>
          <w:szCs w:val="26"/>
          <w:lang w:val="en-US"/>
        </w:rPr>
        <w:t xml:space="preserve"> </w:t>
      </w:r>
      <w:r>
        <w:rPr>
          <w:rFonts w:ascii="Times New Roman" w:eastAsia="MS Gothic" w:hAnsi="Times New Roman" w:cs="Times New Roman"/>
          <w:sz w:val="26"/>
          <w:szCs w:val="26"/>
          <w:lang w:val="en-US"/>
        </w:rPr>
        <w:t>(</w:t>
      </w:r>
      <w:r w:rsidR="00CD100B" w:rsidRPr="00CD100B">
        <w:rPr>
          <w:rFonts w:ascii="Times New Roman" w:eastAsia="MS Gothic" w:hAnsi="Times New Roman" w:cs="Times New Roman"/>
          <w:sz w:val="26"/>
          <w:szCs w:val="26"/>
          <w:lang w:val="en-US"/>
        </w:rPr>
        <w:t>Thông tin thành viên</w:t>
      </w:r>
      <w:r>
        <w:rPr>
          <w:rFonts w:ascii="Times New Roman" w:eastAsia="MS Gothic" w:hAnsi="Times New Roman" w:cs="Times New Roman"/>
          <w:sz w:val="26"/>
          <w:szCs w:val="26"/>
          <w:lang w:val="en-US"/>
        </w:rPr>
        <w:t>)</w:t>
      </w:r>
    </w:p>
    <w:p w:rsidR="00B84E09" w:rsidRPr="00FB0B79" w:rsidRDefault="00B84E09" w:rsidP="00B84E09">
      <w:pPr>
        <w:pStyle w:val="ListParagraph"/>
        <w:spacing w:line="240" w:lineRule="auto"/>
        <w:ind w:left="1440"/>
        <w:rPr>
          <w:rFonts w:ascii="Times New Roman" w:hAnsi="Times New Roman" w:cs="Times New Roman"/>
          <w:sz w:val="26"/>
          <w:szCs w:val="26"/>
          <w:highlight w:val="white"/>
          <w:lang w:val="en-US"/>
        </w:rPr>
      </w:pPr>
    </w:p>
    <w:p w:rsidR="00B84E09" w:rsidRDefault="00CD100B" w:rsidP="00B84E09">
      <w:pPr>
        <w:pStyle w:val="ListParagraph"/>
        <w:spacing w:line="240" w:lineRule="auto"/>
        <w:ind w:left="1440"/>
        <w:rPr>
          <w:rFonts w:ascii="Times New Roman" w:hAnsi="Times New Roman" w:cs="Times New Roman"/>
          <w:sz w:val="26"/>
          <w:szCs w:val="26"/>
          <w:highlight w:val="white"/>
          <w:lang w:val="en-US"/>
        </w:rPr>
      </w:pPr>
      <w:r>
        <w:rPr>
          <w:noProof/>
          <w:lang w:val="vi-VN" w:eastAsia="vi-VN"/>
        </w:rPr>
        <w:drawing>
          <wp:inline distT="0" distB="0" distL="0" distR="0" wp14:anchorId="45A4E859" wp14:editId="62727B04">
            <wp:extent cx="2933700" cy="4313077"/>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935746" cy="4316085"/>
                    </a:xfrm>
                    <a:prstGeom prst="rect">
                      <a:avLst/>
                    </a:prstGeom>
                  </pic:spPr>
                </pic:pic>
              </a:graphicData>
            </a:graphic>
          </wp:inline>
        </w:drawing>
      </w:r>
    </w:p>
    <w:p w:rsidR="00B84E09" w:rsidRDefault="00B84E09" w:rsidP="00B84E09">
      <w:pPr>
        <w:spacing w:line="240" w:lineRule="auto"/>
        <w:ind w:left="1080"/>
        <w:rPr>
          <w:rFonts w:ascii="Times New Roman" w:hAnsi="Times New Roman" w:cs="Times New Roman"/>
          <w:sz w:val="26"/>
          <w:szCs w:val="26"/>
          <w:highlight w:val="white"/>
          <w:lang w:val="en-US"/>
        </w:rPr>
      </w:pPr>
    </w:p>
    <w:p w:rsidR="00B84E09" w:rsidRPr="00B62839" w:rsidRDefault="00B84E09" w:rsidP="00B84E09">
      <w:pPr>
        <w:spacing w:line="240" w:lineRule="auto"/>
        <w:ind w:left="1080"/>
        <w:rPr>
          <w:rFonts w:ascii="Times New Roman" w:hAnsi="Times New Roman" w:cs="Times New Roman"/>
          <w:sz w:val="26"/>
          <w:szCs w:val="26"/>
          <w:highlight w:val="white"/>
          <w:lang w:val="en-US"/>
        </w:rPr>
      </w:pPr>
    </w:p>
    <w:p w:rsidR="00B84E09" w:rsidRDefault="00B84E09" w:rsidP="00CD100B">
      <w:pPr>
        <w:pStyle w:val="ListParagraph"/>
        <w:numPr>
          <w:ilvl w:val="0"/>
          <w:numId w:val="16"/>
        </w:numPr>
        <w:spacing w:line="240" w:lineRule="auto"/>
        <w:rPr>
          <w:rFonts w:ascii="Times New Roman" w:hAnsi="Times New Roman" w:cs="Times New Roman"/>
          <w:sz w:val="26"/>
          <w:szCs w:val="26"/>
          <w:highlight w:val="white"/>
          <w:lang w:val="en-US"/>
        </w:rPr>
      </w:pPr>
      <w:r w:rsidRPr="00DB6BFB">
        <w:rPr>
          <w:rFonts w:ascii="Times New Roman" w:hAnsi="Times New Roman" w:cs="Times New Roman"/>
          <w:sz w:val="26"/>
          <w:szCs w:val="26"/>
          <w:highlight w:val="white"/>
          <w:lang w:val="en-US"/>
        </w:rPr>
        <w:t>Bước 2: Tạ</w:t>
      </w:r>
      <w:r>
        <w:rPr>
          <w:rFonts w:ascii="Times New Roman" w:hAnsi="Times New Roman" w:cs="Times New Roman"/>
          <w:sz w:val="26"/>
          <w:szCs w:val="26"/>
          <w:highlight w:val="white"/>
          <w:lang w:val="en-US"/>
        </w:rPr>
        <w:t>i form</w:t>
      </w:r>
      <w:r w:rsidR="00CD100B" w:rsidRPr="00CD100B">
        <w:t xml:space="preserve"> </w:t>
      </w:r>
      <w:r w:rsidR="00CD100B" w:rsidRPr="00CD100B">
        <w:rPr>
          <w:rFonts w:ascii="Times New Roman" w:hAnsi="Times New Roman" w:cs="Times New Roman"/>
          <w:sz w:val="26"/>
          <w:szCs w:val="26"/>
          <w:lang w:val="en-US"/>
        </w:rPr>
        <w:t>Thông tin thành viên</w:t>
      </w:r>
      <w:r w:rsidRPr="00DB6BFB">
        <w:rPr>
          <w:rFonts w:ascii="Times New Roman" w:hAnsi="Times New Roman" w:cs="Times New Roman"/>
          <w:sz w:val="26"/>
          <w:szCs w:val="26"/>
          <w:highlight w:val="white"/>
          <w:lang w:val="en-US"/>
        </w:rPr>
        <w:t xml:space="preserve">, yêu cầu </w:t>
      </w:r>
      <w:r>
        <w:rPr>
          <w:rFonts w:ascii="Times New Roman" w:hAnsi="Times New Roman" w:cs="Times New Roman"/>
          <w:sz w:val="26"/>
          <w:szCs w:val="26"/>
          <w:highlight w:val="white"/>
          <w:lang w:val="en-US"/>
        </w:rPr>
        <w:t>user</w:t>
      </w:r>
      <w:r w:rsidRPr="00DB6BFB">
        <w:rPr>
          <w:rFonts w:ascii="Times New Roman" w:hAnsi="Times New Roman" w:cs="Times New Roman"/>
          <w:sz w:val="26"/>
          <w:szCs w:val="26"/>
          <w:highlight w:val="white"/>
          <w:lang w:val="en-US"/>
        </w:rPr>
        <w:t xml:space="preserve"> nhập các thông tin cần thiết:</w:t>
      </w:r>
    </w:p>
    <w:p w:rsidR="00B84E09" w:rsidRDefault="00B84E09" w:rsidP="00B84E09">
      <w:pPr>
        <w:pStyle w:val="ListParagraph"/>
        <w:spacing w:line="240" w:lineRule="auto"/>
        <w:ind w:left="1440"/>
        <w:rPr>
          <w:rFonts w:ascii="Times New Roman" w:hAnsi="Times New Roman" w:cs="Times New Roman"/>
          <w:sz w:val="26"/>
          <w:szCs w:val="26"/>
          <w:highlight w:val="white"/>
          <w:lang w:val="en-US"/>
        </w:rPr>
      </w:pPr>
    </w:p>
    <w:p w:rsidR="00B84E09" w:rsidRDefault="00B84E09" w:rsidP="00B84E09">
      <w:pPr>
        <w:pStyle w:val="ListParagraph"/>
        <w:spacing w:line="240" w:lineRule="auto"/>
        <w:ind w:left="1440"/>
        <w:rPr>
          <w:rFonts w:ascii="Times New Roman" w:hAnsi="Times New Roman" w:cs="Times New Roman"/>
          <w:sz w:val="26"/>
          <w:szCs w:val="26"/>
          <w:highlight w:val="white"/>
          <w:lang w:val="en-US"/>
        </w:rPr>
      </w:pPr>
    </w:p>
    <w:p w:rsidR="00B84E09" w:rsidRPr="00DB6BFB" w:rsidRDefault="00B84E09" w:rsidP="00B84E09">
      <w:pPr>
        <w:pStyle w:val="ListParagraph"/>
        <w:spacing w:line="240" w:lineRule="auto"/>
        <w:ind w:left="1440"/>
        <w:rPr>
          <w:rFonts w:ascii="Times New Roman" w:hAnsi="Times New Roman" w:cs="Times New Roman"/>
          <w:sz w:val="26"/>
          <w:szCs w:val="26"/>
          <w:highlight w:val="white"/>
          <w:lang w:val="en-US"/>
        </w:rPr>
      </w:pPr>
    </w:p>
    <w:p w:rsidR="00B84E09" w:rsidRDefault="00B84E09" w:rsidP="00B84E09">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253"/>
        <w:gridCol w:w="1260"/>
        <w:gridCol w:w="5007"/>
      </w:tblGrid>
      <w:tr w:rsidR="00B84E09" w:rsidTr="009A205A">
        <w:trPr>
          <w:trHeight w:val="561"/>
        </w:trPr>
        <w:tc>
          <w:tcPr>
            <w:tcW w:w="2253" w:type="dxa"/>
            <w:vAlign w:val="center"/>
          </w:tcPr>
          <w:p w:rsidR="00B84E09" w:rsidRPr="00461EFC" w:rsidRDefault="00B84E09" w:rsidP="009A205A">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60" w:type="dxa"/>
            <w:vAlign w:val="center"/>
          </w:tcPr>
          <w:p w:rsidR="00B84E09" w:rsidRPr="00461EFC" w:rsidRDefault="00B84E09" w:rsidP="009A205A">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5007" w:type="dxa"/>
            <w:vAlign w:val="center"/>
          </w:tcPr>
          <w:p w:rsidR="00B84E09" w:rsidRPr="00461EFC" w:rsidRDefault="00B84E09" w:rsidP="009A205A">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B84E09" w:rsidTr="00CD100B">
        <w:tc>
          <w:tcPr>
            <w:tcW w:w="2253" w:type="dxa"/>
          </w:tcPr>
          <w:p w:rsidR="00B84E09" w:rsidRDefault="00B84E09" w:rsidP="009A205A">
            <w:pPr>
              <w:spacing w:line="240" w:lineRule="auto"/>
              <w:rPr>
                <w:rFonts w:ascii="Times New Roman" w:hAnsi="Times New Roman" w:cs="Times New Roman"/>
                <w:sz w:val="26"/>
                <w:szCs w:val="26"/>
                <w:highlight w:val="white"/>
                <w:lang w:val="en-US"/>
              </w:rPr>
            </w:pPr>
            <w:r w:rsidRPr="008D14D5">
              <w:rPr>
                <w:rFonts w:ascii="Times New Roman" w:hAnsi="Times New Roman" w:cs="Times New Roman"/>
                <w:sz w:val="26"/>
                <w:szCs w:val="26"/>
                <w:lang w:val="en-US"/>
              </w:rPr>
              <w:t>first_name</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first_name:</w:t>
            </w:r>
          </w:p>
          <w:p w:rsidR="00B84E09" w:rsidRPr="00783C79" w:rsidRDefault="00B84E09"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rsidR="00B84E09" w:rsidRPr="008D14D5" w:rsidRDefault="00B84E09"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B84E09" w:rsidTr="00CD100B">
        <w:tc>
          <w:tcPr>
            <w:tcW w:w="2253" w:type="dxa"/>
          </w:tcPr>
          <w:p w:rsidR="00B84E09" w:rsidRPr="008D14D5"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Last_name</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X</w:t>
            </w:r>
          </w:p>
        </w:tc>
        <w:tc>
          <w:tcPr>
            <w:tcW w:w="5007" w:type="dxa"/>
          </w:tcPr>
          <w:p w:rsidR="00B84E09" w:rsidRDefault="00B84E09"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last_name:</w:t>
            </w:r>
          </w:p>
          <w:p w:rsidR="00B84E09" w:rsidRPr="00783C79" w:rsidRDefault="00B84E09" w:rsidP="002560FD">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rsidR="00B84E09" w:rsidRPr="00783C79" w:rsidRDefault="00B84E09" w:rsidP="002560FD">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B84E09" w:rsidTr="00CD100B">
        <w:tc>
          <w:tcPr>
            <w:tcW w:w="2253" w:type="dxa"/>
          </w:tcPr>
          <w:p w:rsidR="00B84E09" w:rsidRDefault="00B84E09" w:rsidP="009A205A">
            <w:pPr>
              <w:spacing w:line="240" w:lineRule="auto"/>
              <w:rPr>
                <w:rFonts w:ascii="Times New Roman" w:hAnsi="Times New Roman" w:cs="Times New Roman"/>
                <w:sz w:val="26"/>
                <w:szCs w:val="26"/>
                <w:lang w:val="en-US"/>
              </w:rPr>
            </w:pPr>
            <w:r w:rsidRPr="00783C79">
              <w:rPr>
                <w:rFonts w:ascii="Times New Roman" w:hAnsi="Times New Roman" w:cs="Times New Roman"/>
                <w:sz w:val="26"/>
                <w:szCs w:val="26"/>
                <w:lang w:val="en-US"/>
              </w:rPr>
              <w:t>first_kana_name</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sidRPr="00783C79">
              <w:rPr>
                <w:rFonts w:ascii="Times New Roman" w:hAnsi="Times New Roman" w:cs="Times New Roman"/>
                <w:sz w:val="26"/>
                <w:szCs w:val="26"/>
                <w:lang w:val="en-US"/>
              </w:rPr>
              <w:t>first_kana_name</w:t>
            </w:r>
            <w:r>
              <w:rPr>
                <w:rFonts w:ascii="Times New Roman" w:hAnsi="Times New Roman" w:cs="Times New Roman"/>
                <w:sz w:val="26"/>
                <w:szCs w:val="26"/>
                <w:lang w:val="en-US"/>
              </w:rPr>
              <w:t>:</w:t>
            </w:r>
          </w:p>
          <w:p w:rsidR="00B84E09" w:rsidRPr="00783C79" w:rsidRDefault="00B84E09" w:rsidP="002560FD">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 xml:space="preserve">Thuộc ký tự </w:t>
            </w:r>
            <w:r w:rsidRPr="00783C79">
              <w:rPr>
                <w:rFonts w:ascii="Times New Roman" w:hAnsi="Times New Roman" w:cs="Times New Roman"/>
                <w:sz w:val="26"/>
                <w:szCs w:val="26"/>
                <w:lang w:val="en-US"/>
              </w:rPr>
              <w:t>Katagana</w:t>
            </w:r>
          </w:p>
          <w:p w:rsidR="00B84E09" w:rsidRPr="00783C79" w:rsidRDefault="00B84E09" w:rsidP="002560FD">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B84E09" w:rsidTr="00CD100B">
        <w:tc>
          <w:tcPr>
            <w:tcW w:w="2253" w:type="dxa"/>
          </w:tcPr>
          <w:p w:rsidR="00B84E09" w:rsidRPr="00783C79"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Last</w:t>
            </w:r>
            <w:r w:rsidRPr="00783C79">
              <w:rPr>
                <w:rFonts w:ascii="Times New Roman" w:hAnsi="Times New Roman" w:cs="Times New Roman"/>
                <w:sz w:val="26"/>
                <w:szCs w:val="26"/>
                <w:lang w:val="en-US"/>
              </w:rPr>
              <w:t>_kana_name</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Pr>
                <w:rFonts w:ascii="Times New Roman" w:hAnsi="Times New Roman" w:cs="Times New Roman"/>
                <w:sz w:val="26"/>
                <w:szCs w:val="26"/>
                <w:lang w:val="en-US"/>
              </w:rPr>
              <w:t>Las</w:t>
            </w:r>
            <w:r w:rsidRPr="00783C79">
              <w:rPr>
                <w:rFonts w:ascii="Times New Roman" w:hAnsi="Times New Roman" w:cs="Times New Roman"/>
                <w:sz w:val="26"/>
                <w:szCs w:val="26"/>
                <w:lang w:val="en-US"/>
              </w:rPr>
              <w:t>t_kana_name</w:t>
            </w:r>
            <w:r>
              <w:rPr>
                <w:rFonts w:ascii="Times New Roman" w:hAnsi="Times New Roman" w:cs="Times New Roman"/>
                <w:sz w:val="26"/>
                <w:szCs w:val="26"/>
                <w:lang w:val="en-US"/>
              </w:rPr>
              <w:t>:</w:t>
            </w:r>
          </w:p>
          <w:p w:rsidR="00B84E09" w:rsidRPr="00783C79" w:rsidRDefault="00B84E09" w:rsidP="002560FD">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rsidR="00B84E09" w:rsidRPr="00783C79" w:rsidRDefault="00B84E09" w:rsidP="002560FD">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B84E09" w:rsidTr="00CD100B">
        <w:tc>
          <w:tcPr>
            <w:tcW w:w="2253" w:type="dxa"/>
          </w:tcPr>
          <w:p w:rsidR="00B84E09"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G</w:t>
            </w:r>
            <w:r w:rsidRPr="00783C79">
              <w:rPr>
                <w:rFonts w:ascii="Times New Roman" w:hAnsi="Times New Roman" w:cs="Times New Roman"/>
                <w:sz w:val="26"/>
                <w:szCs w:val="26"/>
                <w:lang w:val="en-US"/>
              </w:rPr>
              <w:t>ender</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chọn gender:</w:t>
            </w:r>
          </w:p>
          <w:p w:rsidR="00B84E09" w:rsidRPr="00783C79" w:rsidRDefault="00B84E0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Click 1 trong 3 trạng thái </w:t>
            </w:r>
          </w:p>
        </w:tc>
      </w:tr>
      <w:tr w:rsidR="00B84E09" w:rsidTr="00CD100B">
        <w:tc>
          <w:tcPr>
            <w:tcW w:w="2253" w:type="dxa"/>
          </w:tcPr>
          <w:p w:rsidR="00B84E09"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Birthday</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chọn birthday:</w:t>
            </w:r>
          </w:p>
          <w:p w:rsidR="00B84E09" w:rsidRPr="00783C79" w:rsidRDefault="00B84E0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chọn đủ 3 cột: Ngày, tháng, năm</w:t>
            </w:r>
          </w:p>
        </w:tc>
      </w:tr>
      <w:tr w:rsidR="00B84E09" w:rsidTr="00CD100B">
        <w:tc>
          <w:tcPr>
            <w:tcW w:w="2253" w:type="dxa"/>
          </w:tcPr>
          <w:p w:rsidR="00B84E09"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Zipcode</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zipcode:</w:t>
            </w:r>
          </w:p>
          <w:p w:rsidR="00B84E09" w:rsidRDefault="00B84E0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(number)</w:t>
            </w:r>
          </w:p>
          <w:p w:rsidR="00B84E09" w:rsidRDefault="00B84E0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7 ký tư</w:t>
            </w:r>
          </w:p>
          <w:p w:rsidR="00B84E09" w:rsidRPr="00362BA3" w:rsidRDefault="00B84E0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Hợp lệ (zipcode đúng)</w:t>
            </w:r>
          </w:p>
        </w:tc>
      </w:tr>
      <w:tr w:rsidR="00B84E09" w:rsidTr="00CD100B">
        <w:tc>
          <w:tcPr>
            <w:tcW w:w="2253" w:type="dxa"/>
          </w:tcPr>
          <w:p w:rsidR="00B84E09"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P</w:t>
            </w:r>
            <w:r w:rsidRPr="00362BA3">
              <w:rPr>
                <w:rFonts w:ascii="Times New Roman" w:hAnsi="Times New Roman" w:cs="Times New Roman"/>
                <w:sz w:val="26"/>
                <w:szCs w:val="26"/>
                <w:lang w:val="en-US"/>
              </w:rPr>
              <w:t>refecture_id</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vMerge w:val="restart"/>
          </w:tcPr>
          <w:p w:rsidR="00B84E09" w:rsidRDefault="00B84E09"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data:</w:t>
            </w:r>
          </w:p>
          <w:p w:rsidR="00B84E09" w:rsidRDefault="00B84E09" w:rsidP="002560FD">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30 ký tự</w:t>
            </w:r>
          </w:p>
          <w:p w:rsidR="00B84E09" w:rsidRDefault="00B84E09" w:rsidP="002560FD">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Trong trường hợp:</w:t>
            </w:r>
          </w:p>
          <w:p w:rsidR="00B84E09" w:rsidRPr="000F5835" w:rsidRDefault="00B84E09" w:rsidP="009A205A">
            <w:pPr>
              <w:pStyle w:val="ListParagraph"/>
              <w:numPr>
                <w:ilvl w:val="0"/>
                <w:numId w:val="11"/>
              </w:numPr>
              <w:spacing w:line="240" w:lineRule="auto"/>
              <w:ind w:hanging="12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w:t>
            </w:r>
            <w:r w:rsidRPr="00486673">
              <w:rPr>
                <w:rFonts w:ascii="Times New Roman" w:hAnsi="Times New Roman" w:cs="Times New Roman"/>
                <w:b/>
                <w:i/>
                <w:sz w:val="26"/>
                <w:szCs w:val="26"/>
                <w:highlight w:val="white"/>
                <w:lang w:val="en-US"/>
              </w:rPr>
              <w:t>Chưa input</w:t>
            </w:r>
            <w:r>
              <w:rPr>
                <w:rFonts w:ascii="Times New Roman" w:hAnsi="Times New Roman" w:cs="Times New Roman"/>
                <w:sz w:val="26"/>
                <w:szCs w:val="26"/>
                <w:highlight w:val="white"/>
                <w:lang w:val="en-US"/>
              </w:rPr>
              <w:t xml:space="preserve"> -&gt; Click vào button</w:t>
            </w:r>
            <w:r>
              <w:rPr>
                <w:rFonts w:ascii="Times New Roman" w:hAnsi="Times New Roman" w:cs="Times New Roman"/>
                <w:sz w:val="26"/>
                <w:szCs w:val="26"/>
                <w:lang w:val="en-US"/>
              </w:rPr>
              <w:t xml:space="preserve"> </w:t>
            </w:r>
          </w:p>
          <w:p w:rsidR="00B84E09" w:rsidRPr="00486673" w:rsidRDefault="00B84E09" w:rsidP="009A205A">
            <w:pPr>
              <w:pStyle w:val="ListParagraph"/>
              <w:spacing w:line="240" w:lineRule="auto"/>
              <w:rPr>
                <w:rFonts w:ascii="Times New Roman" w:hAnsi="Times New Roman" w:cs="Times New Roman"/>
                <w:sz w:val="26"/>
                <w:szCs w:val="26"/>
                <w:highlight w:val="white"/>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Pr="00486673">
              <w:rPr>
                <w:rFonts w:ascii="Times New Roman" w:eastAsia="MS Gothic" w:hAnsi="Times New Roman" w:cs="Times New Roman"/>
                <w:color w:val="000000"/>
                <w:sz w:val="26"/>
                <w:szCs w:val="26"/>
                <w:shd w:val="clear" w:color="auto" w:fill="FFFFFF"/>
                <w:lang w:val="en-US"/>
              </w:rPr>
              <w:t>Hi</w:t>
            </w:r>
            <w:r>
              <w:rPr>
                <w:rFonts w:ascii="Times New Roman" w:eastAsia="MS Gothic" w:hAnsi="Times New Roman" w:cs="Times New Roman"/>
                <w:color w:val="000000"/>
                <w:sz w:val="26"/>
                <w:szCs w:val="26"/>
                <w:shd w:val="clear" w:color="auto" w:fill="FFFFFF"/>
                <w:lang w:val="en-US"/>
              </w:rPr>
              <w:t>ể</w:t>
            </w:r>
            <w:r w:rsidRPr="00486673">
              <w:rPr>
                <w:rFonts w:ascii="Times New Roman" w:eastAsia="MS Gothic" w:hAnsi="Times New Roman" w:cs="Times New Roman"/>
                <w:color w:val="000000"/>
                <w:sz w:val="26"/>
                <w:szCs w:val="26"/>
                <w:shd w:val="clear" w:color="auto" w:fill="FFFFFF"/>
                <w:lang w:val="en-US"/>
              </w:rPr>
              <w:t xml:space="preserve">n thị data tại </w:t>
            </w:r>
            <w:r>
              <w:rPr>
                <w:rFonts w:ascii="Times New Roman" w:eastAsia="MS Gothic" w:hAnsi="Times New Roman" w:cs="Times New Roman"/>
                <w:color w:val="000000"/>
                <w:sz w:val="26"/>
                <w:szCs w:val="26"/>
                <w:shd w:val="clear" w:color="auto" w:fill="FFFFFF"/>
                <w:lang w:val="en-US"/>
              </w:rPr>
              <w:t xml:space="preserve">các </w:t>
            </w:r>
            <w:r w:rsidRPr="00486673">
              <w:rPr>
                <w:rFonts w:ascii="Times New Roman" w:eastAsia="MS Gothic" w:hAnsi="Times New Roman" w:cs="Times New Roman"/>
                <w:color w:val="000000"/>
                <w:sz w:val="26"/>
                <w:szCs w:val="26"/>
                <w:shd w:val="clear" w:color="auto" w:fill="FFFFFF"/>
                <w:lang w:val="en-US"/>
              </w:rPr>
              <w:t>item tương ứng với zipcode đã nhập</w:t>
            </w:r>
            <w:r>
              <w:rPr>
                <w:rFonts w:ascii="Times New Roman" w:eastAsia="MS Gothic" w:hAnsi="Times New Roman" w:cs="Times New Roman"/>
                <w:color w:val="000000"/>
                <w:sz w:val="26"/>
                <w:szCs w:val="26"/>
                <w:shd w:val="clear" w:color="auto" w:fill="FFFFFF"/>
                <w:lang w:val="en-US"/>
              </w:rPr>
              <w:t>.</w:t>
            </w:r>
          </w:p>
          <w:p w:rsidR="00B84E09" w:rsidRPr="000F5835" w:rsidRDefault="00B84E09" w:rsidP="009A205A">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eastAsia="MS Gothic" w:hAnsi="Times New Roman" w:cs="Times New Roman"/>
                <w:b/>
                <w:color w:val="000000"/>
                <w:sz w:val="26"/>
                <w:szCs w:val="26"/>
                <w:shd w:val="clear" w:color="auto" w:fill="FFFFFF"/>
                <w:lang w:val="en-US"/>
              </w:rPr>
              <w:t xml:space="preserve"> </w:t>
            </w:r>
            <w:r w:rsidRPr="00486673">
              <w:rPr>
                <w:rFonts w:ascii="Times New Roman" w:eastAsia="MS Gothic" w:hAnsi="Times New Roman" w:cs="Times New Roman"/>
                <w:b/>
                <w:i/>
                <w:color w:val="000000"/>
                <w:sz w:val="26"/>
                <w:szCs w:val="26"/>
                <w:shd w:val="clear" w:color="auto" w:fill="FFFFFF"/>
                <w:lang w:val="en-US"/>
              </w:rPr>
              <w:t>Đã input</w:t>
            </w:r>
            <w:r>
              <w:rPr>
                <w:rFonts w:ascii="Times New Roman" w:eastAsia="MS Gothic" w:hAnsi="Times New Roman" w:cs="Times New Roman"/>
                <w:color w:val="000000"/>
                <w:sz w:val="26"/>
                <w:szCs w:val="26"/>
                <w:shd w:val="clear" w:color="auto" w:fill="FFFFFF"/>
                <w:lang w:val="en-US"/>
              </w:rPr>
              <w:t xml:space="preserve"> -&gt; Click vào button </w:t>
            </w:r>
          </w:p>
          <w:p w:rsidR="00B84E09" w:rsidRDefault="00B84E09" w:rsidP="009A205A">
            <w:pPr>
              <w:pStyle w:val="ListParagraph"/>
              <w:spacing w:line="240" w:lineRule="auto"/>
              <w:rPr>
                <w:rFonts w:ascii="Times New Roman" w:eastAsia="MS Gothic" w:hAnsi="Times New Roman" w:cs="Times New Roman"/>
                <w:color w:val="000000"/>
                <w:sz w:val="26"/>
                <w:szCs w:val="26"/>
                <w:shd w:val="clear" w:color="auto" w:fill="FFFFFF"/>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Pr="00486673">
              <w:rPr>
                <w:rFonts w:ascii="Times New Roman" w:eastAsia="MS Gothic" w:hAnsi="Times New Roman" w:cs="Times New Roman"/>
                <w:color w:val="000000"/>
                <w:sz w:val="26"/>
                <w:szCs w:val="26"/>
                <w:shd w:val="clear" w:color="auto" w:fill="FFFFFF"/>
                <w:lang w:val="en-US"/>
              </w:rPr>
              <w:t xml:space="preserve">Hiển thị data đè lên data tại </w:t>
            </w:r>
            <w:r>
              <w:rPr>
                <w:rFonts w:ascii="Times New Roman" w:eastAsia="MS Gothic" w:hAnsi="Times New Roman" w:cs="Times New Roman"/>
                <w:color w:val="000000"/>
                <w:sz w:val="26"/>
                <w:szCs w:val="26"/>
                <w:shd w:val="clear" w:color="auto" w:fill="FFFFFF"/>
                <w:lang w:val="en-US"/>
              </w:rPr>
              <w:t xml:space="preserve">các </w:t>
            </w:r>
            <w:r w:rsidRPr="00486673">
              <w:rPr>
                <w:rFonts w:ascii="Times New Roman" w:eastAsia="MS Gothic" w:hAnsi="Times New Roman" w:cs="Times New Roman"/>
                <w:color w:val="000000"/>
                <w:sz w:val="26"/>
                <w:szCs w:val="26"/>
                <w:shd w:val="clear" w:color="auto" w:fill="FFFFFF"/>
                <w:lang w:val="en-US"/>
              </w:rPr>
              <w:t xml:space="preserve">item tương ứng với zipcode đã </w:t>
            </w:r>
            <w:r>
              <w:rPr>
                <w:rFonts w:ascii="Times New Roman" w:eastAsia="MS Gothic" w:hAnsi="Times New Roman" w:cs="Times New Roman"/>
                <w:color w:val="000000"/>
                <w:sz w:val="26"/>
                <w:szCs w:val="26"/>
                <w:shd w:val="clear" w:color="auto" w:fill="FFFFFF"/>
                <w:lang w:val="en-US"/>
              </w:rPr>
              <w:t>input.</w:t>
            </w:r>
          </w:p>
          <w:p w:rsidR="00B84E09" w:rsidRPr="00486673" w:rsidRDefault="00B84E09" w:rsidP="009A205A">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hAnsi="Times New Roman" w:cs="Times New Roman"/>
                <w:b/>
                <w:i/>
                <w:sz w:val="26"/>
                <w:szCs w:val="26"/>
                <w:highlight w:val="white"/>
                <w:lang w:val="en-US"/>
              </w:rPr>
              <w:t xml:space="preserve">Input zipcode không đúng </w:t>
            </w:r>
            <w:r>
              <w:rPr>
                <w:rFonts w:ascii="Times New Roman" w:hAnsi="Times New Roman" w:cs="Times New Roman"/>
                <w:sz w:val="26"/>
                <w:szCs w:val="26"/>
                <w:highlight w:val="white"/>
                <w:lang w:val="en-US"/>
              </w:rPr>
              <w:t>-&gt; Click vào button</w:t>
            </w:r>
            <w:r>
              <w:rPr>
                <w:rFonts w:ascii="Times New Roman" w:hAnsi="Times New Roman" w:cs="Times New Roman"/>
                <w:sz w:val="26"/>
                <w:szCs w:val="26"/>
                <w:lang w:val="en-US"/>
              </w:rPr>
              <w:t xml:space="preserve"> </w:t>
            </w:r>
            <w:r w:rsidRPr="00486673">
              <w:rPr>
                <w:rFonts w:ascii="MS Gothic" w:eastAsia="MS Gothic" w:hAnsi="MS Gothic" w:cs="MS Gothic" w:hint="eastAsia"/>
                <w:color w:val="000000"/>
                <w:sz w:val="20"/>
                <w:szCs w:val="20"/>
                <w:shd w:val="clear" w:color="auto" w:fill="FFFFFF"/>
              </w:rPr>
              <w:t xml:space="preserve">住所自動入力 </w:t>
            </w:r>
            <w:r w:rsidRPr="00486673">
              <w:rPr>
                <w:rFonts w:ascii="Times New Roman" w:eastAsia="MS Gothic" w:hAnsi="Times New Roman" w:cs="Times New Roman"/>
                <w:color w:val="000000"/>
                <w:sz w:val="26"/>
                <w:szCs w:val="26"/>
                <w:shd w:val="clear" w:color="auto" w:fill="FFFFFF"/>
                <w:lang w:val="en-US"/>
              </w:rPr>
              <w:t xml:space="preserve">-&gt; </w:t>
            </w:r>
            <w:r>
              <w:rPr>
                <w:rFonts w:ascii="Times New Roman" w:eastAsia="MS Gothic" w:hAnsi="Times New Roman" w:cs="Times New Roman"/>
                <w:color w:val="000000"/>
                <w:sz w:val="26"/>
                <w:szCs w:val="26"/>
                <w:shd w:val="clear" w:color="auto" w:fill="FFFFFF"/>
                <w:lang w:val="en-US"/>
              </w:rPr>
              <w:t>Không h</w:t>
            </w:r>
            <w:r w:rsidRPr="00486673">
              <w:rPr>
                <w:rFonts w:ascii="Times New Roman" w:eastAsia="MS Gothic" w:hAnsi="Times New Roman" w:cs="Times New Roman"/>
                <w:color w:val="000000"/>
                <w:sz w:val="26"/>
                <w:szCs w:val="26"/>
                <w:shd w:val="clear" w:color="auto" w:fill="FFFFFF"/>
                <w:lang w:val="en-US"/>
              </w:rPr>
              <w:t>i</w:t>
            </w:r>
            <w:r>
              <w:rPr>
                <w:rFonts w:ascii="Times New Roman" w:eastAsia="MS Gothic" w:hAnsi="Times New Roman" w:cs="Times New Roman"/>
                <w:color w:val="000000"/>
                <w:sz w:val="26"/>
                <w:szCs w:val="26"/>
                <w:shd w:val="clear" w:color="auto" w:fill="FFFFFF"/>
                <w:lang w:val="en-US"/>
              </w:rPr>
              <w:t>ể</w:t>
            </w:r>
            <w:r w:rsidRPr="00486673">
              <w:rPr>
                <w:rFonts w:ascii="Times New Roman" w:eastAsia="MS Gothic" w:hAnsi="Times New Roman" w:cs="Times New Roman"/>
                <w:color w:val="000000"/>
                <w:sz w:val="26"/>
                <w:szCs w:val="26"/>
                <w:shd w:val="clear" w:color="auto" w:fill="FFFFFF"/>
                <w:lang w:val="en-US"/>
              </w:rPr>
              <w:t xml:space="preserve">n thị data tại các item </w:t>
            </w:r>
          </w:p>
          <w:p w:rsidR="00B84E09" w:rsidRPr="000F5835" w:rsidRDefault="00B84E09" w:rsidP="009A205A">
            <w:pPr>
              <w:pStyle w:val="ListParagraph"/>
              <w:spacing w:line="240" w:lineRule="auto"/>
              <w:rPr>
                <w:rFonts w:ascii="Times New Roman" w:hAnsi="Times New Roman" w:cs="Times New Roman"/>
                <w:sz w:val="26"/>
                <w:szCs w:val="26"/>
                <w:highlight w:val="white"/>
                <w:lang w:val="en-US"/>
              </w:rPr>
            </w:pPr>
          </w:p>
        </w:tc>
      </w:tr>
      <w:tr w:rsidR="00B84E09" w:rsidTr="009A205A">
        <w:tc>
          <w:tcPr>
            <w:tcW w:w="2253" w:type="dxa"/>
          </w:tcPr>
          <w:p w:rsidR="00B84E09" w:rsidRPr="00362BA3"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M</w:t>
            </w:r>
            <w:r w:rsidRPr="00362BA3">
              <w:rPr>
                <w:rFonts w:ascii="Times New Roman" w:hAnsi="Times New Roman" w:cs="Times New Roman"/>
                <w:sz w:val="26"/>
                <w:szCs w:val="26"/>
                <w:lang w:val="en-US"/>
              </w:rPr>
              <w:t>unicipality_name</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p>
        </w:tc>
        <w:tc>
          <w:tcPr>
            <w:tcW w:w="5007" w:type="dxa"/>
            <w:vMerge/>
          </w:tcPr>
          <w:p w:rsidR="00B84E09" w:rsidRDefault="00B84E09" w:rsidP="009A205A">
            <w:pPr>
              <w:spacing w:line="240" w:lineRule="auto"/>
              <w:rPr>
                <w:rFonts w:ascii="Times New Roman" w:hAnsi="Times New Roman" w:cs="Times New Roman"/>
                <w:sz w:val="26"/>
                <w:szCs w:val="26"/>
                <w:highlight w:val="white"/>
                <w:lang w:val="en-US"/>
              </w:rPr>
            </w:pPr>
          </w:p>
        </w:tc>
      </w:tr>
      <w:tr w:rsidR="00B84E09" w:rsidTr="009A205A">
        <w:tc>
          <w:tcPr>
            <w:tcW w:w="2253" w:type="dxa"/>
          </w:tcPr>
          <w:p w:rsidR="00B84E09" w:rsidRPr="00362BA3"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w:t>
            </w:r>
            <w:r w:rsidRPr="00362BA3">
              <w:rPr>
                <w:rFonts w:ascii="Times New Roman" w:hAnsi="Times New Roman" w:cs="Times New Roman"/>
                <w:sz w:val="26"/>
                <w:szCs w:val="26"/>
                <w:lang w:val="en-US"/>
              </w:rPr>
              <w:t>ddress</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p>
        </w:tc>
        <w:tc>
          <w:tcPr>
            <w:tcW w:w="5007" w:type="dxa"/>
            <w:vMerge/>
          </w:tcPr>
          <w:p w:rsidR="00B84E09" w:rsidRDefault="00B84E09" w:rsidP="009A205A">
            <w:pPr>
              <w:spacing w:line="240" w:lineRule="auto"/>
              <w:rPr>
                <w:rFonts w:ascii="Times New Roman" w:hAnsi="Times New Roman" w:cs="Times New Roman"/>
                <w:sz w:val="26"/>
                <w:szCs w:val="26"/>
                <w:highlight w:val="white"/>
                <w:lang w:val="en-US"/>
              </w:rPr>
            </w:pPr>
          </w:p>
        </w:tc>
      </w:tr>
      <w:tr w:rsidR="00B84E09" w:rsidTr="009A205A">
        <w:tc>
          <w:tcPr>
            <w:tcW w:w="2253" w:type="dxa"/>
          </w:tcPr>
          <w:p w:rsidR="00B84E09"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B</w:t>
            </w:r>
            <w:r w:rsidRPr="00486673">
              <w:rPr>
                <w:rFonts w:ascii="Times New Roman" w:hAnsi="Times New Roman" w:cs="Times New Roman"/>
                <w:sz w:val="26"/>
                <w:szCs w:val="26"/>
                <w:lang w:val="en-US"/>
              </w:rPr>
              <w:t>uilding</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p>
        </w:tc>
        <w:tc>
          <w:tcPr>
            <w:tcW w:w="5007" w:type="dxa"/>
          </w:tcPr>
          <w:p w:rsidR="00B84E09" w:rsidRDefault="00B84E09"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building không quá 30 ký tự</w:t>
            </w:r>
          </w:p>
        </w:tc>
      </w:tr>
      <w:tr w:rsidR="00B84E09" w:rsidTr="009A205A">
        <w:tc>
          <w:tcPr>
            <w:tcW w:w="2253" w:type="dxa"/>
          </w:tcPr>
          <w:p w:rsidR="00B84E09"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Telephone</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Default="00B84E09"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phone:</w:t>
            </w:r>
          </w:p>
          <w:p w:rsidR="00B84E09" w:rsidRDefault="00B84E09" w:rsidP="002560FD">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(ký tự số đầu là 0)</w:t>
            </w:r>
          </w:p>
          <w:p w:rsidR="00B84E09" w:rsidRPr="00EB74A1" w:rsidRDefault="00B84E09" w:rsidP="002560FD">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11 ký tự số</w:t>
            </w:r>
          </w:p>
        </w:tc>
      </w:tr>
      <w:tr w:rsidR="00B84E09" w:rsidTr="009A205A">
        <w:tc>
          <w:tcPr>
            <w:tcW w:w="2253" w:type="dxa"/>
          </w:tcPr>
          <w:p w:rsidR="00B84E09" w:rsidRDefault="00B84E09" w:rsidP="009A205A">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Checkbox </w:t>
            </w:r>
          </w:p>
          <w:p w:rsidR="00B84E09" w:rsidRPr="00EB74A1" w:rsidRDefault="00B84E09" w:rsidP="009A205A">
            <w:pPr>
              <w:spacing w:line="240" w:lineRule="auto"/>
              <w:rPr>
                <w:rFonts w:ascii="Times New Roman" w:hAnsi="Times New Roman" w:cs="Times New Roman"/>
                <w:sz w:val="18"/>
                <w:szCs w:val="18"/>
                <w:lang w:val="en-US"/>
              </w:rPr>
            </w:pPr>
            <w:r w:rsidRPr="00EB74A1">
              <w:rPr>
                <w:rFonts w:ascii="Times New Roman" w:hAnsi="Times New Roman" w:cs="Times New Roman" w:hint="eastAsia"/>
                <w:sz w:val="18"/>
                <w:szCs w:val="18"/>
                <w:lang w:val="en-US"/>
              </w:rPr>
              <w:t>個人情報の取り扱いに関する方針に同意する</w:t>
            </w:r>
          </w:p>
        </w:tc>
        <w:tc>
          <w:tcPr>
            <w:tcW w:w="1260" w:type="dxa"/>
          </w:tcPr>
          <w:p w:rsidR="00B84E09" w:rsidRDefault="00B84E09" w:rsidP="009A205A">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5007" w:type="dxa"/>
          </w:tcPr>
          <w:p w:rsidR="00B84E09" w:rsidRPr="00EB74A1" w:rsidRDefault="00B84E09" w:rsidP="009A205A">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checkbox để button</w:t>
            </w:r>
            <w:r w:rsidRPr="00EB74A1">
              <w:rPr>
                <w:rFonts w:ascii="Times New Roman" w:hAnsi="Times New Roman" w:cs="Times New Roman"/>
                <w:sz w:val="26"/>
                <w:szCs w:val="26"/>
                <w:lang w:val="en-US"/>
              </w:rPr>
              <w:t xml:space="preserve"> </w:t>
            </w:r>
            <w:r w:rsidRPr="00EB74A1">
              <w:rPr>
                <w:rFonts w:ascii="MS Gothic" w:eastAsia="MS Gothic" w:hAnsi="MS Gothic" w:cs="MS Gothic" w:hint="eastAsia"/>
                <w:sz w:val="20"/>
                <w:szCs w:val="20"/>
                <w:shd w:val="clear" w:color="auto" w:fill="FFFFFF"/>
              </w:rPr>
              <w:t>確認</w:t>
            </w:r>
            <w:r>
              <w:rPr>
                <w:rFonts w:ascii="MS Gothic" w:eastAsia="MS Gothic" w:hAnsi="MS Gothic" w:cs="MS Gothic" w:hint="eastAsia"/>
                <w:sz w:val="20"/>
                <w:szCs w:val="20"/>
                <w:shd w:val="clear" w:color="auto" w:fill="FFFFFF"/>
              </w:rPr>
              <w:t xml:space="preserve"> </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đăng ký</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 xml:space="preserve"> active.</w:t>
            </w:r>
          </w:p>
        </w:tc>
      </w:tr>
    </w:tbl>
    <w:p w:rsidR="003A48A0" w:rsidRDefault="00B84E09" w:rsidP="002560FD">
      <w:pPr>
        <w:pStyle w:val="ListParagraph"/>
        <w:numPr>
          <w:ilvl w:val="0"/>
          <w:numId w:val="3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3: Khi click button </w:t>
      </w:r>
      <w:r w:rsidR="00CD100B" w:rsidRPr="00CD100B">
        <w:rPr>
          <w:rFonts w:ascii="MS Gothic" w:eastAsia="MS Gothic" w:hAnsi="MS Gothic" w:cs="MS Gothic" w:hint="eastAsia"/>
          <w:b/>
          <w:sz w:val="20"/>
          <w:szCs w:val="20"/>
          <w:shd w:val="clear" w:color="auto" w:fill="FFFFFF"/>
        </w:rPr>
        <w:t>ご入力内容の確認</w:t>
      </w:r>
      <w:r>
        <w:rPr>
          <w:rFonts w:ascii="Times New Roman" w:hAnsi="Times New Roman" w:cs="Times New Roman"/>
          <w:sz w:val="26"/>
          <w:szCs w:val="26"/>
          <w:highlight w:val="white"/>
          <w:lang w:val="en-US"/>
        </w:rPr>
        <w:t xml:space="preserve">, hệ thống sẽ </w:t>
      </w:r>
      <w:r w:rsidR="003A48A0">
        <w:rPr>
          <w:rFonts w:ascii="Times New Roman" w:hAnsi="Times New Roman" w:cs="Times New Roman"/>
          <w:sz w:val="26"/>
          <w:szCs w:val="26"/>
          <w:highlight w:val="white"/>
          <w:lang w:val="en-US"/>
        </w:rPr>
        <w:t>updated data vào DB. Đồng thời di chuyển đến màn hình Home</w:t>
      </w:r>
    </w:p>
    <w:p w:rsidR="00B84E09" w:rsidRPr="003A48A0" w:rsidRDefault="00B84E09" w:rsidP="003A48A0">
      <w:pPr>
        <w:spacing w:line="240" w:lineRule="auto"/>
        <w:ind w:left="1080"/>
        <w:rPr>
          <w:rFonts w:ascii="Times New Roman" w:hAnsi="Times New Roman" w:cs="Times New Roman"/>
          <w:sz w:val="26"/>
          <w:szCs w:val="26"/>
          <w:highlight w:val="white"/>
          <w:lang w:val="en-US"/>
        </w:rPr>
      </w:pPr>
    </w:p>
    <w:p w:rsidR="00B84E09" w:rsidRPr="00EB328C" w:rsidRDefault="00B84E09" w:rsidP="002560FD">
      <w:pPr>
        <w:pStyle w:val="ListParagraph"/>
        <w:numPr>
          <w:ilvl w:val="0"/>
          <w:numId w:val="23"/>
        </w:numPr>
        <w:spacing w:line="240" w:lineRule="auto"/>
        <w:rPr>
          <w:rFonts w:ascii="Times New Roman" w:hAnsi="Times New Roman" w:cs="Times New Roman"/>
          <w:b/>
          <w:sz w:val="26"/>
          <w:szCs w:val="26"/>
          <w:highlight w:val="white"/>
          <w:lang w:val="en-US"/>
        </w:rPr>
      </w:pPr>
      <w:r>
        <w:rPr>
          <w:rFonts w:ascii="Times New Roman" w:hAnsi="Times New Roman" w:cs="Times New Roman"/>
          <w:b/>
          <w:sz w:val="26"/>
          <w:szCs w:val="26"/>
          <w:highlight w:val="white"/>
          <w:lang w:val="en-US"/>
        </w:rPr>
        <w:t>Xác thực dữ liệu</w:t>
      </w:r>
      <w:r w:rsidRPr="00EB328C">
        <w:rPr>
          <w:rFonts w:ascii="Times New Roman" w:hAnsi="Times New Roman" w:cs="Times New Roman"/>
          <w:b/>
          <w:sz w:val="26"/>
          <w:szCs w:val="26"/>
          <w:highlight w:val="white"/>
          <w:lang w:val="en-US"/>
        </w:rPr>
        <w:t xml:space="preserve">: </w:t>
      </w:r>
    </w:p>
    <w:p w:rsidR="00B84E09" w:rsidRPr="00D030D7" w:rsidRDefault="00B84E09"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Lưu thông tin user vào DB khi </w:t>
      </w:r>
      <w:r w:rsidR="00CD100B">
        <w:rPr>
          <w:rFonts w:ascii="Times New Roman" w:hAnsi="Times New Roman" w:cs="Times New Roman"/>
          <w:sz w:val="26"/>
          <w:szCs w:val="26"/>
          <w:lang w:val="en-US"/>
        </w:rPr>
        <w:t>cập nhật</w:t>
      </w:r>
      <w:r>
        <w:rPr>
          <w:rFonts w:ascii="Times New Roman" w:hAnsi="Times New Roman" w:cs="Times New Roman"/>
          <w:sz w:val="26"/>
          <w:szCs w:val="26"/>
          <w:lang w:val="en-US"/>
        </w:rPr>
        <w:t xml:space="preserve"> thành công:</w:t>
      </w:r>
    </w:p>
    <w:p w:rsidR="00B84E09" w:rsidRPr="00CD100B" w:rsidRDefault="00B84E09" w:rsidP="00CD100B">
      <w:pPr>
        <w:spacing w:line="240" w:lineRule="auto"/>
        <w:ind w:left="1080"/>
        <w:rPr>
          <w:rFonts w:ascii="Times New Roman" w:hAnsi="Times New Roman" w:cs="Times New Roman"/>
          <w:sz w:val="26"/>
          <w:szCs w:val="26"/>
          <w:lang w:val="en-US"/>
        </w:rPr>
      </w:pP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お名前（氏）</w:t>
      </w:r>
      <w:r w:rsidRPr="00DC61EA">
        <w:rPr>
          <w:rFonts w:ascii="Times New Roman" w:hAnsi="Times New Roman" w:cs="Times New Roman"/>
          <w:sz w:val="26"/>
          <w:szCs w:val="26"/>
          <w:lang w:val="en-US"/>
        </w:rPr>
        <w:t>= users.first_name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お名前（名</w:t>
      </w:r>
      <w:r w:rsidRPr="00DC61EA">
        <w:rPr>
          <w:rFonts w:ascii="Times New Roman" w:hAnsi="Times New Roman" w:cs="Times New Roman"/>
          <w:sz w:val="26"/>
          <w:szCs w:val="26"/>
          <w:lang w:val="en-US"/>
        </w:rPr>
        <w:t>)= users.last_name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フリガナ（氏）</w:t>
      </w:r>
      <w:r w:rsidRPr="00DC61EA">
        <w:rPr>
          <w:rFonts w:ascii="Times New Roman" w:hAnsi="Times New Roman" w:cs="Times New Roman"/>
          <w:sz w:val="26"/>
          <w:szCs w:val="26"/>
          <w:lang w:val="en-US"/>
        </w:rPr>
        <w:t>= users.first_kana_name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lastRenderedPageBreak/>
        <w:t>フリガナ（名</w:t>
      </w:r>
      <w:r w:rsidRPr="00DC61EA">
        <w:rPr>
          <w:rFonts w:ascii="Times New Roman" w:hAnsi="Times New Roman" w:cs="Times New Roman"/>
          <w:sz w:val="26"/>
          <w:szCs w:val="26"/>
          <w:lang w:val="en-US"/>
        </w:rPr>
        <w:t>) = users.last_kana_name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性別</w:t>
      </w:r>
      <w:r w:rsidRPr="00DC61EA">
        <w:rPr>
          <w:rFonts w:ascii="Times New Roman" w:hAnsi="Times New Roman" w:cs="Times New Roman"/>
          <w:sz w:val="26"/>
          <w:szCs w:val="26"/>
          <w:lang w:val="en-US"/>
        </w:rPr>
        <w:t>= users.gender</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生年月日</w:t>
      </w:r>
      <w:r w:rsidRPr="00DC61EA">
        <w:rPr>
          <w:rFonts w:ascii="Times New Roman" w:hAnsi="Times New Roman" w:cs="Times New Roman"/>
          <w:sz w:val="26"/>
          <w:szCs w:val="26"/>
          <w:lang w:val="en-US"/>
        </w:rPr>
        <w:t>=users.birthday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郵便番号</w:t>
      </w:r>
      <w:r w:rsidRPr="00DC61EA">
        <w:rPr>
          <w:rFonts w:ascii="Times New Roman" w:hAnsi="Times New Roman" w:cs="Times New Roman"/>
          <w:sz w:val="26"/>
          <w:szCs w:val="26"/>
          <w:lang w:val="en-US"/>
        </w:rPr>
        <w:t>=users.zipcode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都道府県</w:t>
      </w:r>
      <w:r w:rsidRPr="00DC61EA">
        <w:rPr>
          <w:rFonts w:ascii="Times New Roman" w:hAnsi="Times New Roman" w:cs="Times New Roman"/>
          <w:sz w:val="26"/>
          <w:szCs w:val="26"/>
          <w:lang w:val="en-US"/>
        </w:rPr>
        <w:t>= users.prefecture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市区町村</w:t>
      </w:r>
      <w:r w:rsidRPr="00DC61EA">
        <w:rPr>
          <w:rFonts w:ascii="Times New Roman" w:hAnsi="Times New Roman" w:cs="Times New Roman"/>
          <w:sz w:val="26"/>
          <w:szCs w:val="26"/>
          <w:lang w:val="en-US"/>
        </w:rPr>
        <w:t>= users.municipality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丁番地</w:t>
      </w:r>
      <w:r w:rsidRPr="00DC61EA">
        <w:rPr>
          <w:rFonts w:ascii="Times New Roman" w:hAnsi="Times New Roman" w:cs="Times New Roman"/>
          <w:sz w:val="26"/>
          <w:szCs w:val="26"/>
          <w:lang w:val="en-US"/>
        </w:rPr>
        <w:t>=users.address</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建物・部屋番号</w:t>
      </w:r>
      <w:r w:rsidRPr="00DC61EA">
        <w:rPr>
          <w:rFonts w:ascii="Times New Roman" w:hAnsi="Times New Roman" w:cs="Times New Roman"/>
          <w:sz w:val="26"/>
          <w:szCs w:val="26"/>
          <w:lang w:val="en-US"/>
        </w:rPr>
        <w:t>=users.buiding</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個人情報</w:t>
      </w:r>
      <w:r w:rsidRPr="00DC61EA">
        <w:rPr>
          <w:rFonts w:ascii="Times New Roman" w:hAnsi="Times New Roman" w:cs="Times New Roman"/>
          <w:sz w:val="26"/>
          <w:szCs w:val="26"/>
          <w:lang w:val="en-US"/>
        </w:rPr>
        <w:t>= users.biography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B84E09" w:rsidRPr="003A48A0" w:rsidRDefault="00B84E09" w:rsidP="003A48A0">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電話番号</w:t>
      </w:r>
      <w:r w:rsidR="003A48A0">
        <w:rPr>
          <w:rFonts w:ascii="Times New Roman" w:hAnsi="Times New Roman" w:cs="Times New Roman"/>
          <w:sz w:val="26"/>
          <w:szCs w:val="26"/>
          <w:lang w:val="en-US"/>
        </w:rPr>
        <w:t>=users.phone</w:t>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r w:rsidRPr="003A48A0">
        <w:rPr>
          <w:rFonts w:ascii="Times New Roman" w:hAnsi="Times New Roman" w:cs="Times New Roman"/>
          <w:sz w:val="26"/>
          <w:szCs w:val="26"/>
          <w:lang w:val="en-US"/>
        </w:rPr>
        <w:tab/>
      </w:r>
    </w:p>
    <w:p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updated_at =NƠW</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rsidR="003A48A0" w:rsidRPr="003A48A0" w:rsidRDefault="00B84E09" w:rsidP="003A48A0">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rsidR="00B84E09" w:rsidRPr="000231B5" w:rsidRDefault="00B84E09"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rsidR="00DC61EA" w:rsidRDefault="00B84E09"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r w:rsidRPr="00D54E61">
        <w:rPr>
          <w:rFonts w:ascii="Times New Roman" w:eastAsia="Times New Roman" w:hAnsi="Times New Roman" w:cs="Times New Roman"/>
          <w:b/>
          <w:color w:val="000000" w:themeColor="text1"/>
          <w:sz w:val="26"/>
          <w:szCs w:val="26"/>
          <w:lang w:val="en-US"/>
        </w:rPr>
        <w:br w:type="page"/>
      </w:r>
      <w:r w:rsidR="003A48A0">
        <w:rPr>
          <w:noProof/>
          <w:lang w:val="vi-VN" w:eastAsia="vi-VN"/>
        </w:rPr>
        <w:lastRenderedPageBreak/>
        <w:drawing>
          <wp:inline distT="0" distB="0" distL="0" distR="0" wp14:anchorId="5CE63CBE" wp14:editId="07B51B45">
            <wp:extent cx="2247900" cy="7199926"/>
            <wp:effectExtent l="0" t="0" r="0" b="1270"/>
            <wp:docPr id="266" name="図 265">
              <a:extLst xmlns:a="http://schemas.openxmlformats.org/drawingml/2006/main">
                <a:ext uri="{FF2B5EF4-FFF2-40B4-BE49-F238E27FC236}">
                  <a16:creationId xmlns:a16="http://schemas.microsoft.com/office/drawing/2014/main" id="{6910881F-9205-4B4B-9834-81B5E6593D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図 265">
                      <a:extLst>
                        <a:ext uri="{FF2B5EF4-FFF2-40B4-BE49-F238E27FC236}">
                          <a16:creationId xmlns:a16="http://schemas.microsoft.com/office/drawing/2014/main" id="{6910881F-9205-4B4B-9834-81B5E6593DF1}"/>
                        </a:ext>
                      </a:extLst>
                    </pic:cNvPr>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251835" cy="7212529"/>
                    </a:xfrm>
                    <a:prstGeom prst="rect">
                      <a:avLst/>
                    </a:prstGeom>
                  </pic:spPr>
                </pic:pic>
              </a:graphicData>
            </a:graphic>
          </wp:inline>
        </w:drawing>
      </w: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rsidR="00DC61EA" w:rsidRP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rsidR="00492100" w:rsidRPr="00FD7524" w:rsidRDefault="00492100" w:rsidP="003C441C">
      <w:pPr>
        <w:pStyle w:val="Heading2"/>
        <w:spacing w:line="240" w:lineRule="auto"/>
        <w:rPr>
          <w:rFonts w:ascii="Times New Roman" w:hAnsi="Times New Roman" w:cs="Times New Roman"/>
          <w:b/>
          <w:color w:val="000000" w:themeColor="text1"/>
          <w:lang w:val="en-US"/>
        </w:rPr>
      </w:pPr>
      <w:bookmarkStart w:id="141" w:name="_Toc100502371"/>
      <w:r w:rsidRPr="0058738D">
        <w:rPr>
          <w:rFonts w:ascii="Times New Roman" w:eastAsia="Times New Roman" w:hAnsi="Times New Roman" w:cs="Times New Roman"/>
          <w:b/>
          <w:color w:val="auto"/>
          <w:lang w:val="en-US"/>
        </w:rPr>
        <w:t xml:space="preserve">CHƯƠNG </w:t>
      </w:r>
      <w:r w:rsidR="00391E5E" w:rsidRPr="0058738D">
        <w:rPr>
          <w:rFonts w:ascii="Times New Roman" w:eastAsia="Times New Roman" w:hAnsi="Times New Roman" w:cs="Times New Roman"/>
          <w:b/>
          <w:color w:val="auto"/>
          <w:lang w:val="en-US"/>
        </w:rPr>
        <w:t>4</w:t>
      </w:r>
      <w:r w:rsidRPr="0058738D">
        <w:rPr>
          <w:rFonts w:ascii="Times New Roman" w:eastAsia="Times New Roman" w:hAnsi="Times New Roman" w:cs="Times New Roman"/>
          <w:b/>
          <w:color w:val="auto"/>
          <w:lang w:val="en-US"/>
        </w:rPr>
        <w:t xml:space="preserve">. </w:t>
      </w:r>
      <w:bookmarkEnd w:id="46"/>
      <w:r w:rsidR="002C506F" w:rsidRPr="0058738D">
        <w:rPr>
          <w:rFonts w:ascii="Times New Roman" w:eastAsia="Times New Roman" w:hAnsi="Times New Roman" w:cs="Times New Roman"/>
          <w:b/>
          <w:color w:val="auto"/>
          <w:lang w:val="en-US"/>
        </w:rPr>
        <w:t>THỰC HÀNH KIỂM THỬ</w:t>
      </w:r>
      <w:r w:rsidR="00AB25DB" w:rsidRPr="0058738D">
        <w:rPr>
          <w:rFonts w:ascii="Times New Roman" w:eastAsia="Times New Roman" w:hAnsi="Times New Roman" w:cs="Times New Roman"/>
          <w:b/>
          <w:color w:val="auto"/>
          <w:lang w:val="en-US"/>
        </w:rPr>
        <w:t xml:space="preserve"> HỆ THỐNG </w:t>
      </w:r>
      <w:r w:rsidR="00C61B62">
        <w:rPr>
          <w:rFonts w:ascii="Times New Roman" w:hAnsi="Times New Roman" w:cs="Times New Roman"/>
          <w:b/>
          <w:color w:val="000000" w:themeColor="text1"/>
          <w:lang w:val="en-US"/>
        </w:rPr>
        <w:t>RAKUSAI</w:t>
      </w:r>
      <w:bookmarkEnd w:id="141"/>
    </w:p>
    <w:p w:rsidR="00F25A47" w:rsidRPr="00F25A47" w:rsidRDefault="00F25A47" w:rsidP="003C441C">
      <w:pPr>
        <w:spacing w:line="240" w:lineRule="auto"/>
        <w:rPr>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142" w:name="_Toc80286972"/>
      <w:bookmarkStart w:id="143" w:name="_Toc100502372"/>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2.</w:t>
      </w:r>
      <w:r w:rsidR="00492100" w:rsidRPr="0058738D">
        <w:rPr>
          <w:rFonts w:ascii="Times New Roman" w:hAnsi="Times New Roman" w:cs="Times New Roman"/>
          <w:b/>
          <w:color w:val="000000" w:themeColor="text1"/>
          <w:sz w:val="26"/>
          <w:szCs w:val="26"/>
          <w:highlight w:val="white"/>
          <w:lang w:val="en-US"/>
        </w:rPr>
        <w:t xml:space="preserve"> Lập kế hoạch kiểm thử</w:t>
      </w:r>
      <w:bookmarkEnd w:id="142"/>
      <w:bookmarkEnd w:id="143"/>
    </w:p>
    <w:p w:rsidR="00144489" w:rsidRPr="0014448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144" w:name="_Toc100502373"/>
      <w:r w:rsidRPr="00144489">
        <w:rPr>
          <w:rFonts w:ascii="Times New Roman" w:hAnsi="Times New Roman" w:cs="Times New Roman"/>
          <w:b/>
          <w:color w:val="000000" w:themeColor="text1"/>
          <w:sz w:val="26"/>
          <w:szCs w:val="26"/>
          <w:highlight w:val="white"/>
          <w:lang w:val="en-US"/>
        </w:rPr>
        <w:t>4.2.1. Phạm vi kiểm thử</w:t>
      </w:r>
      <w:bookmarkEnd w:id="144"/>
    </w:p>
    <w:p w:rsidR="00144489" w:rsidRDefault="0014448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Màn hình Login của </w:t>
      </w:r>
      <w:r w:rsidR="00C61B62">
        <w:rPr>
          <w:rFonts w:ascii="Times New Roman" w:hAnsi="Times New Roman" w:cs="Times New Roman"/>
          <w:sz w:val="26"/>
          <w:szCs w:val="26"/>
          <w:highlight w:val="white"/>
          <w:lang w:val="en-US"/>
        </w:rPr>
        <w:t>User</w:t>
      </w:r>
    </w:p>
    <w:p w:rsidR="00144489" w:rsidRDefault="0014448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Màn hình </w:t>
      </w:r>
      <w:r w:rsidR="00EA251F" w:rsidRPr="00EA251F">
        <w:rPr>
          <w:rFonts w:ascii="Times New Roman" w:hAnsi="Times New Roman" w:cs="Times New Roman"/>
          <w:sz w:val="26"/>
          <w:szCs w:val="26"/>
          <w:lang w:val="en-US"/>
        </w:rPr>
        <w:t>Quy ước sử dụng</w:t>
      </w:r>
    </w:p>
    <w:p w:rsidR="00144489" w:rsidRPr="005D7749" w:rsidRDefault="0014448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Màn hình </w:t>
      </w:r>
      <w:r w:rsidR="00EA251F" w:rsidRPr="00EA251F">
        <w:rPr>
          <w:rFonts w:ascii="Times New Roman" w:hAnsi="Times New Roman" w:cs="Times New Roman"/>
          <w:sz w:val="26"/>
          <w:szCs w:val="26"/>
          <w:lang w:val="en-US"/>
        </w:rPr>
        <w:t>Regist mới</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confirm regist by code OTP</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complete đăng ký</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complete Change password</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phát hành PW tạm thời</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rời hội</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complete rời hội</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Change Mail</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complete Change Mail</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Send mã xác thực change Mail</w:t>
      </w:r>
    </w:p>
    <w:p w:rsidR="005D7749" w:rsidRPr="005D7749" w:rsidRDefault="005D774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 Edit thông tin account</w:t>
      </w:r>
    </w:p>
    <w:p w:rsidR="005D7749" w:rsidRPr="005D7749" w:rsidRDefault="005D7749" w:rsidP="005D7749">
      <w:pPr>
        <w:pStyle w:val="ListParagraph"/>
        <w:spacing w:line="240" w:lineRule="auto"/>
        <w:rPr>
          <w:rFonts w:ascii="Times New Roman" w:hAnsi="Times New Roman" w:cs="Times New Roman"/>
          <w:sz w:val="26"/>
          <w:szCs w:val="26"/>
          <w:highlight w:val="white"/>
          <w:lang w:val="en-US"/>
        </w:rPr>
      </w:pPr>
    </w:p>
    <w:p w:rsidR="00144489" w:rsidRDefault="00EA251F" w:rsidP="00EA251F">
      <w:pPr>
        <w:spacing w:line="240" w:lineRule="auto"/>
        <w:rPr>
          <w:rFonts w:ascii="Times New Roman" w:hAnsi="Times New Roman" w:cs="Times New Roman"/>
          <w:sz w:val="26"/>
          <w:szCs w:val="26"/>
          <w:highlight w:val="white"/>
          <w:lang w:val="en-US"/>
        </w:rPr>
      </w:pPr>
      <w:r>
        <w:rPr>
          <w:noProof/>
          <w:lang w:val="vi-VN" w:eastAsia="vi-VN"/>
        </w:rPr>
        <w:drawing>
          <wp:inline distT="0" distB="0" distL="0" distR="0" wp14:anchorId="49E3DC2A" wp14:editId="458216A4">
            <wp:extent cx="6432894" cy="1949450"/>
            <wp:effectExtent l="0" t="0" r="635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435748" cy="1950315"/>
                    </a:xfrm>
                    <a:prstGeom prst="rect">
                      <a:avLst/>
                    </a:prstGeom>
                  </pic:spPr>
                </pic:pic>
              </a:graphicData>
            </a:graphic>
          </wp:inline>
        </w:drawing>
      </w:r>
    </w:p>
    <w:p w:rsidR="00EA251F" w:rsidRPr="00EA251F" w:rsidRDefault="00EA251F" w:rsidP="00EA251F">
      <w:pPr>
        <w:spacing w:line="240" w:lineRule="auto"/>
        <w:rPr>
          <w:rFonts w:ascii="Times New Roman" w:hAnsi="Times New Roman" w:cs="Times New Roman"/>
          <w:sz w:val="26"/>
          <w:szCs w:val="26"/>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145" w:name="_Toc100502374"/>
      <w:r w:rsidRPr="00352719">
        <w:rPr>
          <w:rFonts w:ascii="Times New Roman" w:hAnsi="Times New Roman" w:cs="Times New Roman"/>
          <w:b/>
          <w:color w:val="000000" w:themeColor="text1"/>
          <w:sz w:val="26"/>
          <w:szCs w:val="26"/>
          <w:highlight w:val="white"/>
          <w:lang w:val="en-US"/>
        </w:rPr>
        <w:t>4.2.2. Loại hình kiểm thử</w:t>
      </w:r>
      <w:bookmarkEnd w:id="145"/>
    </w:p>
    <w:p w:rsidR="006A54F9" w:rsidRPr="006A54F9" w:rsidRDefault="006A54F9" w:rsidP="002560FD">
      <w:pPr>
        <w:pStyle w:val="ListParagraph"/>
        <w:numPr>
          <w:ilvl w:val="0"/>
          <w:numId w:val="20"/>
        </w:numPr>
        <w:spacing w:line="240" w:lineRule="auto"/>
        <w:rPr>
          <w:rFonts w:ascii="Times New Roman" w:hAnsi="Times New Roman" w:cs="Times New Roman"/>
          <w:b/>
          <w:sz w:val="26"/>
          <w:szCs w:val="26"/>
          <w:highlight w:val="white"/>
          <w:lang w:val="en-US"/>
        </w:rPr>
      </w:pPr>
      <w:r w:rsidRPr="006A54F9">
        <w:rPr>
          <w:rFonts w:ascii="Times New Roman" w:hAnsi="Times New Roman" w:cs="Times New Roman"/>
          <w:b/>
          <w:sz w:val="26"/>
          <w:szCs w:val="26"/>
        </w:rPr>
        <w:t>User Interface Testing</w:t>
      </w:r>
      <w:r w:rsidRPr="006A54F9">
        <w:rPr>
          <w:rFonts w:ascii="Times New Roman" w:hAnsi="Times New Roman" w:cs="Times New Roman"/>
          <w:b/>
          <w:sz w:val="26"/>
          <w:szCs w:val="26"/>
          <w:lang w:val="en-US"/>
        </w:rPr>
        <w:t>:</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User Interface (UI) testing xác minh sự tương tác của người dùng với hệ thống. Mục tiêu của UI là đảm bảo rằng giao diện người dùng cung cấp với sự chấp thuận và di chuyển đến chức năng đúng mục tiêu test.</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tcBorders>
              <w:top w:val="single" w:sz="4" w:space="0" w:color="auto"/>
              <w:left w:val="single" w:sz="4" w:space="0" w:color="auto"/>
              <w:bottom w:val="single" w:sz="4" w:space="0" w:color="auto"/>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tcBorders>
              <w:top w:val="single" w:sz="4" w:space="0" w:color="auto"/>
              <w:bottom w:val="single" w:sz="4" w:space="0" w:color="auto"/>
            </w:tcBorders>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 xml:space="preserve">Đây là yêu cầu phi chức năng cung cấp phạm vi test giao </w:t>
            </w:r>
            <w:r w:rsidRPr="006A54F9">
              <w:rPr>
                <w:rFonts w:ascii="Times New Roman" w:hAnsi="Times New Roman" w:cs="Times New Roman"/>
                <w:sz w:val="26"/>
                <w:szCs w:val="26"/>
              </w:rPr>
              <w:lastRenderedPageBreak/>
              <w:t>diện của dự án. Mục tiêu test của loại testing này là để:</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Chắc chắn rằng tất cả yêu cầu về giao diện đã được thực hiện, bao gồm text, màu text, màu nền, khoảng cách độc dài, rộng, canh lề trái phải… của các item trong màn hình phải đúng yêu cầu.</w:t>
            </w:r>
          </w:p>
        </w:tc>
      </w:tr>
      <w:tr w:rsidR="006A54F9" w:rsidRPr="006A54F9" w:rsidTr="007126CE">
        <w:tc>
          <w:tcPr>
            <w:tcW w:w="2905" w:type="dxa"/>
            <w:tcBorders>
              <w:left w:val="single" w:sz="4" w:space="0" w:color="auto"/>
              <w:bottom w:val="single" w:sz="4" w:space="0" w:color="auto"/>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lastRenderedPageBreak/>
              <w:t>Technique</w:t>
            </w:r>
          </w:p>
        </w:tc>
        <w:tc>
          <w:tcPr>
            <w:tcW w:w="6340" w:type="dxa"/>
            <w:tcBorders>
              <w:bottom w:val="single" w:sz="4" w:space="0" w:color="auto"/>
            </w:tcBorders>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Dựa vào design, psd mà khách hàng gửi cho các màn hình</w:t>
            </w:r>
          </w:p>
        </w:tc>
      </w:tr>
      <w:tr w:rsidR="006A54F9" w:rsidRPr="006A54F9" w:rsidTr="007126CE">
        <w:tc>
          <w:tcPr>
            <w:tcW w:w="2905" w:type="dxa"/>
            <w:tcBorders>
              <w:top w:val="single" w:sz="4" w:space="0" w:color="auto"/>
              <w:left w:val="single" w:sz="4" w:space="0" w:color="BFBFBF"/>
              <w:bottom w:val="single" w:sz="4" w:space="0" w:color="BFBFBF"/>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tcBorders>
              <w:top w:val="single" w:sz="4" w:space="0" w:color="auto"/>
            </w:tcBorders>
            <w:shd w:val="clear" w:color="auto" w:fill="auto"/>
          </w:tcPr>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màn hình đã được test qua và hiển thị theo yêu cầu của khách hàng</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môi trường phải đảm bảo responsive như nhau</w:t>
            </w:r>
          </w:p>
          <w:p w:rsidR="006A54F9" w:rsidRPr="006A54F9" w:rsidRDefault="006A54F9" w:rsidP="002560FD">
            <w:pPr>
              <w:pStyle w:val="ListBullet"/>
              <w:widowControl w:val="0"/>
              <w:numPr>
                <w:ilvl w:val="0"/>
                <w:numId w:val="19"/>
              </w:numPr>
              <w:spacing w:line="240" w:lineRule="auto"/>
              <w:rPr>
                <w:rFonts w:ascii="Times New Roman" w:hAnsi="Times New Roman"/>
                <w:i/>
                <w:color w:val="auto"/>
                <w:sz w:val="26"/>
                <w:szCs w:val="26"/>
              </w:rPr>
            </w:pPr>
            <w:r w:rsidRPr="006A54F9">
              <w:rPr>
                <w:rFonts w:ascii="Times New Roman" w:hAnsi="Times New Roman"/>
                <w:color w:val="auto"/>
                <w:sz w:val="26"/>
                <w:szCs w:val="26"/>
              </w:rPr>
              <w:t>Tất cả các bug liên quan tới UI đã được closed</w:t>
            </w:r>
          </w:p>
        </w:tc>
      </w:tr>
    </w:tbl>
    <w:p w:rsidR="006A54F9" w:rsidRPr="006A54F9" w:rsidRDefault="006A54F9" w:rsidP="003C441C">
      <w:pPr>
        <w:spacing w:line="240" w:lineRule="auto"/>
        <w:rPr>
          <w:rFonts w:ascii="Times New Roman" w:hAnsi="Times New Roman" w:cs="Times New Roman"/>
          <w:sz w:val="26"/>
          <w:szCs w:val="26"/>
        </w:rPr>
      </w:pPr>
    </w:p>
    <w:p w:rsidR="006A54F9" w:rsidRPr="006A54F9" w:rsidRDefault="006A54F9" w:rsidP="002560FD">
      <w:pPr>
        <w:pStyle w:val="ListParagraph"/>
        <w:numPr>
          <w:ilvl w:val="0"/>
          <w:numId w:val="20"/>
        </w:numPr>
        <w:spacing w:line="240" w:lineRule="auto"/>
        <w:rPr>
          <w:rFonts w:ascii="Times New Roman" w:hAnsi="Times New Roman" w:cs="Times New Roman"/>
          <w:b/>
          <w:sz w:val="26"/>
          <w:szCs w:val="26"/>
        </w:rPr>
      </w:pPr>
      <w:r w:rsidRPr="006A54F9">
        <w:rPr>
          <w:rFonts w:ascii="Times New Roman" w:hAnsi="Times New Roman" w:cs="Times New Roman"/>
          <w:b/>
          <w:sz w:val="26"/>
          <w:szCs w:val="26"/>
        </w:rPr>
        <w:t>Functional Testing</w:t>
      </w:r>
    </w:p>
    <w:p w:rsidR="006A54F9" w:rsidRPr="006A54F9" w:rsidRDefault="006A54F9" w:rsidP="003C441C">
      <w:pPr>
        <w:pStyle w:val="ListParagraph"/>
        <w:spacing w:line="240" w:lineRule="auto"/>
        <w:rPr>
          <w:rFonts w:ascii="Times New Roman" w:hAnsi="Times New Roman" w:cs="Times New Roman"/>
          <w:b/>
          <w:sz w:val="26"/>
          <w:szCs w:val="26"/>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Đảm bảo rằng các chức năng hoatj động theo đúng mong muốn của người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Tạo testcase để bao phủ toàn bộ quy định kinh doanh và workflow trong mỗi tài liệu đặc tả yêu cần.</w:t>
            </w:r>
          </w:p>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Sử dụng kỹ thuật test giá trị biên và kỹ thuật phân vùng tương đương để đảm bảo rằng:</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Trường hợp dùng data hợp lệ thì sẽ xảy ra kết quả mong muốn của người dùng</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Trường hợp dùng data không hợp lệ thì sẽ hiển thị message lỗi tương ứng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testcase đều được thực thi</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chức năng đều được chạy qua</w:t>
            </w:r>
          </w:p>
        </w:tc>
      </w:tr>
    </w:tbl>
    <w:p w:rsidR="006A54F9" w:rsidRPr="006A54F9" w:rsidRDefault="006A54F9" w:rsidP="002560FD">
      <w:pPr>
        <w:pStyle w:val="ListParagraph"/>
        <w:numPr>
          <w:ilvl w:val="0"/>
          <w:numId w:val="20"/>
        </w:numPr>
        <w:spacing w:line="240" w:lineRule="auto"/>
        <w:rPr>
          <w:rFonts w:ascii="Times New Roman" w:hAnsi="Times New Roman" w:cs="Times New Roman"/>
          <w:b/>
          <w:sz w:val="26"/>
          <w:szCs w:val="26"/>
        </w:rPr>
      </w:pPr>
      <w:r w:rsidRPr="006A54F9">
        <w:rPr>
          <w:rFonts w:ascii="Times New Roman" w:hAnsi="Times New Roman" w:cs="Times New Roman"/>
          <w:b/>
          <w:sz w:val="26"/>
          <w:szCs w:val="26"/>
        </w:rPr>
        <w:t>Usability Testing</w:t>
      </w:r>
    </w:p>
    <w:p w:rsidR="006A54F9" w:rsidRPr="006A54F9" w:rsidRDefault="006A54F9" w:rsidP="003C441C">
      <w:pPr>
        <w:pStyle w:val="ListParagraph"/>
        <w:spacing w:line="240" w:lineRule="auto"/>
        <w:rPr>
          <w:rFonts w:ascii="Times New Roman" w:hAnsi="Times New Roman" w:cs="Times New Roman"/>
          <w:b/>
          <w:sz w:val="26"/>
          <w:szCs w:val="26"/>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Đây cũng là 1 hoạt động test phi chức năng, thực hiện để chắc chắn rằng hệ thống hoạt động theo đúng yêu cầu của khách hàng và tiện dụng cho người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 QC sử dụng kinh nghiệm và các kiến thức của họ được rút ra từ những dự án tương tự khác. Dựa vào chủ yếu sự tiện dụng của ngường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Loại test này kết thúc khi tất cả các hoạt động test khác được hoàn thành</w:t>
            </w:r>
          </w:p>
        </w:tc>
      </w:tr>
    </w:tbl>
    <w:p w:rsidR="006A54F9" w:rsidRPr="006A54F9" w:rsidRDefault="006A54F9" w:rsidP="003C441C">
      <w:pPr>
        <w:widowControl w:val="0"/>
        <w:spacing w:line="240" w:lineRule="auto"/>
        <w:ind w:left="720"/>
        <w:jc w:val="both"/>
        <w:rPr>
          <w:rFonts w:ascii="Times New Roman" w:hAnsi="Times New Roman" w:cs="Times New Roman"/>
          <w:sz w:val="26"/>
          <w:szCs w:val="26"/>
        </w:rPr>
      </w:pPr>
    </w:p>
    <w:p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Security 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Là loại hoạt động test tập trung vào các rủi ro về bảo mật của ứng dụng. Thực hiện bằng cách dùng tool Burpsuite để quét.</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 xml:space="preserve">Đảm bảo được các rủi ro bảo mật sau đây: </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widowControl w:val="0"/>
              <w:spacing w:before="80" w:line="240" w:lineRule="auto"/>
              <w:rPr>
                <w:rFonts w:ascii="Times New Roman" w:hAnsi="Times New Roman" w:cs="Times New Roman"/>
                <w:sz w:val="26"/>
                <w:szCs w:val="26"/>
                <w:lang w:val="en-GB"/>
              </w:rPr>
            </w:pPr>
            <w:r w:rsidRPr="006A54F9">
              <w:rPr>
                <w:rFonts w:ascii="Times New Roman" w:hAnsi="Times New Roman" w:cs="Times New Roman"/>
                <w:sz w:val="26"/>
                <w:szCs w:val="26"/>
                <w:lang w:val="en-GB"/>
              </w:rPr>
              <w:t>Cookie not HttpOnly flag</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Missing anti-CSRF tokens and security headers</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Private IP disclosure</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Session ID in URL rewrite</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jc w:val="both"/>
              <w:rPr>
                <w:rFonts w:ascii="Times New Roman" w:hAnsi="Times New Roman"/>
                <w:color w:val="auto"/>
                <w:sz w:val="26"/>
                <w:szCs w:val="26"/>
              </w:rPr>
            </w:pPr>
            <w:r w:rsidRPr="006A54F9">
              <w:rPr>
                <w:rFonts w:ascii="Times New Roman" w:hAnsi="Times New Roman"/>
                <w:color w:val="auto"/>
                <w:sz w:val="26"/>
                <w:szCs w:val="26"/>
              </w:rPr>
              <w:t>Dựa vào tool Owasp Zap để scan, nó sẽ thực hiện các hoạt động sau:</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Cookie not HttpOnly flag</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Missing anti-CSRF tokens and security headers</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Private IP disclosure</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Session ID in URL rewrite</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jc w:val="both"/>
              <w:rPr>
                <w:rFonts w:ascii="Times New Roman" w:hAnsi="Times New Roman"/>
                <w:color w:val="auto"/>
                <w:sz w:val="26"/>
                <w:szCs w:val="26"/>
              </w:rPr>
            </w:pPr>
            <w:r w:rsidRPr="006A54F9">
              <w:rPr>
                <w:rFonts w:ascii="Times New Roman" w:hAnsi="Times New Roman"/>
                <w:color w:val="auto"/>
                <w:sz w:val="26"/>
                <w:szCs w:val="26"/>
              </w:rPr>
              <w:t>Tất cả các bug High, medium và những bug low về:</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color w:val="auto"/>
                <w:sz w:val="26"/>
                <w:szCs w:val="26"/>
              </w:rPr>
              <w:t xml:space="preserve"> </w:t>
            </w: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Cookie not HttpOnly flag</w:t>
            </w:r>
          </w:p>
          <w:p w:rsidR="006A54F9" w:rsidRPr="006A54F9" w:rsidRDefault="006A54F9" w:rsidP="003C441C">
            <w:pPr>
              <w:pStyle w:val="ListBullet"/>
              <w:widowControl w:val="0"/>
              <w:spacing w:line="240" w:lineRule="auto"/>
              <w:rPr>
                <w:rFonts w:ascii="Times New Roman" w:hAnsi="Times New Roman"/>
                <w:i/>
                <w:color w:val="auto"/>
                <w:sz w:val="26"/>
                <w:szCs w:val="26"/>
              </w:rPr>
            </w:pPr>
            <w:r w:rsidRPr="006A54F9">
              <w:rPr>
                <w:rFonts w:ascii="Times New Roman" w:hAnsi="Times New Roman"/>
                <w:color w:val="auto"/>
                <w:sz w:val="26"/>
                <w:szCs w:val="26"/>
              </w:rPr>
              <w:t>đã được closed.</w:t>
            </w:r>
          </w:p>
        </w:tc>
      </w:tr>
    </w:tbl>
    <w:p w:rsidR="006A54F9" w:rsidRPr="006A54F9" w:rsidRDefault="006A54F9" w:rsidP="003C441C">
      <w:pPr>
        <w:widowControl w:val="0"/>
        <w:spacing w:line="240" w:lineRule="auto"/>
        <w:jc w:val="both"/>
        <w:rPr>
          <w:rFonts w:ascii="Times New Roman" w:hAnsi="Times New Roman" w:cs="Times New Roman"/>
          <w:sz w:val="26"/>
          <w:szCs w:val="26"/>
        </w:rPr>
      </w:pPr>
    </w:p>
    <w:p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Regression Testing</w:t>
      </w:r>
    </w:p>
    <w:p w:rsidR="006A54F9" w:rsidRPr="006A54F9" w:rsidRDefault="006A54F9" w:rsidP="003C441C">
      <w:pPr>
        <w:widowControl w:val="0"/>
        <w:spacing w:line="240" w:lineRule="auto"/>
        <w:jc w:val="both"/>
        <w:rPr>
          <w:rFonts w:ascii="Times New Roman" w:hAnsi="Times New Roman" w:cs="Times New Roman"/>
          <w:sz w:val="26"/>
          <w:szCs w:val="26"/>
        </w:rPr>
      </w:pPr>
      <w:r w:rsidRPr="006A54F9">
        <w:rPr>
          <w:rFonts w:ascii="Times New Roman" w:hAnsi="Times New Roman" w:cs="Times New Roman"/>
          <w:sz w:val="26"/>
          <w:szCs w:val="26"/>
        </w:rPr>
        <w:t xml:space="preserve">Regression testing là hoạt động test thực hiện mỗi khi bản build mới được đưa lên.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Là hoạt động test đảm bảo rằng mỗi lần deploy source thì các chức năng không bị ảnh hưởng. Đặc biệt mỗi lần fix bug thì không phát sinh  ra các bug mới</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Sử dụng các test case đã test để thực thi lại</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chức năng hoạt động đúng theo yêu cầu sau mỗi bản build mới</w:t>
            </w:r>
          </w:p>
        </w:tc>
      </w:tr>
    </w:tbl>
    <w:p w:rsidR="006A54F9" w:rsidRPr="006A54F9" w:rsidRDefault="006A54F9" w:rsidP="003C441C">
      <w:pPr>
        <w:widowControl w:val="0"/>
        <w:spacing w:line="240" w:lineRule="auto"/>
        <w:ind w:left="720"/>
        <w:jc w:val="both"/>
        <w:rPr>
          <w:rFonts w:ascii="Times New Roman" w:hAnsi="Times New Roman" w:cs="Times New Roman"/>
          <w:sz w:val="26"/>
          <w:szCs w:val="26"/>
        </w:rPr>
      </w:pPr>
      <w:bookmarkStart w:id="146" w:name="_Toc500751680"/>
    </w:p>
    <w:p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Retesting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 xml:space="preserve">Regression testing là hoạt động test thực hiện mỗi khi bản build mới được đưa lên.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lastRenderedPageBreak/>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Là hoạt động test đảm bảo rằng các lỗi đã phát hiện được fix và chức năng hoạt động đúng yêu cầu của khách hàng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Test lại các lỗi được phát hiện trước đó</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lỗi phát hiện trước đó được fix và test lại OK</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Không phát sinh bug mới</w:t>
            </w:r>
          </w:p>
        </w:tc>
      </w:tr>
    </w:tbl>
    <w:p w:rsidR="006A54F9" w:rsidRPr="006A54F9" w:rsidRDefault="006A54F9" w:rsidP="003C441C">
      <w:pPr>
        <w:spacing w:line="240" w:lineRule="auto"/>
        <w:rPr>
          <w:rFonts w:ascii="Times New Roman" w:hAnsi="Times New Roman" w:cs="Times New Roman"/>
          <w:sz w:val="26"/>
          <w:szCs w:val="26"/>
        </w:rPr>
      </w:pPr>
    </w:p>
    <w:bookmarkEnd w:id="146"/>
    <w:p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Performance 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Kiểm tra độ phản hồi của hệ thống khi lượng user tăng lên và tương tác cùng 1 lúc.</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Mục tiêu của phương pháp này là đo lường được hiệu suất hoạt động của hệ thống, đảm bảo chất lượng về độ phản hồi nhnah, độ ổn định trong điều kiện nhiều user tương tác cùng lúc.</w:t>
            </w:r>
          </w:p>
        </w:tc>
      </w:tr>
      <w:tr w:rsidR="006A54F9" w:rsidRPr="006A54F9" w:rsidTr="007126CE">
        <w:tc>
          <w:tcPr>
            <w:tcW w:w="2905" w:type="dxa"/>
            <w:shd w:val="clear" w:color="auto" w:fill="BFBFBF"/>
          </w:tcPr>
          <w:p w:rsidR="006A54F9" w:rsidRPr="006A54F9" w:rsidRDefault="006A54F9" w:rsidP="003C441C">
            <w:pPr>
              <w:pStyle w:val="ListBullet"/>
              <w:widowControl w:val="0"/>
              <w:spacing w:line="240" w:lineRule="auto"/>
              <w:rPr>
                <w:rFonts w:ascii="Times New Roman" w:hAnsi="Times New Roman"/>
                <w:b/>
                <w:color w:val="auto"/>
                <w:sz w:val="26"/>
                <w:szCs w:val="26"/>
              </w:rPr>
            </w:pPr>
            <w:r w:rsidRPr="006A54F9">
              <w:rPr>
                <w:rFonts w:ascii="Times New Roman" w:hAnsi="Times New Roman"/>
                <w:b/>
                <w:color w:val="auto"/>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Sử dụng tool: </w:t>
            </w:r>
            <w:hyperlink r:id="rId67" w:tgtFrame="_blank" w:tooltip="Download Peformance Tesitng Tool - Apache JMeter" w:history="1">
              <w:r w:rsidRPr="006A54F9">
                <w:rPr>
                  <w:rFonts w:ascii="Times New Roman" w:hAnsi="Times New Roman"/>
                  <w:color w:val="auto"/>
                  <w:sz w:val="26"/>
                  <w:szCs w:val="26"/>
                </w:rPr>
                <w:t>Apache Jmeter</w:t>
              </w:r>
            </w:hyperlink>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b/>
                <w:color w:val="auto"/>
                <w:sz w:val="26"/>
                <w:szCs w:val="26"/>
                <w:lang w:val="en-US"/>
              </w:rPr>
              <w:t>Response Time</w:t>
            </w:r>
            <w:r w:rsidRPr="006A54F9">
              <w:rPr>
                <w:rFonts w:ascii="Times New Roman" w:hAnsi="Times New Roman"/>
                <w:color w:val="auto"/>
                <w:sz w:val="26"/>
                <w:szCs w:val="26"/>
                <w:lang w:val="en-US"/>
              </w:rPr>
              <w:t>: nằm dưới ngưỡng của Khách hàng yêu cầu</w:t>
            </w:r>
          </w:p>
          <w:p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b/>
                <w:color w:val="auto"/>
                <w:sz w:val="26"/>
                <w:szCs w:val="26"/>
              </w:rPr>
              <w:t>Throughput</w:t>
            </w:r>
            <w:r w:rsidRPr="006A54F9">
              <w:rPr>
                <w:rFonts w:ascii="Times New Roman" w:hAnsi="Times New Roman"/>
                <w:color w:val="auto"/>
                <w:sz w:val="26"/>
                <w:szCs w:val="26"/>
              </w:rPr>
              <w:t>: nằm trên ngưỡng của Khách hàng yêu cầu</w:t>
            </w:r>
          </w:p>
        </w:tc>
      </w:tr>
    </w:tbl>
    <w:p w:rsidR="006A54F9" w:rsidRPr="006A54F9" w:rsidRDefault="006A54F9" w:rsidP="003C441C">
      <w:pPr>
        <w:widowControl w:val="0"/>
        <w:spacing w:line="240" w:lineRule="auto"/>
        <w:jc w:val="both"/>
        <w:rPr>
          <w:rFonts w:ascii="Times New Roman" w:hAnsi="Times New Roman" w:cs="Times New Roman"/>
          <w:sz w:val="26"/>
          <w:szCs w:val="26"/>
        </w:rPr>
      </w:pPr>
    </w:p>
    <w:p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lang w:val="en-US"/>
        </w:rPr>
        <w:t>Ad-hoc Testing</w:t>
      </w:r>
    </w:p>
    <w:p w:rsidR="006A54F9" w:rsidRPr="006A54F9" w:rsidRDefault="006A54F9" w:rsidP="003C441C">
      <w:pPr>
        <w:widowControl w:val="0"/>
        <w:spacing w:line="240" w:lineRule="auto"/>
        <w:jc w:val="both"/>
        <w:rPr>
          <w:rFonts w:ascii="Times New Roman" w:hAnsi="Times New Roman" w:cs="Times New Roman"/>
          <w:sz w:val="26"/>
          <w:szCs w:val="26"/>
        </w:rPr>
      </w:pPr>
      <w:r w:rsidRPr="006A54F9">
        <w:rPr>
          <w:rFonts w:ascii="Times New Roman" w:hAnsi="Times New Roman" w:cs="Times New Roman"/>
          <w:sz w:val="26"/>
          <w:szCs w:val="26"/>
        </w:rPr>
        <w:t>Đây là loại test chỉ tập trung vào phản ứng của hệ thống mà không cần quan tâm tới kế hoạch hạy kịch bản chuẩn bị trước.</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Test hệ thống mà không tuân theo bất kì quy tắc hay sử dụng test case nào, chỉ sử dụng kinh nghiệm của QC. </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QC sử dụng kinh nghiệm và các kiến thức của họ được rút ra từ những dự án tương tự khác để test, không dựa vào testcase hay kịch bản nào. Tập trung chủ yếu vào những chỗ dễ xảy ra bug.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Đối với loại test này chỉ nên chạy 1 lần các flow </w:t>
            </w:r>
          </w:p>
        </w:tc>
      </w:tr>
    </w:tbl>
    <w:p w:rsidR="006A54F9" w:rsidRPr="006A54F9" w:rsidRDefault="006A54F9" w:rsidP="003C441C">
      <w:pPr>
        <w:spacing w:line="240" w:lineRule="auto"/>
        <w:rPr>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147" w:name="_Toc100502375"/>
      <w:r w:rsidRPr="00352719">
        <w:rPr>
          <w:rFonts w:ascii="Times New Roman" w:hAnsi="Times New Roman" w:cs="Times New Roman"/>
          <w:b/>
          <w:color w:val="000000" w:themeColor="text1"/>
          <w:sz w:val="26"/>
          <w:szCs w:val="26"/>
          <w:highlight w:val="white"/>
          <w:lang w:val="en-US"/>
        </w:rPr>
        <w:t>4.2.3. Môi trường kiểm thử</w:t>
      </w:r>
      <w:bookmarkEnd w:id="147"/>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b/>
          <w:color w:val="000000"/>
          <w:sz w:val="26"/>
          <w:szCs w:val="26"/>
          <w:lang w:eastAsia="ja-JP"/>
        </w:rPr>
        <w:t>Window</w:t>
      </w:r>
      <w:r w:rsidRPr="00352719">
        <w:rPr>
          <w:rFonts w:ascii="Times New Roman" w:eastAsia="Meiryo" w:hAnsi="Times New Roman" w:cs="Times New Roman"/>
          <w:color w:val="000000"/>
          <w:sz w:val="26"/>
          <w:szCs w:val="26"/>
          <w:lang w:eastAsia="ja-JP"/>
        </w:rPr>
        <w:t xml:space="preserve">:     </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Chrome, IE (11, Edge)</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Safari mới nhất (on MAC)</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Firefox mới nhất</w:t>
      </w:r>
    </w:p>
    <w:p w:rsidR="00352719" w:rsidRPr="00352719" w:rsidRDefault="00352719" w:rsidP="003C441C">
      <w:pPr>
        <w:spacing w:line="240" w:lineRule="auto"/>
        <w:ind w:firstLineChars="450" w:firstLine="1175"/>
        <w:rPr>
          <w:rFonts w:ascii="Times New Roman" w:hAnsi="Times New Roman" w:cs="Times New Roman"/>
          <w:sz w:val="26"/>
          <w:szCs w:val="26"/>
        </w:rPr>
      </w:pPr>
      <w:r w:rsidRPr="00352719">
        <w:rPr>
          <w:rFonts w:ascii="Times New Roman" w:hAnsi="Times New Roman" w:cs="Times New Roman"/>
          <w:b/>
          <w:sz w:val="26"/>
          <w:szCs w:val="26"/>
          <w:lang w:eastAsia="ja-JP"/>
        </w:rPr>
        <w:t xml:space="preserve">iPhone 7:  </w:t>
      </w:r>
      <w:r w:rsidRPr="00352719">
        <w:rPr>
          <w:rFonts w:ascii="Times New Roman" w:hAnsi="Times New Roman" w:cs="Times New Roman"/>
          <w:sz w:val="26"/>
          <w:szCs w:val="26"/>
          <w:lang w:eastAsia="ja-JP"/>
        </w:rPr>
        <w:t>- iOS 12 trở lên</w:t>
      </w:r>
    </w:p>
    <w:p w:rsidR="00352719" w:rsidRPr="00352719" w:rsidRDefault="00352719" w:rsidP="003C441C">
      <w:pPr>
        <w:spacing w:line="240" w:lineRule="auto"/>
        <w:ind w:left="720" w:firstLineChars="600" w:firstLine="1560"/>
        <w:rPr>
          <w:rFonts w:ascii="Times New Roman" w:hAnsi="Times New Roman" w:cs="Times New Roman"/>
          <w:sz w:val="26"/>
          <w:szCs w:val="26"/>
        </w:rPr>
      </w:pPr>
      <w:r w:rsidRPr="00352719">
        <w:rPr>
          <w:rFonts w:ascii="Times New Roman" w:hAnsi="Times New Roman" w:cs="Times New Roman"/>
          <w:bCs/>
          <w:kern w:val="32"/>
          <w:sz w:val="26"/>
          <w:szCs w:val="26"/>
          <w:lang w:eastAsia="ja-JP"/>
        </w:rPr>
        <w:lastRenderedPageBreak/>
        <w:t>-</w:t>
      </w:r>
      <w:r w:rsidRPr="00352719">
        <w:rPr>
          <w:rFonts w:ascii="Times New Roman" w:hAnsi="Times New Roman" w:cs="Times New Roman"/>
          <w:sz w:val="26"/>
          <w:szCs w:val="26"/>
          <w:lang w:eastAsia="ja-JP"/>
        </w:rPr>
        <w:t xml:space="preserve"> Safari 12 trở lên</w:t>
      </w:r>
    </w:p>
    <w:p w:rsidR="00352719" w:rsidRPr="00352719" w:rsidRDefault="00352719" w:rsidP="003C441C">
      <w:pPr>
        <w:spacing w:line="240" w:lineRule="auto"/>
        <w:ind w:firstLineChars="450" w:firstLine="1175"/>
        <w:rPr>
          <w:rFonts w:ascii="Times New Roman" w:hAnsi="Times New Roman" w:cs="Times New Roman"/>
          <w:sz w:val="26"/>
          <w:szCs w:val="26"/>
        </w:rPr>
      </w:pPr>
      <w:r w:rsidRPr="00352719">
        <w:rPr>
          <w:rFonts w:ascii="Times New Roman" w:hAnsi="Times New Roman" w:cs="Times New Roman"/>
          <w:b/>
          <w:sz w:val="26"/>
          <w:szCs w:val="26"/>
          <w:lang w:eastAsia="ja-JP"/>
        </w:rPr>
        <w:t>Android</w:t>
      </w:r>
      <w:r w:rsidRPr="00352719">
        <w:rPr>
          <w:rFonts w:ascii="Times New Roman" w:hAnsi="Times New Roman" w:cs="Times New Roman"/>
          <w:sz w:val="26"/>
          <w:szCs w:val="26"/>
          <w:lang w:eastAsia="ja-JP"/>
        </w:rPr>
        <w:t>:</w:t>
      </w:r>
      <w:r w:rsidRPr="00352719">
        <w:rPr>
          <w:rFonts w:ascii="Times New Roman" w:hAnsi="Times New Roman" w:cs="Times New Roman"/>
          <w:sz w:val="26"/>
          <w:szCs w:val="26"/>
        </w:rPr>
        <w:t xml:space="preserve">  - </w:t>
      </w:r>
      <w:r w:rsidRPr="00352719">
        <w:rPr>
          <w:rFonts w:ascii="Times New Roman" w:hAnsi="Times New Roman" w:cs="Times New Roman"/>
          <w:sz w:val="26"/>
          <w:szCs w:val="26"/>
          <w:lang w:eastAsia="ja-JP"/>
        </w:rPr>
        <w:t>Android OS Version 8 trở lên</w:t>
      </w:r>
    </w:p>
    <w:p w:rsidR="00352719" w:rsidRPr="00352719" w:rsidRDefault="00352719" w:rsidP="003C441C">
      <w:pPr>
        <w:spacing w:line="240" w:lineRule="auto"/>
        <w:ind w:left="720" w:firstLineChars="600" w:firstLine="1560"/>
        <w:rPr>
          <w:rFonts w:ascii="Times New Roman" w:hAnsi="Times New Roman" w:cs="Times New Roman"/>
          <w:sz w:val="26"/>
          <w:szCs w:val="26"/>
        </w:rPr>
      </w:pPr>
      <w:r w:rsidRPr="00352719">
        <w:rPr>
          <w:rFonts w:ascii="Times New Roman" w:hAnsi="Times New Roman" w:cs="Times New Roman"/>
          <w:bCs/>
          <w:kern w:val="32"/>
          <w:sz w:val="26"/>
          <w:szCs w:val="26"/>
          <w:lang w:eastAsia="ja-JP"/>
        </w:rPr>
        <w:t>-</w:t>
      </w:r>
      <w:r w:rsidRPr="00352719">
        <w:rPr>
          <w:rFonts w:ascii="Times New Roman" w:hAnsi="Times New Roman" w:cs="Times New Roman"/>
          <w:sz w:val="26"/>
          <w:szCs w:val="26"/>
          <w:lang w:eastAsia="ja-JP"/>
        </w:rPr>
        <w:t xml:space="preserve"> Chrome 79.0 trở lên</w:t>
      </w:r>
    </w:p>
    <w:p w:rsidR="00352719" w:rsidRPr="00352719" w:rsidRDefault="00352719" w:rsidP="003C441C">
      <w:pPr>
        <w:spacing w:line="240" w:lineRule="auto"/>
        <w:rPr>
          <w:rFonts w:ascii="Times New Roman" w:hAnsi="Times New Roman" w:cs="Times New Roman"/>
          <w:sz w:val="26"/>
          <w:szCs w:val="26"/>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148" w:name="_Toc100502376"/>
      <w:r w:rsidRPr="00352719">
        <w:rPr>
          <w:rFonts w:ascii="Times New Roman" w:hAnsi="Times New Roman" w:cs="Times New Roman"/>
          <w:b/>
          <w:color w:val="000000" w:themeColor="text1"/>
          <w:sz w:val="26"/>
          <w:szCs w:val="26"/>
          <w:highlight w:val="white"/>
          <w:lang w:val="en-US"/>
        </w:rPr>
        <w:t>4.3.4. Nguồn lực</w:t>
      </w:r>
      <w:bookmarkEnd w:id="148"/>
      <w:r w:rsidRPr="00352719">
        <w:rPr>
          <w:rFonts w:ascii="Times New Roman" w:hAnsi="Times New Roman" w:cs="Times New Roman"/>
          <w:b/>
          <w:color w:val="000000" w:themeColor="text1"/>
          <w:sz w:val="26"/>
          <w:szCs w:val="26"/>
          <w:highlight w:val="white"/>
          <w:lang w:val="en-US"/>
        </w:rPr>
        <w:t xml:space="preserve"> </w:t>
      </w:r>
    </w:p>
    <w:p w:rsidR="00352719" w:rsidRPr="00352719" w:rsidRDefault="00352719" w:rsidP="003C441C">
      <w:pPr>
        <w:spacing w:line="240" w:lineRule="auto"/>
        <w:rPr>
          <w:highlight w:val="whit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3114"/>
        <w:gridCol w:w="1440"/>
        <w:gridCol w:w="3702"/>
      </w:tblGrid>
      <w:tr w:rsidR="00352719" w:rsidRPr="00352719" w:rsidTr="00352719">
        <w:trPr>
          <w:tblHeader/>
        </w:trPr>
        <w:tc>
          <w:tcPr>
            <w:tcW w:w="571"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w:t>
            </w:r>
          </w:p>
        </w:tc>
        <w:tc>
          <w:tcPr>
            <w:tcW w:w="3114"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Full Name</w:t>
            </w:r>
          </w:p>
        </w:tc>
        <w:tc>
          <w:tcPr>
            <w:tcW w:w="1440"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Role</w:t>
            </w:r>
          </w:p>
        </w:tc>
        <w:tc>
          <w:tcPr>
            <w:tcW w:w="3702"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Note</w:t>
            </w:r>
          </w:p>
        </w:tc>
      </w:tr>
      <w:tr w:rsidR="00352719" w:rsidRPr="00352719" w:rsidTr="00352719">
        <w:tc>
          <w:tcPr>
            <w:tcW w:w="571"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1</w:t>
            </w:r>
          </w:p>
        </w:tc>
        <w:tc>
          <w:tcPr>
            <w:tcW w:w="3114" w:type="dxa"/>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Đào Sỹ Hoàng</w:t>
            </w:r>
          </w:p>
        </w:tc>
        <w:tc>
          <w:tcPr>
            <w:tcW w:w="1440"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PQCL</w:t>
            </w:r>
          </w:p>
        </w:tc>
        <w:tc>
          <w:tcPr>
            <w:tcW w:w="3702" w:type="dxa"/>
          </w:tcPr>
          <w:p w:rsidR="00352719" w:rsidRPr="00352719" w:rsidRDefault="00352719" w:rsidP="003C441C">
            <w:pPr>
              <w:widowControl w:val="0"/>
              <w:spacing w:line="240" w:lineRule="auto"/>
              <w:rPr>
                <w:rFonts w:ascii="Times New Roman" w:hAnsi="Times New Roman" w:cs="Times New Roman"/>
                <w:sz w:val="26"/>
                <w:szCs w:val="26"/>
              </w:rPr>
            </w:pPr>
          </w:p>
        </w:tc>
      </w:tr>
      <w:tr w:rsidR="00352719" w:rsidRPr="00352719" w:rsidTr="00352719">
        <w:tc>
          <w:tcPr>
            <w:tcW w:w="571"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2</w:t>
            </w:r>
          </w:p>
        </w:tc>
        <w:tc>
          <w:tcPr>
            <w:tcW w:w="3114" w:type="dxa"/>
          </w:tcPr>
          <w:p w:rsidR="00352719" w:rsidRPr="00352719" w:rsidRDefault="00352719" w:rsidP="003C441C">
            <w:pPr>
              <w:widowControl w:val="0"/>
              <w:spacing w:line="240" w:lineRule="auto"/>
              <w:rPr>
                <w:rFonts w:ascii="Times New Roman" w:hAnsi="Times New Roman" w:cs="Times New Roman"/>
                <w:i/>
                <w:sz w:val="26"/>
                <w:szCs w:val="26"/>
                <w:lang w:val="en-US"/>
              </w:rPr>
            </w:pPr>
            <w:r w:rsidRPr="00352719">
              <w:rPr>
                <w:rFonts w:ascii="Times New Roman" w:hAnsi="Times New Roman" w:cs="Times New Roman"/>
                <w:i/>
                <w:sz w:val="26"/>
                <w:szCs w:val="26"/>
                <w:lang w:val="en-US"/>
              </w:rPr>
              <w:t>Nguyễn Thị Thão Nhi</w:t>
            </w:r>
          </w:p>
        </w:tc>
        <w:tc>
          <w:tcPr>
            <w:tcW w:w="1440"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QC</w:t>
            </w:r>
          </w:p>
        </w:tc>
        <w:tc>
          <w:tcPr>
            <w:tcW w:w="3702" w:type="dxa"/>
          </w:tcPr>
          <w:p w:rsidR="00352719" w:rsidRPr="00352719" w:rsidRDefault="00352719" w:rsidP="003C441C">
            <w:pPr>
              <w:widowControl w:val="0"/>
              <w:spacing w:line="240" w:lineRule="auto"/>
              <w:rPr>
                <w:rFonts w:ascii="Times New Roman" w:hAnsi="Times New Roman" w:cs="Times New Roman"/>
                <w:sz w:val="26"/>
                <w:szCs w:val="26"/>
              </w:rPr>
            </w:pPr>
          </w:p>
        </w:tc>
      </w:tr>
    </w:tbl>
    <w:p w:rsidR="00352719" w:rsidRPr="00352719" w:rsidRDefault="00352719" w:rsidP="003C441C">
      <w:pPr>
        <w:spacing w:line="240" w:lineRule="auto"/>
        <w:rPr>
          <w:highlight w:val="white"/>
          <w:lang w:val="en-US"/>
        </w:rPr>
      </w:pPr>
    </w:p>
    <w:p w:rsidR="00F25A47"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149" w:name="_Toc100502377"/>
      <w:r w:rsidRPr="00352719">
        <w:rPr>
          <w:rFonts w:ascii="Times New Roman" w:hAnsi="Times New Roman" w:cs="Times New Roman"/>
          <w:b/>
          <w:color w:val="000000" w:themeColor="text1"/>
          <w:sz w:val="26"/>
          <w:szCs w:val="26"/>
          <w:highlight w:val="white"/>
          <w:lang w:val="en-US"/>
        </w:rPr>
        <w:t>4.3.5. Tiêu chí hoàn thành</w:t>
      </w:r>
      <w:bookmarkEnd w:id="149"/>
    </w:p>
    <w:p w:rsidR="00352719" w:rsidRPr="00352719" w:rsidRDefault="00352719" w:rsidP="003C441C">
      <w:pPr>
        <w:spacing w:line="240" w:lineRule="auto"/>
        <w:rPr>
          <w:highlight w:val="white"/>
          <w:lang w:val="en-US"/>
        </w:rPr>
      </w:pPr>
    </w:p>
    <w:p w:rsidR="00352719" w:rsidRPr="00352719" w:rsidRDefault="00352719" w:rsidP="003C441C">
      <w:pPr>
        <w:widowControl w:val="0"/>
        <w:spacing w:line="240" w:lineRule="auto"/>
        <w:jc w:val="both"/>
        <w:rPr>
          <w:rFonts w:ascii="Times New Roman" w:hAnsi="Times New Roman" w:cs="Times New Roman"/>
          <w:sz w:val="26"/>
          <w:szCs w:val="26"/>
        </w:rPr>
      </w:pPr>
      <w:r w:rsidRPr="00352719">
        <w:rPr>
          <w:rFonts w:ascii="Times New Roman" w:hAnsi="Times New Roman" w:cs="Times New Roman"/>
          <w:sz w:val="26"/>
          <w:szCs w:val="26"/>
        </w:rPr>
        <w:t>Testing sẽ được xem xet hoàn thành khi đáp ứng được các điều kiện sau đây:</w:t>
      </w:r>
    </w:p>
    <w:p w:rsidR="00352719" w:rsidRPr="00352719" w:rsidRDefault="00352719" w:rsidP="002560FD">
      <w:pPr>
        <w:pStyle w:val="ListBullet"/>
        <w:widowControl w:val="0"/>
        <w:numPr>
          <w:ilvl w:val="0"/>
          <w:numId w:val="21"/>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Tất cả testcase đã được thực thi</w:t>
      </w:r>
    </w:p>
    <w:p w:rsidR="00352719" w:rsidRPr="00352719" w:rsidRDefault="00352719" w:rsidP="002560FD">
      <w:pPr>
        <w:pStyle w:val="ListBullet"/>
        <w:widowControl w:val="0"/>
        <w:numPr>
          <w:ilvl w:val="0"/>
          <w:numId w:val="21"/>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Tất cả các bug đã được fixed, test lại ok và đã được closed.</w:t>
      </w:r>
    </w:p>
    <w:p w:rsidR="00352719" w:rsidRPr="00352719" w:rsidRDefault="00352719" w:rsidP="002560FD">
      <w:pPr>
        <w:pStyle w:val="ListBullet"/>
        <w:widowControl w:val="0"/>
        <w:numPr>
          <w:ilvl w:val="0"/>
          <w:numId w:val="21"/>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Các chức năng chạy theo đúng requirement mà khách hàng đưa ra.</w:t>
      </w:r>
    </w:p>
    <w:p w:rsidR="00352719" w:rsidRPr="00352719" w:rsidRDefault="00352719" w:rsidP="003C441C">
      <w:pPr>
        <w:spacing w:line="240" w:lineRule="auto"/>
        <w:rPr>
          <w:highlight w:val="white"/>
          <w:lang w:val="en-US"/>
        </w:rPr>
      </w:pPr>
    </w:p>
    <w:p w:rsidR="00144489"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150" w:name="_Toc100502378"/>
      <w:r w:rsidRPr="00352719">
        <w:rPr>
          <w:rFonts w:ascii="Times New Roman" w:hAnsi="Times New Roman" w:cs="Times New Roman"/>
          <w:b/>
          <w:color w:val="000000" w:themeColor="text1"/>
          <w:sz w:val="26"/>
          <w:szCs w:val="26"/>
          <w:highlight w:val="white"/>
          <w:lang w:val="en-US"/>
        </w:rPr>
        <w:t>4.3.6. Rũi ro ban đầu</w:t>
      </w:r>
      <w:bookmarkEnd w:id="150"/>
    </w:p>
    <w:p w:rsidR="00352719" w:rsidRPr="00352719" w:rsidRDefault="00352719" w:rsidP="003C441C">
      <w:pPr>
        <w:spacing w:line="240" w:lineRule="auto"/>
        <w:rPr>
          <w:highlight w:val="whit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3338"/>
        <w:gridCol w:w="4917"/>
      </w:tblGrid>
      <w:tr w:rsidR="00352719" w:rsidRPr="00352719" w:rsidTr="007126CE">
        <w:trPr>
          <w:trHeight w:val="818"/>
          <w:tblHeader/>
        </w:trPr>
        <w:tc>
          <w:tcPr>
            <w:tcW w:w="576"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w:t>
            </w:r>
          </w:p>
        </w:tc>
        <w:tc>
          <w:tcPr>
            <w:tcW w:w="3492"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Description</w:t>
            </w:r>
          </w:p>
        </w:tc>
        <w:tc>
          <w:tcPr>
            <w:tcW w:w="5220"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Suggestion action plan</w:t>
            </w:r>
          </w:p>
        </w:tc>
      </w:tr>
      <w:tr w:rsidR="00352719" w:rsidRPr="00352719" w:rsidTr="007126CE">
        <w:tc>
          <w:tcPr>
            <w:tcW w:w="576" w:type="dxa"/>
            <w:shd w:val="clear" w:color="auto" w:fill="auto"/>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1</w:t>
            </w:r>
          </w:p>
        </w:tc>
        <w:tc>
          <w:tcPr>
            <w:tcW w:w="3492"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Requirement không clear dẫn đến tốn thời gian confirm hoặc nghiêm trọng hơn là hiểu sai ý rồi phải rework</w:t>
            </w:r>
          </w:p>
        </w:tc>
        <w:tc>
          <w:tcPr>
            <w:tcW w:w="5220"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Cần đọc kĩ spec trước khi bắt tay vào làm, nếu có Q&amp;A thì cần push sớm nhất có thể</w:t>
            </w:r>
          </w:p>
        </w:tc>
      </w:tr>
      <w:tr w:rsidR="00352719" w:rsidRPr="00352719" w:rsidTr="007126CE">
        <w:tc>
          <w:tcPr>
            <w:tcW w:w="576" w:type="dxa"/>
            <w:shd w:val="clear" w:color="auto" w:fill="auto"/>
          </w:tcPr>
          <w:p w:rsidR="00352719" w:rsidRPr="00352719" w:rsidRDefault="00352719" w:rsidP="003C441C">
            <w:pPr>
              <w:widowControl w:val="0"/>
              <w:spacing w:line="240" w:lineRule="auto"/>
              <w:rPr>
                <w:rFonts w:ascii="Times New Roman" w:eastAsia="Yu Mincho" w:hAnsi="Times New Roman" w:cs="Times New Roman"/>
                <w:sz w:val="26"/>
                <w:szCs w:val="26"/>
                <w:lang w:eastAsia="ja-JP"/>
              </w:rPr>
            </w:pPr>
            <w:r w:rsidRPr="00352719">
              <w:rPr>
                <w:rFonts w:ascii="Times New Roman" w:eastAsia="Yu Mincho" w:hAnsi="Times New Roman" w:cs="Times New Roman"/>
                <w:sz w:val="26"/>
                <w:szCs w:val="26"/>
                <w:lang w:eastAsia="ja-JP"/>
              </w:rPr>
              <w:t>2</w:t>
            </w:r>
          </w:p>
        </w:tc>
        <w:tc>
          <w:tcPr>
            <w:tcW w:w="3492"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Member chỉ 1 người nên nếu có vấn đề gì cần nghỉ thì sẽ không có người support</w:t>
            </w:r>
          </w:p>
        </w:tc>
        <w:tc>
          <w:tcPr>
            <w:tcW w:w="5220"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Cần thêm người backup khi cần</w:t>
            </w:r>
          </w:p>
        </w:tc>
      </w:tr>
    </w:tbl>
    <w:p w:rsidR="00352719" w:rsidRPr="00352719" w:rsidRDefault="00352719" w:rsidP="003C441C">
      <w:pPr>
        <w:spacing w:line="240" w:lineRule="auto"/>
        <w:rPr>
          <w:b/>
          <w:highlight w:val="white"/>
          <w:lang w:val="en-US"/>
        </w:rPr>
      </w:pPr>
    </w:p>
    <w:p w:rsidR="00144489"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151" w:name="_Toc100502379"/>
      <w:r w:rsidRPr="00352719">
        <w:rPr>
          <w:rFonts w:ascii="Times New Roman" w:hAnsi="Times New Roman" w:cs="Times New Roman"/>
          <w:b/>
          <w:color w:val="000000" w:themeColor="text1"/>
          <w:sz w:val="26"/>
          <w:szCs w:val="26"/>
          <w:highlight w:val="white"/>
          <w:lang w:val="en-US"/>
        </w:rPr>
        <w:t>4.3.7. Lịch trình kiểm thử</w:t>
      </w:r>
      <w:bookmarkEnd w:id="151"/>
    </w:p>
    <w:p w:rsidR="00352719" w:rsidRPr="00352719" w:rsidRDefault="00352719" w:rsidP="003C441C">
      <w:pPr>
        <w:spacing w:line="240" w:lineRule="auto"/>
        <w:rPr>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152" w:name="_Toc80286979"/>
      <w:bookmarkStart w:id="153" w:name="_Toc100502380"/>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3</w:t>
      </w:r>
      <w:r w:rsidR="00492100" w:rsidRPr="0058738D">
        <w:rPr>
          <w:rFonts w:ascii="Times New Roman" w:hAnsi="Times New Roman" w:cs="Times New Roman"/>
          <w:b/>
          <w:color w:val="000000" w:themeColor="text1"/>
          <w:sz w:val="26"/>
          <w:szCs w:val="26"/>
          <w:highlight w:val="white"/>
          <w:lang w:val="en-US"/>
        </w:rPr>
        <w:t xml:space="preserve"> Thiết kế </w:t>
      </w:r>
      <w:bookmarkEnd w:id="152"/>
      <w:r w:rsidR="000A78B2" w:rsidRPr="0058738D">
        <w:rPr>
          <w:rFonts w:ascii="Times New Roman" w:hAnsi="Times New Roman" w:cs="Times New Roman"/>
          <w:b/>
          <w:color w:val="000000" w:themeColor="text1"/>
          <w:sz w:val="26"/>
          <w:szCs w:val="26"/>
          <w:highlight w:val="white"/>
          <w:lang w:val="en-US"/>
        </w:rPr>
        <w:t>kịch bản kiểm thử</w:t>
      </w:r>
      <w:bookmarkEnd w:id="153"/>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154" w:name="_Toc80286980"/>
      <w:bookmarkStart w:id="155" w:name="_Toc100502381"/>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4 Thiết lập</w:t>
      </w:r>
      <w:r w:rsidR="00492100" w:rsidRPr="0058738D">
        <w:rPr>
          <w:rFonts w:ascii="Times New Roman" w:hAnsi="Times New Roman" w:cs="Times New Roman"/>
          <w:b/>
          <w:color w:val="000000" w:themeColor="text1"/>
          <w:sz w:val="26"/>
          <w:szCs w:val="26"/>
          <w:highlight w:val="white"/>
          <w:lang w:val="en-US"/>
        </w:rPr>
        <w:t xml:space="preserve"> dữ liệu kiểm thử</w:t>
      </w:r>
      <w:bookmarkEnd w:id="154"/>
      <w:bookmarkEnd w:id="155"/>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156" w:name="_Toc80286981"/>
      <w:bookmarkStart w:id="157" w:name="_Toc100502382"/>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 xml:space="preserve">5 Thiết lập </w:t>
      </w:r>
      <w:r w:rsidR="00492100" w:rsidRPr="0058738D">
        <w:rPr>
          <w:rFonts w:ascii="Times New Roman" w:hAnsi="Times New Roman" w:cs="Times New Roman"/>
          <w:b/>
          <w:color w:val="000000" w:themeColor="text1"/>
          <w:sz w:val="26"/>
          <w:szCs w:val="26"/>
          <w:highlight w:val="white"/>
          <w:lang w:val="en-US"/>
        </w:rPr>
        <w:t>môi trường kiểm thử</w:t>
      </w:r>
      <w:bookmarkEnd w:id="156"/>
      <w:bookmarkEnd w:id="157"/>
    </w:p>
    <w:p w:rsidR="00391E5E" w:rsidRPr="0058738D" w:rsidRDefault="00391E5E" w:rsidP="003C441C">
      <w:pPr>
        <w:spacing w:line="240" w:lineRule="auto"/>
        <w:rPr>
          <w:rFonts w:ascii="Times New Roman" w:hAnsi="Times New Roman" w:cs="Times New Roman"/>
          <w:sz w:val="26"/>
          <w:szCs w:val="26"/>
          <w:highlight w:val="white"/>
          <w:lang w:val="en-US"/>
        </w:rPr>
      </w:pPr>
    </w:p>
    <w:p w:rsidR="002229B4"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158" w:name="_Toc80286982"/>
      <w:bookmarkStart w:id="159" w:name="_Toc100502383"/>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6</w:t>
      </w:r>
      <w:r w:rsidR="00492100" w:rsidRPr="0058738D">
        <w:rPr>
          <w:rFonts w:ascii="Times New Roman" w:hAnsi="Times New Roman" w:cs="Times New Roman"/>
          <w:b/>
          <w:color w:val="000000" w:themeColor="text1"/>
          <w:sz w:val="26"/>
          <w:szCs w:val="26"/>
          <w:highlight w:val="white"/>
          <w:lang w:val="en-US"/>
        </w:rPr>
        <w:t xml:space="preserve"> Thự</w:t>
      </w:r>
      <w:r w:rsidR="00A44077" w:rsidRPr="0058738D">
        <w:rPr>
          <w:rFonts w:ascii="Times New Roman" w:hAnsi="Times New Roman" w:cs="Times New Roman"/>
          <w:b/>
          <w:color w:val="000000" w:themeColor="text1"/>
          <w:sz w:val="26"/>
          <w:szCs w:val="26"/>
          <w:highlight w:val="white"/>
          <w:lang w:val="en-US"/>
        </w:rPr>
        <w:t>c hiện</w:t>
      </w:r>
      <w:r w:rsidR="00492100" w:rsidRPr="0058738D">
        <w:rPr>
          <w:rFonts w:ascii="Times New Roman" w:hAnsi="Times New Roman" w:cs="Times New Roman"/>
          <w:b/>
          <w:color w:val="000000" w:themeColor="text1"/>
          <w:sz w:val="26"/>
          <w:szCs w:val="26"/>
          <w:highlight w:val="white"/>
          <w:lang w:val="en-US"/>
        </w:rPr>
        <w:t xml:space="preserve"> kiểm thử</w:t>
      </w:r>
      <w:bookmarkEnd w:id="158"/>
      <w:bookmarkEnd w:id="159"/>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4"/>
        <w:spacing w:line="240" w:lineRule="auto"/>
        <w:ind w:left="720"/>
        <w:rPr>
          <w:rFonts w:ascii="Times New Roman" w:hAnsi="Times New Roman" w:cs="Times New Roman"/>
          <w:b/>
          <w:color w:val="000000" w:themeColor="text1"/>
          <w:sz w:val="26"/>
          <w:szCs w:val="26"/>
          <w:highlight w:val="white"/>
          <w:lang w:val="en-US"/>
        </w:rPr>
      </w:pPr>
      <w:bookmarkStart w:id="160" w:name="_Toc100502384"/>
      <w:r w:rsidRPr="0058738D">
        <w:rPr>
          <w:rFonts w:ascii="Times New Roman" w:hAnsi="Times New Roman" w:cs="Times New Roman"/>
          <w:b/>
          <w:color w:val="000000" w:themeColor="text1"/>
          <w:sz w:val="26"/>
          <w:szCs w:val="26"/>
          <w:highlight w:val="white"/>
          <w:lang w:val="en-US"/>
        </w:rPr>
        <w:t xml:space="preserve">4.6.1. </w:t>
      </w:r>
      <w:r w:rsidR="00A44077" w:rsidRPr="0058738D">
        <w:rPr>
          <w:rFonts w:ascii="Times New Roman" w:hAnsi="Times New Roman" w:cs="Times New Roman"/>
          <w:b/>
          <w:color w:val="000000" w:themeColor="text1"/>
          <w:sz w:val="26"/>
          <w:szCs w:val="26"/>
          <w:highlight w:val="white"/>
          <w:lang w:val="en-US"/>
        </w:rPr>
        <w:t xml:space="preserve"> Unit testing</w:t>
      </w:r>
      <w:bookmarkEnd w:id="160"/>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161" w:name="_Toc100502385"/>
      <w:r w:rsidRPr="0058738D">
        <w:rPr>
          <w:rFonts w:ascii="Times New Roman" w:hAnsi="Times New Roman" w:cs="Times New Roman"/>
          <w:b/>
          <w:color w:val="000000" w:themeColor="text1"/>
          <w:sz w:val="26"/>
          <w:szCs w:val="26"/>
          <w:highlight w:val="white"/>
          <w:lang w:val="en-US"/>
        </w:rPr>
        <w:lastRenderedPageBreak/>
        <w:t xml:space="preserve">4.6.2. </w:t>
      </w:r>
      <w:r w:rsidR="00A44077" w:rsidRPr="0058738D">
        <w:rPr>
          <w:rFonts w:ascii="Times New Roman" w:hAnsi="Times New Roman" w:cs="Times New Roman"/>
          <w:b/>
          <w:color w:val="000000" w:themeColor="text1"/>
          <w:sz w:val="26"/>
          <w:szCs w:val="26"/>
          <w:highlight w:val="white"/>
          <w:lang w:val="en-US"/>
        </w:rPr>
        <w:t xml:space="preserve"> </w:t>
      </w:r>
      <w:r w:rsidR="00A44077" w:rsidRPr="0058738D">
        <w:rPr>
          <w:rStyle w:val="Strong"/>
          <w:rFonts w:ascii="Times New Roman" w:hAnsi="Times New Roman" w:cs="Times New Roman"/>
          <w:color w:val="000000" w:themeColor="text1"/>
          <w:sz w:val="26"/>
          <w:szCs w:val="26"/>
          <w:shd w:val="clear" w:color="auto" w:fill="FFFFFF"/>
        </w:rPr>
        <w:t>Integration Testing</w:t>
      </w:r>
      <w:bookmarkEnd w:id="161"/>
    </w:p>
    <w:p w:rsidR="00391E5E" w:rsidRPr="0058738D" w:rsidRDefault="00391E5E" w:rsidP="003C441C">
      <w:pPr>
        <w:spacing w:line="240" w:lineRule="auto"/>
        <w:rPr>
          <w:rFonts w:ascii="Times New Roman" w:hAnsi="Times New Roman" w:cs="Times New Roman"/>
          <w:sz w:val="26"/>
          <w:szCs w:val="26"/>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162" w:name="_Toc100502386"/>
      <w:r w:rsidRPr="0058738D">
        <w:rPr>
          <w:rStyle w:val="Strong"/>
          <w:rFonts w:ascii="Times New Roman" w:hAnsi="Times New Roman" w:cs="Times New Roman"/>
          <w:color w:val="000000" w:themeColor="text1"/>
          <w:sz w:val="26"/>
          <w:szCs w:val="26"/>
          <w:shd w:val="clear" w:color="auto" w:fill="FFFFFF"/>
          <w:lang w:val="en-US"/>
        </w:rPr>
        <w:t xml:space="preserve">4.6.3. </w:t>
      </w:r>
      <w:r w:rsidR="00A44077" w:rsidRPr="0058738D">
        <w:rPr>
          <w:rStyle w:val="Strong"/>
          <w:rFonts w:ascii="Times New Roman" w:hAnsi="Times New Roman" w:cs="Times New Roman"/>
          <w:color w:val="000000" w:themeColor="text1"/>
          <w:sz w:val="26"/>
          <w:szCs w:val="26"/>
          <w:shd w:val="clear" w:color="auto" w:fill="FFFFFF"/>
          <w:lang w:val="en-US"/>
        </w:rPr>
        <w:t xml:space="preserve"> </w:t>
      </w:r>
      <w:r w:rsidR="00A44077" w:rsidRPr="0058738D">
        <w:rPr>
          <w:rStyle w:val="Strong"/>
          <w:rFonts w:ascii="Times New Roman" w:hAnsi="Times New Roman" w:cs="Times New Roman"/>
          <w:color w:val="000000" w:themeColor="text1"/>
          <w:sz w:val="26"/>
          <w:szCs w:val="26"/>
          <w:shd w:val="clear" w:color="auto" w:fill="FFFFFF"/>
        </w:rPr>
        <w:t>System Testing</w:t>
      </w:r>
      <w:bookmarkEnd w:id="162"/>
    </w:p>
    <w:p w:rsidR="00391E5E" w:rsidRPr="0058738D" w:rsidRDefault="00391E5E" w:rsidP="003C441C">
      <w:pPr>
        <w:spacing w:line="240" w:lineRule="auto"/>
        <w:rPr>
          <w:rFonts w:ascii="Times New Roman" w:hAnsi="Times New Roman" w:cs="Times New Roman"/>
          <w:sz w:val="26"/>
          <w:szCs w:val="26"/>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163" w:name="_Toc100502387"/>
      <w:r w:rsidRPr="0058738D">
        <w:rPr>
          <w:rStyle w:val="Strong"/>
          <w:rFonts w:ascii="Times New Roman" w:hAnsi="Times New Roman" w:cs="Times New Roman"/>
          <w:color w:val="000000" w:themeColor="text1"/>
          <w:sz w:val="26"/>
          <w:szCs w:val="26"/>
          <w:shd w:val="clear" w:color="auto" w:fill="FFFFFF"/>
          <w:lang w:val="en-US"/>
        </w:rPr>
        <w:t xml:space="preserve">4.6.4. </w:t>
      </w:r>
      <w:r w:rsidR="00A44077" w:rsidRPr="0058738D">
        <w:rPr>
          <w:rStyle w:val="Strong"/>
          <w:rFonts w:ascii="Times New Roman" w:hAnsi="Times New Roman" w:cs="Times New Roman"/>
          <w:color w:val="000000" w:themeColor="text1"/>
          <w:sz w:val="26"/>
          <w:szCs w:val="26"/>
          <w:shd w:val="clear" w:color="auto" w:fill="FFFFFF"/>
        </w:rPr>
        <w:t>Acceptance Testing</w:t>
      </w:r>
      <w:bookmarkEnd w:id="163"/>
    </w:p>
    <w:p w:rsidR="00391E5E" w:rsidRPr="0058738D" w:rsidRDefault="00391E5E" w:rsidP="003C441C">
      <w:pPr>
        <w:spacing w:line="240" w:lineRule="auto"/>
        <w:rPr>
          <w:rFonts w:ascii="Times New Roman" w:hAnsi="Times New Roman" w:cs="Times New Roman"/>
          <w:sz w:val="26"/>
          <w:szCs w:val="26"/>
        </w:rPr>
      </w:pPr>
    </w:p>
    <w:p w:rsidR="004D6184" w:rsidRPr="0058738D" w:rsidRDefault="00391E5E" w:rsidP="003C441C">
      <w:pPr>
        <w:pStyle w:val="Heading3"/>
        <w:spacing w:line="240" w:lineRule="auto"/>
        <w:rPr>
          <w:rFonts w:ascii="Times New Roman" w:hAnsi="Times New Roman" w:cs="Times New Roman"/>
          <w:b/>
          <w:sz w:val="26"/>
          <w:szCs w:val="26"/>
          <w:lang w:val="en-US"/>
        </w:rPr>
      </w:pPr>
      <w:bookmarkStart w:id="164" w:name="_Toc80286983"/>
      <w:bookmarkStart w:id="165" w:name="_Toc100502388"/>
      <w:r w:rsidRPr="0058738D">
        <w:rPr>
          <w:rFonts w:ascii="Times New Roman" w:hAnsi="Times New Roman" w:cs="Times New Roman"/>
          <w:b/>
          <w:color w:val="000000" w:themeColor="text1"/>
          <w:sz w:val="26"/>
          <w:szCs w:val="26"/>
          <w:lang w:val="en-US"/>
        </w:rPr>
        <w:t>4.</w:t>
      </w:r>
      <w:r w:rsidR="00F216C1" w:rsidRPr="0058738D">
        <w:rPr>
          <w:rFonts w:ascii="Times New Roman" w:hAnsi="Times New Roman" w:cs="Times New Roman"/>
          <w:b/>
          <w:color w:val="000000" w:themeColor="text1"/>
          <w:sz w:val="26"/>
          <w:szCs w:val="26"/>
          <w:lang w:val="en-US"/>
        </w:rPr>
        <w:t xml:space="preserve">7. </w:t>
      </w:r>
      <w:bookmarkEnd w:id="164"/>
      <w:r w:rsidR="00E204E3" w:rsidRPr="0058738D">
        <w:rPr>
          <w:rFonts w:ascii="Times New Roman" w:hAnsi="Times New Roman" w:cs="Times New Roman"/>
          <w:b/>
          <w:color w:val="000000" w:themeColor="text1"/>
          <w:sz w:val="26"/>
          <w:szCs w:val="26"/>
          <w:lang w:val="en-US"/>
        </w:rPr>
        <w:tab/>
      </w:r>
      <w:r w:rsidR="00F216C1" w:rsidRPr="0058738D">
        <w:rPr>
          <w:rFonts w:ascii="Times New Roman" w:hAnsi="Times New Roman" w:cs="Times New Roman"/>
          <w:b/>
          <w:color w:val="000000" w:themeColor="text1"/>
          <w:sz w:val="26"/>
          <w:szCs w:val="26"/>
          <w:lang w:val="en-US"/>
        </w:rPr>
        <w:t>Đóng chu trình kiểm thử</w:t>
      </w:r>
      <w:bookmarkEnd w:id="165"/>
      <w:r w:rsidR="004D6184" w:rsidRPr="0058738D">
        <w:rPr>
          <w:rFonts w:ascii="Times New Roman" w:eastAsia="Times New Roman" w:hAnsi="Times New Roman" w:cs="Times New Roman"/>
          <w:b/>
          <w:sz w:val="26"/>
          <w:szCs w:val="26"/>
        </w:rPr>
        <w:br w:type="page"/>
      </w:r>
    </w:p>
    <w:p w:rsidR="004D6184" w:rsidRPr="0058738D" w:rsidRDefault="004D6184" w:rsidP="003C441C">
      <w:pPr>
        <w:pStyle w:val="Heading2"/>
        <w:spacing w:before="120" w:after="60" w:line="240" w:lineRule="auto"/>
        <w:jc w:val="center"/>
        <w:rPr>
          <w:rFonts w:ascii="Times New Roman" w:eastAsia="Times New Roman" w:hAnsi="Times New Roman" w:cs="Times New Roman"/>
          <w:b/>
          <w:color w:val="auto"/>
          <w:lang w:val="en-US"/>
        </w:rPr>
      </w:pPr>
      <w:bookmarkStart w:id="166" w:name="_Toc80286984"/>
      <w:bookmarkStart w:id="167" w:name="_Toc100502389"/>
      <w:r w:rsidRPr="0058738D">
        <w:rPr>
          <w:rFonts w:ascii="Times New Roman" w:eastAsia="Times New Roman" w:hAnsi="Times New Roman" w:cs="Times New Roman"/>
          <w:b/>
          <w:color w:val="auto"/>
          <w:lang w:val="en-US"/>
        </w:rPr>
        <w:lastRenderedPageBreak/>
        <w:t xml:space="preserve">CHƯƠNG </w:t>
      </w:r>
      <w:r w:rsidR="00391E5E" w:rsidRPr="0058738D">
        <w:rPr>
          <w:rFonts w:ascii="Times New Roman" w:eastAsia="Times New Roman" w:hAnsi="Times New Roman" w:cs="Times New Roman"/>
          <w:b/>
          <w:color w:val="auto"/>
          <w:lang w:val="en-US"/>
        </w:rPr>
        <w:t>5</w:t>
      </w:r>
      <w:r w:rsidRPr="0058738D">
        <w:rPr>
          <w:rFonts w:ascii="Times New Roman" w:eastAsia="Times New Roman" w:hAnsi="Times New Roman" w:cs="Times New Roman"/>
          <w:b/>
          <w:color w:val="auto"/>
          <w:lang w:val="en-US"/>
        </w:rPr>
        <w:t>. KẾT QUẢ</w:t>
      </w:r>
      <w:bookmarkEnd w:id="166"/>
      <w:r w:rsidR="001E6C13" w:rsidRPr="0058738D">
        <w:rPr>
          <w:rFonts w:ascii="Times New Roman" w:eastAsia="Times New Roman" w:hAnsi="Times New Roman" w:cs="Times New Roman"/>
          <w:b/>
          <w:color w:val="auto"/>
          <w:lang w:val="en-US"/>
        </w:rPr>
        <w:t xml:space="preserve"> ĐẠT ĐƯỢC</w:t>
      </w:r>
      <w:bookmarkEnd w:id="167"/>
    </w:p>
    <w:p w:rsidR="00F216C1" w:rsidRPr="0058738D" w:rsidRDefault="00F216C1" w:rsidP="003C441C">
      <w:pPr>
        <w:spacing w:line="240" w:lineRule="auto"/>
        <w:rPr>
          <w:rFonts w:ascii="Times New Roman" w:hAnsi="Times New Roman" w:cs="Times New Roman"/>
          <w:sz w:val="26"/>
          <w:szCs w:val="26"/>
          <w:lang w:val="en-US"/>
        </w:rPr>
      </w:pPr>
    </w:p>
    <w:p w:rsidR="00F216C1" w:rsidRPr="0058738D" w:rsidRDefault="00F216C1" w:rsidP="003C441C">
      <w:pPr>
        <w:spacing w:line="240" w:lineRule="auto"/>
        <w:rPr>
          <w:rFonts w:ascii="Times New Roman" w:hAnsi="Times New Roman" w:cs="Times New Roman"/>
          <w:sz w:val="26"/>
          <w:szCs w:val="26"/>
          <w:lang w:val="en-US"/>
        </w:rPr>
      </w:pPr>
    </w:p>
    <w:p w:rsidR="004D6184" w:rsidRPr="0058738D" w:rsidRDefault="00391E5E" w:rsidP="003C441C">
      <w:pPr>
        <w:pStyle w:val="Heading3"/>
        <w:spacing w:line="240" w:lineRule="auto"/>
        <w:rPr>
          <w:rFonts w:ascii="Times New Roman" w:eastAsia="Times New Roman" w:hAnsi="Times New Roman" w:cs="Times New Roman"/>
          <w:b/>
          <w:color w:val="auto"/>
          <w:sz w:val="26"/>
          <w:szCs w:val="26"/>
          <w:lang w:val="en-US"/>
        </w:rPr>
      </w:pPr>
      <w:bookmarkStart w:id="168" w:name="_Toc100502390"/>
      <w:r w:rsidRPr="0058738D">
        <w:rPr>
          <w:rFonts w:ascii="Times New Roman" w:eastAsia="Times New Roman" w:hAnsi="Times New Roman" w:cs="Times New Roman"/>
          <w:b/>
          <w:color w:val="auto"/>
          <w:sz w:val="26"/>
          <w:szCs w:val="26"/>
          <w:lang w:val="en-US"/>
        </w:rPr>
        <w:t>5</w:t>
      </w:r>
      <w:r w:rsidR="004D6184" w:rsidRPr="0058738D">
        <w:rPr>
          <w:rFonts w:ascii="Times New Roman" w:eastAsia="Times New Roman" w:hAnsi="Times New Roman" w:cs="Times New Roman"/>
          <w:b/>
          <w:color w:val="auto"/>
          <w:sz w:val="26"/>
          <w:szCs w:val="26"/>
          <w:lang w:val="en-US"/>
        </w:rPr>
        <w:t>.1. Test Report</w:t>
      </w:r>
      <w:bookmarkEnd w:id="168"/>
    </w:p>
    <w:p w:rsidR="00F216C1" w:rsidRPr="0058738D" w:rsidRDefault="00F216C1" w:rsidP="003C441C">
      <w:pPr>
        <w:spacing w:line="240" w:lineRule="auto"/>
        <w:rPr>
          <w:rFonts w:ascii="Times New Roman" w:hAnsi="Times New Roman" w:cs="Times New Roman"/>
          <w:sz w:val="26"/>
          <w:szCs w:val="26"/>
          <w:lang w:val="en-US"/>
        </w:rPr>
      </w:pPr>
    </w:p>
    <w:p w:rsidR="00F216C1" w:rsidRPr="00F216C1" w:rsidRDefault="00F216C1" w:rsidP="003C441C">
      <w:pPr>
        <w:spacing w:line="240" w:lineRule="auto"/>
        <w:rPr>
          <w:lang w:val="en-US"/>
        </w:rPr>
      </w:pPr>
    </w:p>
    <w:p w:rsidR="00F216C1" w:rsidRDefault="00391E5E" w:rsidP="003C441C">
      <w:pPr>
        <w:pStyle w:val="Heading3"/>
        <w:spacing w:line="240" w:lineRule="auto"/>
        <w:rPr>
          <w:rFonts w:ascii="Times New Roman" w:hAnsi="Times New Roman" w:cs="Times New Roman"/>
          <w:b/>
          <w:color w:val="000000" w:themeColor="text1"/>
          <w:sz w:val="26"/>
          <w:szCs w:val="26"/>
          <w:lang w:val="en-US"/>
        </w:rPr>
      </w:pPr>
      <w:bookmarkStart w:id="169" w:name="_Toc100502391"/>
      <w:r>
        <w:rPr>
          <w:rFonts w:ascii="Times New Roman" w:hAnsi="Times New Roman" w:cs="Times New Roman"/>
          <w:b/>
          <w:color w:val="000000" w:themeColor="text1"/>
          <w:sz w:val="26"/>
          <w:szCs w:val="26"/>
          <w:lang w:val="en-US"/>
        </w:rPr>
        <w:t>5</w:t>
      </w:r>
      <w:r w:rsidR="00F216C1" w:rsidRPr="00F216C1">
        <w:rPr>
          <w:rFonts w:ascii="Times New Roman" w:hAnsi="Times New Roman" w:cs="Times New Roman"/>
          <w:b/>
          <w:color w:val="000000" w:themeColor="text1"/>
          <w:sz w:val="26"/>
          <w:szCs w:val="26"/>
          <w:lang w:val="en-US"/>
        </w:rPr>
        <w:t>.2. Test Results</w:t>
      </w:r>
      <w:bookmarkEnd w:id="169"/>
    </w:p>
    <w:p w:rsidR="00F216C1" w:rsidRPr="00F216C1" w:rsidRDefault="00F216C1" w:rsidP="003C441C">
      <w:pPr>
        <w:spacing w:line="240" w:lineRule="auto"/>
        <w:rPr>
          <w:lang w:val="en-US"/>
        </w:rPr>
      </w:pPr>
    </w:p>
    <w:p w:rsidR="004D6184" w:rsidRPr="002C506F" w:rsidRDefault="004D6184" w:rsidP="003C441C">
      <w:pPr>
        <w:pStyle w:val="Heading3"/>
        <w:spacing w:line="240" w:lineRule="auto"/>
        <w:rPr>
          <w:rFonts w:ascii="Times New Roman" w:eastAsia="Times New Roman" w:hAnsi="Times New Roman" w:cs="Times New Roman"/>
          <w:b/>
          <w:color w:val="auto"/>
          <w:sz w:val="26"/>
          <w:szCs w:val="26"/>
          <w:lang w:val="en-US"/>
        </w:rPr>
      </w:pPr>
      <w:r w:rsidRPr="00D77877">
        <w:rPr>
          <w:rFonts w:ascii="Times New Roman" w:eastAsia="Times New Roman" w:hAnsi="Times New Roman" w:cs="Times New Roman"/>
          <w:sz w:val="26"/>
          <w:szCs w:val="26"/>
        </w:rPr>
        <w:br w:type="page"/>
      </w:r>
    </w:p>
    <w:p w:rsidR="004D6184" w:rsidRPr="00D77877" w:rsidRDefault="00C035AB" w:rsidP="003C441C">
      <w:pPr>
        <w:pStyle w:val="Heading2"/>
        <w:spacing w:before="120" w:after="60" w:line="240" w:lineRule="auto"/>
        <w:jc w:val="center"/>
        <w:rPr>
          <w:rFonts w:ascii="Times New Roman" w:eastAsia="Times New Roman" w:hAnsi="Times New Roman" w:cs="Times New Roman"/>
          <w:b/>
          <w:color w:val="auto"/>
          <w:lang w:val="en-US"/>
        </w:rPr>
      </w:pPr>
      <w:bookmarkStart w:id="170" w:name="_Toc80286985"/>
      <w:bookmarkStart w:id="171" w:name="_Toc100502392"/>
      <w:r w:rsidRPr="00D77877">
        <w:rPr>
          <w:rFonts w:ascii="Times New Roman" w:eastAsia="Times New Roman" w:hAnsi="Times New Roman" w:cs="Times New Roman"/>
          <w:b/>
          <w:color w:val="auto"/>
          <w:lang w:val="en-US"/>
        </w:rPr>
        <w:lastRenderedPageBreak/>
        <w:t>KẾT LUẬN VÀ HƯỚNG PHÁT TRIỂN</w:t>
      </w:r>
      <w:bookmarkEnd w:id="170"/>
      <w:bookmarkEnd w:id="171"/>
    </w:p>
    <w:p w:rsidR="00C035AB" w:rsidRPr="00D77877" w:rsidRDefault="00C035AB" w:rsidP="003C441C">
      <w:pPr>
        <w:spacing w:before="120" w:after="60" w:line="240" w:lineRule="auto"/>
        <w:rPr>
          <w:rFonts w:ascii="Times New Roman" w:hAnsi="Times New Roman" w:cs="Times New Roman"/>
          <w:sz w:val="26"/>
          <w:szCs w:val="26"/>
          <w:lang w:val="en-US"/>
        </w:rPr>
      </w:pPr>
      <w:r w:rsidRPr="00D77877">
        <w:rPr>
          <w:rFonts w:ascii="Times New Roman" w:hAnsi="Times New Roman" w:cs="Times New Roman"/>
          <w:sz w:val="26"/>
          <w:szCs w:val="26"/>
          <w:lang w:val="en-US"/>
        </w:rPr>
        <w:br w:type="page"/>
      </w:r>
    </w:p>
    <w:p w:rsidR="00A3568D" w:rsidRPr="002C506F" w:rsidRDefault="00C035AB" w:rsidP="003C441C">
      <w:pPr>
        <w:pStyle w:val="Heading2"/>
        <w:spacing w:before="120" w:after="60" w:line="240" w:lineRule="auto"/>
        <w:jc w:val="center"/>
        <w:rPr>
          <w:rFonts w:ascii="Times New Roman" w:hAnsi="Times New Roman" w:cs="Times New Roman"/>
          <w:b/>
          <w:color w:val="auto"/>
          <w:lang w:val="en-US"/>
        </w:rPr>
      </w:pPr>
      <w:bookmarkStart w:id="172" w:name="_Toc80286986"/>
      <w:bookmarkStart w:id="173" w:name="_Toc100502393"/>
      <w:r w:rsidRPr="00D77877">
        <w:rPr>
          <w:rFonts w:ascii="Times New Roman" w:hAnsi="Times New Roman" w:cs="Times New Roman"/>
          <w:b/>
          <w:color w:val="auto"/>
          <w:lang w:val="en-US"/>
        </w:rPr>
        <w:lastRenderedPageBreak/>
        <w:t>TÀI LIỆU THAM KHẢO</w:t>
      </w:r>
      <w:bookmarkEnd w:id="172"/>
      <w:bookmarkEnd w:id="173"/>
    </w:p>
    <w:sectPr w:rsidR="00A3568D" w:rsidRPr="002C506F" w:rsidSect="009E28E6">
      <w:pgSz w:w="12240" w:h="15840"/>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2926" w:rsidRDefault="00C52926">
      <w:pPr>
        <w:spacing w:line="240" w:lineRule="auto"/>
      </w:pPr>
      <w:r>
        <w:separator/>
      </w:r>
    </w:p>
  </w:endnote>
  <w:endnote w:type="continuationSeparator" w:id="0">
    <w:p w:rsidR="00C52926" w:rsidRDefault="00C529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eiryo">
    <w:charset w:val="80"/>
    <w:family w:val="swiss"/>
    <w:pitch w:val="variable"/>
    <w:sig w:usb0="E00002FF" w:usb1="6AC7FFFF"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3978510"/>
      <w:docPartObj>
        <w:docPartGallery w:val="Page Numbers (Bottom of Page)"/>
        <w:docPartUnique/>
      </w:docPartObj>
    </w:sdtPr>
    <w:sdtEndPr>
      <w:rPr>
        <w:noProof/>
      </w:rPr>
    </w:sdtEndPr>
    <w:sdtContent>
      <w:p w:rsidR="009A205A" w:rsidRDefault="009A205A">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rsidR="009A205A" w:rsidRDefault="009A20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2926" w:rsidRDefault="00C52926">
      <w:pPr>
        <w:spacing w:line="240" w:lineRule="auto"/>
      </w:pPr>
      <w:r>
        <w:separator/>
      </w:r>
    </w:p>
  </w:footnote>
  <w:footnote w:type="continuationSeparator" w:id="0">
    <w:p w:rsidR="00C52926" w:rsidRDefault="00C529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62FA5"/>
    <w:multiLevelType w:val="hybridMultilevel"/>
    <w:tmpl w:val="04F22906"/>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A1A3866"/>
    <w:multiLevelType w:val="hybridMultilevel"/>
    <w:tmpl w:val="DAF47450"/>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6C534F3"/>
    <w:multiLevelType w:val="hybridMultilevel"/>
    <w:tmpl w:val="F5DA408E"/>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89D6DEC"/>
    <w:multiLevelType w:val="hybridMultilevel"/>
    <w:tmpl w:val="6A20CA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9602FC5"/>
    <w:multiLevelType w:val="hybridMultilevel"/>
    <w:tmpl w:val="9EDE360C"/>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98A77AA"/>
    <w:multiLevelType w:val="hybridMultilevel"/>
    <w:tmpl w:val="2AE85452"/>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F9D073E"/>
    <w:multiLevelType w:val="hybridMultilevel"/>
    <w:tmpl w:val="BD90BFF2"/>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08263FF"/>
    <w:multiLevelType w:val="hybridMultilevel"/>
    <w:tmpl w:val="192C13B6"/>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2B267D61"/>
    <w:multiLevelType w:val="hybridMultilevel"/>
    <w:tmpl w:val="09C401B8"/>
    <w:lvl w:ilvl="0" w:tplc="0409000B">
      <w:start w:val="1"/>
      <w:numFmt w:val="bullet"/>
      <w:lvlText w:val=""/>
      <w:lvlJc w:val="left"/>
      <w:pPr>
        <w:ind w:left="2230" w:hanging="360"/>
      </w:pPr>
      <w:rPr>
        <w:rFonts w:ascii="Wingdings" w:hAnsi="Wingdings" w:hint="default"/>
      </w:rPr>
    </w:lvl>
    <w:lvl w:ilvl="1" w:tplc="042A0003" w:tentative="1">
      <w:start w:val="1"/>
      <w:numFmt w:val="bullet"/>
      <w:lvlText w:val="o"/>
      <w:lvlJc w:val="left"/>
      <w:pPr>
        <w:ind w:left="2950" w:hanging="360"/>
      </w:pPr>
      <w:rPr>
        <w:rFonts w:ascii="Courier New" w:hAnsi="Courier New" w:cs="Courier New" w:hint="default"/>
      </w:rPr>
    </w:lvl>
    <w:lvl w:ilvl="2" w:tplc="042A0005" w:tentative="1">
      <w:start w:val="1"/>
      <w:numFmt w:val="bullet"/>
      <w:lvlText w:val=""/>
      <w:lvlJc w:val="left"/>
      <w:pPr>
        <w:ind w:left="3670" w:hanging="360"/>
      </w:pPr>
      <w:rPr>
        <w:rFonts w:ascii="Wingdings" w:hAnsi="Wingdings" w:hint="default"/>
      </w:rPr>
    </w:lvl>
    <w:lvl w:ilvl="3" w:tplc="042A0001" w:tentative="1">
      <w:start w:val="1"/>
      <w:numFmt w:val="bullet"/>
      <w:lvlText w:val=""/>
      <w:lvlJc w:val="left"/>
      <w:pPr>
        <w:ind w:left="4390" w:hanging="360"/>
      </w:pPr>
      <w:rPr>
        <w:rFonts w:ascii="Symbol" w:hAnsi="Symbol" w:hint="default"/>
      </w:rPr>
    </w:lvl>
    <w:lvl w:ilvl="4" w:tplc="042A0003" w:tentative="1">
      <w:start w:val="1"/>
      <w:numFmt w:val="bullet"/>
      <w:lvlText w:val="o"/>
      <w:lvlJc w:val="left"/>
      <w:pPr>
        <w:ind w:left="5110" w:hanging="360"/>
      </w:pPr>
      <w:rPr>
        <w:rFonts w:ascii="Courier New" w:hAnsi="Courier New" w:cs="Courier New" w:hint="default"/>
      </w:rPr>
    </w:lvl>
    <w:lvl w:ilvl="5" w:tplc="042A0005" w:tentative="1">
      <w:start w:val="1"/>
      <w:numFmt w:val="bullet"/>
      <w:lvlText w:val=""/>
      <w:lvlJc w:val="left"/>
      <w:pPr>
        <w:ind w:left="5830" w:hanging="360"/>
      </w:pPr>
      <w:rPr>
        <w:rFonts w:ascii="Wingdings" w:hAnsi="Wingdings" w:hint="default"/>
      </w:rPr>
    </w:lvl>
    <w:lvl w:ilvl="6" w:tplc="042A0001" w:tentative="1">
      <w:start w:val="1"/>
      <w:numFmt w:val="bullet"/>
      <w:lvlText w:val=""/>
      <w:lvlJc w:val="left"/>
      <w:pPr>
        <w:ind w:left="6550" w:hanging="360"/>
      </w:pPr>
      <w:rPr>
        <w:rFonts w:ascii="Symbol" w:hAnsi="Symbol" w:hint="default"/>
      </w:rPr>
    </w:lvl>
    <w:lvl w:ilvl="7" w:tplc="042A0003" w:tentative="1">
      <w:start w:val="1"/>
      <w:numFmt w:val="bullet"/>
      <w:lvlText w:val="o"/>
      <w:lvlJc w:val="left"/>
      <w:pPr>
        <w:ind w:left="7270" w:hanging="360"/>
      </w:pPr>
      <w:rPr>
        <w:rFonts w:ascii="Courier New" w:hAnsi="Courier New" w:cs="Courier New" w:hint="default"/>
      </w:rPr>
    </w:lvl>
    <w:lvl w:ilvl="8" w:tplc="042A0005" w:tentative="1">
      <w:start w:val="1"/>
      <w:numFmt w:val="bullet"/>
      <w:lvlText w:val=""/>
      <w:lvlJc w:val="left"/>
      <w:pPr>
        <w:ind w:left="7990" w:hanging="360"/>
      </w:pPr>
      <w:rPr>
        <w:rFonts w:ascii="Wingdings" w:hAnsi="Wingdings" w:hint="default"/>
      </w:rPr>
    </w:lvl>
  </w:abstractNum>
  <w:abstractNum w:abstractNumId="9" w15:restartNumberingAfterBreak="0">
    <w:nsid w:val="2EA079D9"/>
    <w:multiLevelType w:val="hybridMultilevel"/>
    <w:tmpl w:val="781A1604"/>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EA360BD"/>
    <w:multiLevelType w:val="hybridMultilevel"/>
    <w:tmpl w:val="1D5CAFE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6C262BD"/>
    <w:multiLevelType w:val="hybridMultilevel"/>
    <w:tmpl w:val="84564664"/>
    <w:lvl w:ilvl="0" w:tplc="0409000B">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2"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6D42DD"/>
    <w:multiLevelType w:val="hybridMultilevel"/>
    <w:tmpl w:val="9DAC7EC6"/>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A336D06"/>
    <w:multiLevelType w:val="hybridMultilevel"/>
    <w:tmpl w:val="A3CEC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056BEF"/>
    <w:multiLevelType w:val="hybridMultilevel"/>
    <w:tmpl w:val="D562A8F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BD06AE5"/>
    <w:multiLevelType w:val="hybridMultilevel"/>
    <w:tmpl w:val="FD9CE27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E5F10F6"/>
    <w:multiLevelType w:val="hybridMultilevel"/>
    <w:tmpl w:val="DEB0BF9C"/>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25C0C36"/>
    <w:multiLevelType w:val="hybridMultilevel"/>
    <w:tmpl w:val="F3E6566C"/>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2841459"/>
    <w:multiLevelType w:val="hybridMultilevel"/>
    <w:tmpl w:val="BEE04F70"/>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83E3FA3"/>
    <w:multiLevelType w:val="hybridMultilevel"/>
    <w:tmpl w:val="151C10E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8DA06A0"/>
    <w:multiLevelType w:val="hybridMultilevel"/>
    <w:tmpl w:val="A9A49C2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AC123B2"/>
    <w:multiLevelType w:val="hybridMultilevel"/>
    <w:tmpl w:val="0890C4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BBA546F"/>
    <w:multiLevelType w:val="hybridMultilevel"/>
    <w:tmpl w:val="35D80D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E4A45A4"/>
    <w:multiLevelType w:val="hybridMultilevel"/>
    <w:tmpl w:val="4F82B07A"/>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F1C2B80"/>
    <w:multiLevelType w:val="hybridMultilevel"/>
    <w:tmpl w:val="EB2EF04E"/>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0354846"/>
    <w:multiLevelType w:val="hybridMultilevel"/>
    <w:tmpl w:val="218E9A58"/>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21E0D74"/>
    <w:multiLevelType w:val="hybridMultilevel"/>
    <w:tmpl w:val="8050237E"/>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92B2142"/>
    <w:multiLevelType w:val="hybridMultilevel"/>
    <w:tmpl w:val="478E6170"/>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D473378"/>
    <w:multiLevelType w:val="multilevel"/>
    <w:tmpl w:val="877ADE7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1" w15:restartNumberingAfterBreak="0">
    <w:nsid w:val="5ECF6EAC"/>
    <w:multiLevelType w:val="multilevel"/>
    <w:tmpl w:val="F836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2587C"/>
    <w:multiLevelType w:val="hybridMultilevel"/>
    <w:tmpl w:val="DA127FC4"/>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BE923FE"/>
    <w:multiLevelType w:val="hybridMultilevel"/>
    <w:tmpl w:val="1FB0EB1E"/>
    <w:lvl w:ilvl="0" w:tplc="F4AE4C94">
      <w:start w:val="4"/>
      <w:numFmt w:val="bullet"/>
      <w:lvlText w:val="-"/>
      <w:lvlJc w:val="left"/>
      <w:pPr>
        <w:ind w:left="360" w:hanging="360"/>
      </w:pPr>
      <w:rPr>
        <w:rFonts w:ascii="Times New Roman" w:eastAsia="Calibri"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6DDA0D95"/>
    <w:multiLevelType w:val="hybridMultilevel"/>
    <w:tmpl w:val="FDF674C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74941675"/>
    <w:multiLevelType w:val="hybridMultilevel"/>
    <w:tmpl w:val="3190B090"/>
    <w:lvl w:ilvl="0" w:tplc="0409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AA861D9"/>
    <w:multiLevelType w:val="hybridMultilevel"/>
    <w:tmpl w:val="B47A23B6"/>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12"/>
  </w:num>
  <w:num w:numId="2">
    <w:abstractNumId w:val="30"/>
  </w:num>
  <w:num w:numId="3">
    <w:abstractNumId w:val="29"/>
  </w:num>
  <w:num w:numId="4">
    <w:abstractNumId w:val="35"/>
  </w:num>
  <w:num w:numId="5">
    <w:abstractNumId w:val="0"/>
  </w:num>
  <w:num w:numId="6">
    <w:abstractNumId w:val="3"/>
  </w:num>
  <w:num w:numId="7">
    <w:abstractNumId w:val="22"/>
  </w:num>
  <w:num w:numId="8">
    <w:abstractNumId w:val="31"/>
  </w:num>
  <w:num w:numId="9">
    <w:abstractNumId w:val="6"/>
  </w:num>
  <w:num w:numId="10">
    <w:abstractNumId w:val="2"/>
  </w:num>
  <w:num w:numId="11">
    <w:abstractNumId w:val="24"/>
  </w:num>
  <w:num w:numId="12">
    <w:abstractNumId w:val="1"/>
  </w:num>
  <w:num w:numId="13">
    <w:abstractNumId w:val="15"/>
  </w:num>
  <w:num w:numId="14">
    <w:abstractNumId w:val="7"/>
  </w:num>
  <w:num w:numId="15">
    <w:abstractNumId w:val="20"/>
  </w:num>
  <w:num w:numId="16">
    <w:abstractNumId w:val="26"/>
  </w:num>
  <w:num w:numId="17">
    <w:abstractNumId w:val="36"/>
  </w:num>
  <w:num w:numId="18">
    <w:abstractNumId w:val="23"/>
  </w:num>
  <w:num w:numId="19">
    <w:abstractNumId w:val="33"/>
  </w:num>
  <w:num w:numId="20">
    <w:abstractNumId w:val="10"/>
  </w:num>
  <w:num w:numId="21">
    <w:abstractNumId w:val="14"/>
  </w:num>
  <w:num w:numId="22">
    <w:abstractNumId w:val="16"/>
  </w:num>
  <w:num w:numId="23">
    <w:abstractNumId w:val="21"/>
  </w:num>
  <w:num w:numId="24">
    <w:abstractNumId w:val="9"/>
  </w:num>
  <w:num w:numId="25">
    <w:abstractNumId w:val="25"/>
  </w:num>
  <w:num w:numId="26">
    <w:abstractNumId w:val="17"/>
  </w:num>
  <w:num w:numId="27">
    <w:abstractNumId w:val="19"/>
  </w:num>
  <w:num w:numId="28">
    <w:abstractNumId w:val="28"/>
  </w:num>
  <w:num w:numId="29">
    <w:abstractNumId w:val="13"/>
  </w:num>
  <w:num w:numId="30">
    <w:abstractNumId w:val="18"/>
  </w:num>
  <w:num w:numId="31">
    <w:abstractNumId w:val="5"/>
  </w:num>
  <w:num w:numId="32">
    <w:abstractNumId w:val="27"/>
  </w:num>
  <w:num w:numId="33">
    <w:abstractNumId w:val="11"/>
  </w:num>
  <w:num w:numId="34">
    <w:abstractNumId w:val="32"/>
  </w:num>
  <w:num w:numId="35">
    <w:abstractNumId w:val="8"/>
  </w:num>
  <w:num w:numId="36">
    <w:abstractNumId w:val="34"/>
  </w:num>
  <w:num w:numId="37">
    <w:abstractNumId w:val="4"/>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hamct">
    <w15:presenceInfo w15:providerId="Windows Live" w15:userId="d51571f3bf418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D1"/>
    <w:rsid w:val="00021CF8"/>
    <w:rsid w:val="000231B5"/>
    <w:rsid w:val="0003129C"/>
    <w:rsid w:val="00033795"/>
    <w:rsid w:val="0004478E"/>
    <w:rsid w:val="00053C25"/>
    <w:rsid w:val="000747B8"/>
    <w:rsid w:val="000A78B2"/>
    <w:rsid w:val="000B052B"/>
    <w:rsid w:val="000C0128"/>
    <w:rsid w:val="000D6DCE"/>
    <w:rsid w:val="000E2E32"/>
    <w:rsid w:val="000E45AE"/>
    <w:rsid w:val="000F5835"/>
    <w:rsid w:val="00101CD0"/>
    <w:rsid w:val="00111DE3"/>
    <w:rsid w:val="00113782"/>
    <w:rsid w:val="00144489"/>
    <w:rsid w:val="001677AA"/>
    <w:rsid w:val="00194329"/>
    <w:rsid w:val="00196D33"/>
    <w:rsid w:val="001B0E47"/>
    <w:rsid w:val="001B4FAA"/>
    <w:rsid w:val="001B7C9C"/>
    <w:rsid w:val="001C52B6"/>
    <w:rsid w:val="001D0730"/>
    <w:rsid w:val="001D2906"/>
    <w:rsid w:val="001E2A52"/>
    <w:rsid w:val="001E6195"/>
    <w:rsid w:val="001E6C13"/>
    <w:rsid w:val="00206183"/>
    <w:rsid w:val="002229B4"/>
    <w:rsid w:val="00246539"/>
    <w:rsid w:val="002529D5"/>
    <w:rsid w:val="002560FD"/>
    <w:rsid w:val="0027229C"/>
    <w:rsid w:val="00272EFC"/>
    <w:rsid w:val="00282066"/>
    <w:rsid w:val="002841FE"/>
    <w:rsid w:val="002854CA"/>
    <w:rsid w:val="002A3B80"/>
    <w:rsid w:val="002B2B40"/>
    <w:rsid w:val="002C0544"/>
    <w:rsid w:val="002C506F"/>
    <w:rsid w:val="002C6EBE"/>
    <w:rsid w:val="002D7FED"/>
    <w:rsid w:val="002F24C3"/>
    <w:rsid w:val="003012A5"/>
    <w:rsid w:val="00320C98"/>
    <w:rsid w:val="003219F6"/>
    <w:rsid w:val="00324AC6"/>
    <w:rsid w:val="00335ABF"/>
    <w:rsid w:val="00343618"/>
    <w:rsid w:val="003449D9"/>
    <w:rsid w:val="00346E83"/>
    <w:rsid w:val="00352719"/>
    <w:rsid w:val="00362BA3"/>
    <w:rsid w:val="0036422B"/>
    <w:rsid w:val="003643F4"/>
    <w:rsid w:val="00391E5E"/>
    <w:rsid w:val="00393463"/>
    <w:rsid w:val="003A0CBF"/>
    <w:rsid w:val="003A48A0"/>
    <w:rsid w:val="003C441C"/>
    <w:rsid w:val="003E6C91"/>
    <w:rsid w:val="003F0839"/>
    <w:rsid w:val="00433E64"/>
    <w:rsid w:val="00440807"/>
    <w:rsid w:val="00461EFC"/>
    <w:rsid w:val="00475AD9"/>
    <w:rsid w:val="00483607"/>
    <w:rsid w:val="00486673"/>
    <w:rsid w:val="00492100"/>
    <w:rsid w:val="00492E91"/>
    <w:rsid w:val="0049425F"/>
    <w:rsid w:val="004966B4"/>
    <w:rsid w:val="004B30B5"/>
    <w:rsid w:val="004B4C6B"/>
    <w:rsid w:val="004B53BF"/>
    <w:rsid w:val="004C53DB"/>
    <w:rsid w:val="004D1D3E"/>
    <w:rsid w:val="004D6184"/>
    <w:rsid w:val="004E4F4A"/>
    <w:rsid w:val="004E7896"/>
    <w:rsid w:val="004F03F4"/>
    <w:rsid w:val="0051164F"/>
    <w:rsid w:val="005535C2"/>
    <w:rsid w:val="00562E53"/>
    <w:rsid w:val="00565A9F"/>
    <w:rsid w:val="00576169"/>
    <w:rsid w:val="0058738D"/>
    <w:rsid w:val="0059494C"/>
    <w:rsid w:val="005B458C"/>
    <w:rsid w:val="005B7525"/>
    <w:rsid w:val="005C39AF"/>
    <w:rsid w:val="005D7749"/>
    <w:rsid w:val="005F1E69"/>
    <w:rsid w:val="00620E71"/>
    <w:rsid w:val="00644E0C"/>
    <w:rsid w:val="00645CFF"/>
    <w:rsid w:val="00677EFD"/>
    <w:rsid w:val="00680474"/>
    <w:rsid w:val="006A0D3F"/>
    <w:rsid w:val="006A54F9"/>
    <w:rsid w:val="006C31AE"/>
    <w:rsid w:val="006F43BD"/>
    <w:rsid w:val="00706C99"/>
    <w:rsid w:val="00710E2F"/>
    <w:rsid w:val="007126CE"/>
    <w:rsid w:val="0072034B"/>
    <w:rsid w:val="00750ABC"/>
    <w:rsid w:val="007553F6"/>
    <w:rsid w:val="00783C79"/>
    <w:rsid w:val="00797A40"/>
    <w:rsid w:val="007A3483"/>
    <w:rsid w:val="007B5123"/>
    <w:rsid w:val="007C1954"/>
    <w:rsid w:val="007D0498"/>
    <w:rsid w:val="007E76AD"/>
    <w:rsid w:val="00813F2F"/>
    <w:rsid w:val="00841198"/>
    <w:rsid w:val="00841A9C"/>
    <w:rsid w:val="00842BF4"/>
    <w:rsid w:val="00854F4A"/>
    <w:rsid w:val="0089674D"/>
    <w:rsid w:val="008A23BB"/>
    <w:rsid w:val="008D14D5"/>
    <w:rsid w:val="008D1508"/>
    <w:rsid w:val="008F331C"/>
    <w:rsid w:val="009023C4"/>
    <w:rsid w:val="00905498"/>
    <w:rsid w:val="00920DB1"/>
    <w:rsid w:val="0095464D"/>
    <w:rsid w:val="00954CFF"/>
    <w:rsid w:val="00976A31"/>
    <w:rsid w:val="00994E9A"/>
    <w:rsid w:val="009A205A"/>
    <w:rsid w:val="009C64DB"/>
    <w:rsid w:val="009E28E6"/>
    <w:rsid w:val="009E313B"/>
    <w:rsid w:val="00A0139F"/>
    <w:rsid w:val="00A04EBD"/>
    <w:rsid w:val="00A331FA"/>
    <w:rsid w:val="00A3568D"/>
    <w:rsid w:val="00A44077"/>
    <w:rsid w:val="00A53278"/>
    <w:rsid w:val="00A621DF"/>
    <w:rsid w:val="00A815B3"/>
    <w:rsid w:val="00AA05C4"/>
    <w:rsid w:val="00AB25DB"/>
    <w:rsid w:val="00AC62ED"/>
    <w:rsid w:val="00AD46B3"/>
    <w:rsid w:val="00AE3461"/>
    <w:rsid w:val="00AF2EB9"/>
    <w:rsid w:val="00B151E7"/>
    <w:rsid w:val="00B17175"/>
    <w:rsid w:val="00B31CC0"/>
    <w:rsid w:val="00B356E3"/>
    <w:rsid w:val="00B36D26"/>
    <w:rsid w:val="00B37891"/>
    <w:rsid w:val="00B40C98"/>
    <w:rsid w:val="00B62839"/>
    <w:rsid w:val="00B67DA7"/>
    <w:rsid w:val="00B84E09"/>
    <w:rsid w:val="00BA0FE6"/>
    <w:rsid w:val="00BB2FF9"/>
    <w:rsid w:val="00BC1C64"/>
    <w:rsid w:val="00BD0868"/>
    <w:rsid w:val="00BD4871"/>
    <w:rsid w:val="00BD6DDF"/>
    <w:rsid w:val="00BE7B40"/>
    <w:rsid w:val="00C035AB"/>
    <w:rsid w:val="00C26790"/>
    <w:rsid w:val="00C26E17"/>
    <w:rsid w:val="00C52926"/>
    <w:rsid w:val="00C535FB"/>
    <w:rsid w:val="00C61B62"/>
    <w:rsid w:val="00C77F91"/>
    <w:rsid w:val="00C90B00"/>
    <w:rsid w:val="00CA48E6"/>
    <w:rsid w:val="00CB030D"/>
    <w:rsid w:val="00CB265C"/>
    <w:rsid w:val="00CB583C"/>
    <w:rsid w:val="00CB5B38"/>
    <w:rsid w:val="00CC3C12"/>
    <w:rsid w:val="00CD100B"/>
    <w:rsid w:val="00CD4450"/>
    <w:rsid w:val="00CF6ADC"/>
    <w:rsid w:val="00D030D7"/>
    <w:rsid w:val="00D0368C"/>
    <w:rsid w:val="00D06193"/>
    <w:rsid w:val="00D219E3"/>
    <w:rsid w:val="00D26411"/>
    <w:rsid w:val="00D27D12"/>
    <w:rsid w:val="00D54E61"/>
    <w:rsid w:val="00D77877"/>
    <w:rsid w:val="00D85D15"/>
    <w:rsid w:val="00DB0195"/>
    <w:rsid w:val="00DB6BFB"/>
    <w:rsid w:val="00DC5CE6"/>
    <w:rsid w:val="00DC61EA"/>
    <w:rsid w:val="00DF264A"/>
    <w:rsid w:val="00DF3DF8"/>
    <w:rsid w:val="00E02E44"/>
    <w:rsid w:val="00E168A4"/>
    <w:rsid w:val="00E204E3"/>
    <w:rsid w:val="00E31200"/>
    <w:rsid w:val="00E5770B"/>
    <w:rsid w:val="00E61752"/>
    <w:rsid w:val="00E71C2B"/>
    <w:rsid w:val="00EA1B1E"/>
    <w:rsid w:val="00EA251F"/>
    <w:rsid w:val="00EA5EA8"/>
    <w:rsid w:val="00EA603C"/>
    <w:rsid w:val="00EB019B"/>
    <w:rsid w:val="00EB328C"/>
    <w:rsid w:val="00EB60F8"/>
    <w:rsid w:val="00EB74A1"/>
    <w:rsid w:val="00EC2454"/>
    <w:rsid w:val="00ED26D1"/>
    <w:rsid w:val="00EE5B30"/>
    <w:rsid w:val="00F06EAB"/>
    <w:rsid w:val="00F216C1"/>
    <w:rsid w:val="00F25A47"/>
    <w:rsid w:val="00F36072"/>
    <w:rsid w:val="00F41874"/>
    <w:rsid w:val="00F70CA0"/>
    <w:rsid w:val="00F70DAD"/>
    <w:rsid w:val="00F90751"/>
    <w:rsid w:val="00F9501E"/>
    <w:rsid w:val="00FA1E94"/>
    <w:rsid w:val="00FA7A08"/>
    <w:rsid w:val="00FB0B79"/>
    <w:rsid w:val="00FB1461"/>
    <w:rsid w:val="00FD7524"/>
    <w:rsid w:val="00FE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08609"/>
  <w15:chartTrackingRefBased/>
  <w15:docId w15:val="{E71AEE28-246E-42F1-BADF-CF6EAF7A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D26D1"/>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ED26D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D26D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D26D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D26D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C31A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FE64C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ED26D1"/>
    <w:pPr>
      <w:keepNext/>
      <w:keepLines/>
      <w:spacing w:after="60"/>
    </w:pPr>
    <w:rPr>
      <w:sz w:val="52"/>
      <w:szCs w:val="52"/>
    </w:rPr>
  </w:style>
  <w:style w:type="character" w:customStyle="1" w:styleId="TitleChar">
    <w:name w:val="Title Char"/>
    <w:basedOn w:val="DefaultParagraphFont"/>
    <w:link w:val="Title"/>
    <w:rsid w:val="00ED26D1"/>
    <w:rPr>
      <w:rFonts w:ascii="Arial" w:eastAsia="Arial" w:hAnsi="Arial" w:cs="Arial"/>
      <w:sz w:val="52"/>
      <w:szCs w:val="52"/>
      <w:lang w:val="vi"/>
    </w:rPr>
  </w:style>
  <w:style w:type="character" w:customStyle="1" w:styleId="Heading1Char">
    <w:name w:val="Heading 1 Char"/>
    <w:basedOn w:val="DefaultParagraphFont"/>
    <w:link w:val="Heading1"/>
    <w:rsid w:val="00ED26D1"/>
    <w:rPr>
      <w:rFonts w:ascii="Arial" w:eastAsia="Arial" w:hAnsi="Arial" w:cs="Arial"/>
      <w:sz w:val="40"/>
      <w:szCs w:val="40"/>
      <w:lang w:val="vi"/>
    </w:rPr>
  </w:style>
  <w:style w:type="paragraph" w:styleId="BalloonText">
    <w:name w:val="Balloon Text"/>
    <w:basedOn w:val="Normal"/>
    <w:link w:val="BalloonTextChar"/>
    <w:uiPriority w:val="99"/>
    <w:semiHidden/>
    <w:unhideWhenUsed/>
    <w:rsid w:val="00ED2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6D1"/>
    <w:rPr>
      <w:rFonts w:ascii="Segoe UI" w:eastAsia="Arial" w:hAnsi="Segoe UI" w:cs="Segoe UI"/>
      <w:sz w:val="18"/>
      <w:szCs w:val="18"/>
      <w:lang w:val="vi"/>
    </w:rPr>
  </w:style>
  <w:style w:type="character" w:customStyle="1" w:styleId="Heading2Char">
    <w:name w:val="Heading 2 Char"/>
    <w:basedOn w:val="DefaultParagraphFont"/>
    <w:link w:val="Heading2"/>
    <w:uiPriority w:val="9"/>
    <w:rsid w:val="00ED26D1"/>
    <w:rPr>
      <w:rFonts w:asciiTheme="majorHAnsi" w:eastAsiaTheme="majorEastAsia" w:hAnsiTheme="majorHAnsi" w:cstheme="majorBidi"/>
      <w:color w:val="2E74B5" w:themeColor="accent1" w:themeShade="BF"/>
      <w:sz w:val="26"/>
      <w:szCs w:val="26"/>
      <w:lang w:val="vi"/>
    </w:rPr>
  </w:style>
  <w:style w:type="paragraph" w:styleId="NoSpacing">
    <w:name w:val="No Spacing"/>
    <w:uiPriority w:val="1"/>
    <w:qFormat/>
    <w:rsid w:val="00ED26D1"/>
    <w:pPr>
      <w:spacing w:after="0" w:line="240" w:lineRule="auto"/>
    </w:pPr>
    <w:rPr>
      <w:rFonts w:ascii="Arial" w:eastAsia="Arial" w:hAnsi="Arial" w:cs="Arial"/>
      <w:lang w:val="vi"/>
    </w:rPr>
  </w:style>
  <w:style w:type="character" w:customStyle="1" w:styleId="Heading3Char">
    <w:name w:val="Heading 3 Char"/>
    <w:basedOn w:val="DefaultParagraphFont"/>
    <w:link w:val="Heading3"/>
    <w:uiPriority w:val="9"/>
    <w:rsid w:val="00ED26D1"/>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ED26D1"/>
    <w:rPr>
      <w:rFonts w:asciiTheme="majorHAnsi" w:eastAsiaTheme="majorEastAsia" w:hAnsiTheme="majorHAnsi" w:cstheme="majorBidi"/>
      <w:i/>
      <w:iCs/>
      <w:color w:val="2E74B5" w:themeColor="accent1" w:themeShade="BF"/>
      <w:lang w:val="vi"/>
    </w:rPr>
  </w:style>
  <w:style w:type="paragraph" w:styleId="Caption">
    <w:name w:val="caption"/>
    <w:basedOn w:val="Normal"/>
    <w:next w:val="Normal"/>
    <w:uiPriority w:val="35"/>
    <w:unhideWhenUsed/>
    <w:qFormat/>
    <w:rsid w:val="00492100"/>
    <w:pPr>
      <w:spacing w:after="200" w:line="240" w:lineRule="auto"/>
    </w:pPr>
    <w:rPr>
      <w:i/>
      <w:iCs/>
      <w:color w:val="44546A" w:themeColor="text2"/>
      <w:sz w:val="18"/>
      <w:szCs w:val="18"/>
    </w:rPr>
  </w:style>
  <w:style w:type="paragraph" w:styleId="ListParagraph">
    <w:name w:val="List Paragraph"/>
    <w:basedOn w:val="Normal"/>
    <w:uiPriority w:val="34"/>
    <w:qFormat/>
    <w:rsid w:val="00CF6ADC"/>
    <w:pPr>
      <w:ind w:left="720"/>
      <w:contextualSpacing/>
    </w:pPr>
  </w:style>
  <w:style w:type="table" w:styleId="TableGrid">
    <w:name w:val="Table Grid"/>
    <w:basedOn w:val="TableNormal"/>
    <w:uiPriority w:val="39"/>
    <w:rsid w:val="0030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2">
    <w:name w:val="2"/>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1">
    <w:name w:val="1"/>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paragraph" w:styleId="TOCHeading">
    <w:name w:val="TOC Heading"/>
    <w:basedOn w:val="Heading1"/>
    <w:next w:val="Normal"/>
    <w:uiPriority w:val="39"/>
    <w:unhideWhenUsed/>
    <w:qFormat/>
    <w:rsid w:val="001D2906"/>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1D2906"/>
    <w:pPr>
      <w:spacing w:after="100"/>
      <w:ind w:left="220"/>
    </w:pPr>
  </w:style>
  <w:style w:type="paragraph" w:styleId="TOC3">
    <w:name w:val="toc 3"/>
    <w:basedOn w:val="Normal"/>
    <w:next w:val="Normal"/>
    <w:autoRedefine/>
    <w:uiPriority w:val="39"/>
    <w:unhideWhenUsed/>
    <w:rsid w:val="001D2906"/>
    <w:pPr>
      <w:spacing w:after="100"/>
      <w:ind w:left="440"/>
    </w:pPr>
  </w:style>
  <w:style w:type="character" w:styleId="Hyperlink">
    <w:name w:val="Hyperlink"/>
    <w:basedOn w:val="DefaultParagraphFont"/>
    <w:uiPriority w:val="99"/>
    <w:unhideWhenUsed/>
    <w:rsid w:val="001D2906"/>
    <w:rPr>
      <w:color w:val="0563C1" w:themeColor="hyperlink"/>
      <w:u w:val="single"/>
    </w:rPr>
  </w:style>
  <w:style w:type="paragraph" w:styleId="TOC1">
    <w:name w:val="toc 1"/>
    <w:basedOn w:val="Normal"/>
    <w:next w:val="Normal"/>
    <w:autoRedefine/>
    <w:uiPriority w:val="39"/>
    <w:unhideWhenUsed/>
    <w:rsid w:val="001D2906"/>
    <w:pPr>
      <w:spacing w:after="100" w:line="259" w:lineRule="auto"/>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3F0839"/>
    <w:pPr>
      <w:spacing w:after="100"/>
      <w:ind w:left="660"/>
    </w:pPr>
  </w:style>
  <w:style w:type="paragraph" w:styleId="TableofFigures">
    <w:name w:val="table of figures"/>
    <w:basedOn w:val="Normal"/>
    <w:next w:val="Normal"/>
    <w:uiPriority w:val="99"/>
    <w:unhideWhenUsed/>
    <w:rsid w:val="00710E2F"/>
  </w:style>
  <w:style w:type="paragraph" w:styleId="Header">
    <w:name w:val="header"/>
    <w:basedOn w:val="Normal"/>
    <w:link w:val="HeaderChar"/>
    <w:uiPriority w:val="99"/>
    <w:unhideWhenUsed/>
    <w:rsid w:val="005F1E69"/>
    <w:pPr>
      <w:tabs>
        <w:tab w:val="center" w:pos="4680"/>
        <w:tab w:val="right" w:pos="9360"/>
      </w:tabs>
      <w:spacing w:line="240" w:lineRule="auto"/>
    </w:pPr>
  </w:style>
  <w:style w:type="character" w:customStyle="1" w:styleId="HeaderChar">
    <w:name w:val="Header Char"/>
    <w:basedOn w:val="DefaultParagraphFont"/>
    <w:link w:val="Header"/>
    <w:uiPriority w:val="99"/>
    <w:rsid w:val="005F1E69"/>
    <w:rPr>
      <w:rFonts w:ascii="Arial" w:eastAsia="Arial" w:hAnsi="Arial" w:cs="Arial"/>
      <w:lang w:val="vi"/>
    </w:rPr>
  </w:style>
  <w:style w:type="paragraph" w:styleId="Footer">
    <w:name w:val="footer"/>
    <w:basedOn w:val="Normal"/>
    <w:link w:val="FooterChar"/>
    <w:uiPriority w:val="99"/>
    <w:unhideWhenUsed/>
    <w:rsid w:val="005F1E69"/>
    <w:pPr>
      <w:tabs>
        <w:tab w:val="center" w:pos="4680"/>
        <w:tab w:val="right" w:pos="9360"/>
      </w:tabs>
      <w:spacing w:line="240" w:lineRule="auto"/>
    </w:pPr>
  </w:style>
  <w:style w:type="character" w:customStyle="1" w:styleId="FooterChar">
    <w:name w:val="Footer Char"/>
    <w:basedOn w:val="DefaultParagraphFont"/>
    <w:link w:val="Footer"/>
    <w:uiPriority w:val="99"/>
    <w:rsid w:val="005F1E69"/>
    <w:rPr>
      <w:rFonts w:ascii="Arial" w:eastAsia="Arial" w:hAnsi="Arial" w:cs="Arial"/>
      <w:lang w:val="vi"/>
    </w:rPr>
  </w:style>
  <w:style w:type="character" w:customStyle="1" w:styleId="jsgrdq">
    <w:name w:val="jsgrdq"/>
    <w:basedOn w:val="DefaultParagraphFont"/>
    <w:rsid w:val="001B7C9C"/>
  </w:style>
  <w:style w:type="character" w:customStyle="1" w:styleId="Heading5Char">
    <w:name w:val="Heading 5 Char"/>
    <w:basedOn w:val="DefaultParagraphFont"/>
    <w:link w:val="Heading5"/>
    <w:uiPriority w:val="9"/>
    <w:rsid w:val="006C31AE"/>
    <w:rPr>
      <w:rFonts w:asciiTheme="majorHAnsi" w:eastAsiaTheme="majorEastAsia" w:hAnsiTheme="majorHAnsi" w:cstheme="majorBidi"/>
      <w:color w:val="2E74B5" w:themeColor="accent1" w:themeShade="BF"/>
      <w:lang w:val="vi"/>
    </w:rPr>
  </w:style>
  <w:style w:type="character" w:styleId="Strong">
    <w:name w:val="Strong"/>
    <w:basedOn w:val="DefaultParagraphFont"/>
    <w:uiPriority w:val="22"/>
    <w:qFormat/>
    <w:rsid w:val="00A44077"/>
    <w:rPr>
      <w:b/>
      <w:bCs/>
    </w:rPr>
  </w:style>
  <w:style w:type="character" w:customStyle="1" w:styleId="Heading6Char">
    <w:name w:val="Heading 6 Char"/>
    <w:basedOn w:val="DefaultParagraphFont"/>
    <w:link w:val="Heading6"/>
    <w:uiPriority w:val="9"/>
    <w:rsid w:val="00FE64C7"/>
    <w:rPr>
      <w:rFonts w:asciiTheme="majorHAnsi" w:eastAsiaTheme="majorEastAsia" w:hAnsiTheme="majorHAnsi" w:cstheme="majorBidi"/>
      <w:color w:val="1F4D78" w:themeColor="accent1" w:themeShade="7F"/>
      <w:lang w:val="vi"/>
    </w:rPr>
  </w:style>
  <w:style w:type="paragraph" w:styleId="NormalWeb">
    <w:name w:val="Normal (Web)"/>
    <w:basedOn w:val="Normal"/>
    <w:uiPriority w:val="99"/>
    <w:semiHidden/>
    <w:unhideWhenUsed/>
    <w:rsid w:val="006A0D3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ListBullet">
    <w:name w:val="List Bullet"/>
    <w:basedOn w:val="Normal"/>
    <w:uiPriority w:val="7"/>
    <w:qFormat/>
    <w:rsid w:val="006A54F9"/>
    <w:pPr>
      <w:spacing w:before="120" w:after="120" w:line="288" w:lineRule="auto"/>
      <w:contextualSpacing/>
    </w:pPr>
    <w:rPr>
      <w:rFonts w:eastAsia="Calibri" w:cs="Times New Roman"/>
      <w:color w:val="333333"/>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3990">
      <w:bodyDiv w:val="1"/>
      <w:marLeft w:val="0"/>
      <w:marRight w:val="0"/>
      <w:marTop w:val="0"/>
      <w:marBottom w:val="0"/>
      <w:divBdr>
        <w:top w:val="none" w:sz="0" w:space="0" w:color="auto"/>
        <w:left w:val="none" w:sz="0" w:space="0" w:color="auto"/>
        <w:bottom w:val="none" w:sz="0" w:space="0" w:color="auto"/>
        <w:right w:val="none" w:sz="0" w:space="0" w:color="auto"/>
      </w:divBdr>
    </w:div>
    <w:div w:id="35086033">
      <w:bodyDiv w:val="1"/>
      <w:marLeft w:val="0"/>
      <w:marRight w:val="0"/>
      <w:marTop w:val="0"/>
      <w:marBottom w:val="0"/>
      <w:divBdr>
        <w:top w:val="none" w:sz="0" w:space="0" w:color="auto"/>
        <w:left w:val="none" w:sz="0" w:space="0" w:color="auto"/>
        <w:bottom w:val="none" w:sz="0" w:space="0" w:color="auto"/>
        <w:right w:val="none" w:sz="0" w:space="0" w:color="auto"/>
      </w:divBdr>
    </w:div>
    <w:div w:id="53234973">
      <w:bodyDiv w:val="1"/>
      <w:marLeft w:val="0"/>
      <w:marRight w:val="0"/>
      <w:marTop w:val="0"/>
      <w:marBottom w:val="0"/>
      <w:divBdr>
        <w:top w:val="none" w:sz="0" w:space="0" w:color="auto"/>
        <w:left w:val="none" w:sz="0" w:space="0" w:color="auto"/>
        <w:bottom w:val="none" w:sz="0" w:space="0" w:color="auto"/>
        <w:right w:val="none" w:sz="0" w:space="0" w:color="auto"/>
      </w:divBdr>
    </w:div>
    <w:div w:id="65612462">
      <w:bodyDiv w:val="1"/>
      <w:marLeft w:val="0"/>
      <w:marRight w:val="0"/>
      <w:marTop w:val="0"/>
      <w:marBottom w:val="0"/>
      <w:divBdr>
        <w:top w:val="none" w:sz="0" w:space="0" w:color="auto"/>
        <w:left w:val="none" w:sz="0" w:space="0" w:color="auto"/>
        <w:bottom w:val="none" w:sz="0" w:space="0" w:color="auto"/>
        <w:right w:val="none" w:sz="0" w:space="0" w:color="auto"/>
      </w:divBdr>
    </w:div>
    <w:div w:id="121575804">
      <w:bodyDiv w:val="1"/>
      <w:marLeft w:val="0"/>
      <w:marRight w:val="0"/>
      <w:marTop w:val="0"/>
      <w:marBottom w:val="0"/>
      <w:divBdr>
        <w:top w:val="none" w:sz="0" w:space="0" w:color="auto"/>
        <w:left w:val="none" w:sz="0" w:space="0" w:color="auto"/>
        <w:bottom w:val="none" w:sz="0" w:space="0" w:color="auto"/>
        <w:right w:val="none" w:sz="0" w:space="0" w:color="auto"/>
      </w:divBdr>
    </w:div>
    <w:div w:id="130288192">
      <w:bodyDiv w:val="1"/>
      <w:marLeft w:val="0"/>
      <w:marRight w:val="0"/>
      <w:marTop w:val="0"/>
      <w:marBottom w:val="0"/>
      <w:divBdr>
        <w:top w:val="none" w:sz="0" w:space="0" w:color="auto"/>
        <w:left w:val="none" w:sz="0" w:space="0" w:color="auto"/>
        <w:bottom w:val="none" w:sz="0" w:space="0" w:color="auto"/>
        <w:right w:val="none" w:sz="0" w:space="0" w:color="auto"/>
      </w:divBdr>
    </w:div>
    <w:div w:id="140657342">
      <w:bodyDiv w:val="1"/>
      <w:marLeft w:val="0"/>
      <w:marRight w:val="0"/>
      <w:marTop w:val="0"/>
      <w:marBottom w:val="0"/>
      <w:divBdr>
        <w:top w:val="none" w:sz="0" w:space="0" w:color="auto"/>
        <w:left w:val="none" w:sz="0" w:space="0" w:color="auto"/>
        <w:bottom w:val="none" w:sz="0" w:space="0" w:color="auto"/>
        <w:right w:val="none" w:sz="0" w:space="0" w:color="auto"/>
      </w:divBdr>
      <w:divsChild>
        <w:div w:id="2017922524">
          <w:marLeft w:val="446"/>
          <w:marRight w:val="0"/>
          <w:marTop w:val="192"/>
          <w:marBottom w:val="0"/>
          <w:divBdr>
            <w:top w:val="none" w:sz="0" w:space="0" w:color="auto"/>
            <w:left w:val="none" w:sz="0" w:space="0" w:color="auto"/>
            <w:bottom w:val="none" w:sz="0" w:space="0" w:color="auto"/>
            <w:right w:val="none" w:sz="0" w:space="0" w:color="auto"/>
          </w:divBdr>
        </w:div>
        <w:div w:id="2033653231">
          <w:marLeft w:val="446"/>
          <w:marRight w:val="0"/>
          <w:marTop w:val="192"/>
          <w:marBottom w:val="0"/>
          <w:divBdr>
            <w:top w:val="none" w:sz="0" w:space="0" w:color="auto"/>
            <w:left w:val="none" w:sz="0" w:space="0" w:color="auto"/>
            <w:bottom w:val="none" w:sz="0" w:space="0" w:color="auto"/>
            <w:right w:val="none" w:sz="0" w:space="0" w:color="auto"/>
          </w:divBdr>
        </w:div>
      </w:divsChild>
    </w:div>
    <w:div w:id="162938306">
      <w:bodyDiv w:val="1"/>
      <w:marLeft w:val="0"/>
      <w:marRight w:val="0"/>
      <w:marTop w:val="0"/>
      <w:marBottom w:val="0"/>
      <w:divBdr>
        <w:top w:val="none" w:sz="0" w:space="0" w:color="auto"/>
        <w:left w:val="none" w:sz="0" w:space="0" w:color="auto"/>
        <w:bottom w:val="none" w:sz="0" w:space="0" w:color="auto"/>
        <w:right w:val="none" w:sz="0" w:space="0" w:color="auto"/>
      </w:divBdr>
    </w:div>
    <w:div w:id="170340907">
      <w:bodyDiv w:val="1"/>
      <w:marLeft w:val="0"/>
      <w:marRight w:val="0"/>
      <w:marTop w:val="0"/>
      <w:marBottom w:val="0"/>
      <w:divBdr>
        <w:top w:val="none" w:sz="0" w:space="0" w:color="auto"/>
        <w:left w:val="none" w:sz="0" w:space="0" w:color="auto"/>
        <w:bottom w:val="none" w:sz="0" w:space="0" w:color="auto"/>
        <w:right w:val="none" w:sz="0" w:space="0" w:color="auto"/>
      </w:divBdr>
    </w:div>
    <w:div w:id="170610497">
      <w:bodyDiv w:val="1"/>
      <w:marLeft w:val="0"/>
      <w:marRight w:val="0"/>
      <w:marTop w:val="0"/>
      <w:marBottom w:val="0"/>
      <w:divBdr>
        <w:top w:val="none" w:sz="0" w:space="0" w:color="auto"/>
        <w:left w:val="none" w:sz="0" w:space="0" w:color="auto"/>
        <w:bottom w:val="none" w:sz="0" w:space="0" w:color="auto"/>
        <w:right w:val="none" w:sz="0" w:space="0" w:color="auto"/>
      </w:divBdr>
      <w:divsChild>
        <w:div w:id="100421484">
          <w:marLeft w:val="0"/>
          <w:marRight w:val="0"/>
          <w:marTop w:val="0"/>
          <w:marBottom w:val="0"/>
          <w:divBdr>
            <w:top w:val="none" w:sz="0" w:space="0" w:color="auto"/>
            <w:left w:val="none" w:sz="0" w:space="0" w:color="auto"/>
            <w:bottom w:val="none" w:sz="0" w:space="0" w:color="auto"/>
            <w:right w:val="none" w:sz="0" w:space="0" w:color="auto"/>
          </w:divBdr>
          <w:divsChild>
            <w:div w:id="1648851093">
              <w:marLeft w:val="0"/>
              <w:marRight w:val="0"/>
              <w:marTop w:val="0"/>
              <w:marBottom w:val="0"/>
              <w:divBdr>
                <w:top w:val="none" w:sz="0" w:space="0" w:color="auto"/>
                <w:left w:val="none" w:sz="0" w:space="0" w:color="auto"/>
                <w:bottom w:val="single" w:sz="6" w:space="0" w:color="C0C0C0"/>
                <w:right w:val="none" w:sz="0" w:space="0" w:color="auto"/>
              </w:divBdr>
              <w:divsChild>
                <w:div w:id="1619025305">
                  <w:marLeft w:val="0"/>
                  <w:marRight w:val="0"/>
                  <w:marTop w:val="0"/>
                  <w:marBottom w:val="0"/>
                  <w:divBdr>
                    <w:top w:val="none" w:sz="0" w:space="0" w:color="auto"/>
                    <w:left w:val="none" w:sz="0" w:space="0" w:color="auto"/>
                    <w:bottom w:val="none" w:sz="0" w:space="0" w:color="auto"/>
                    <w:right w:val="none" w:sz="0" w:space="0" w:color="auto"/>
                  </w:divBdr>
                  <w:divsChild>
                    <w:div w:id="1921059957">
                      <w:marLeft w:val="0"/>
                      <w:marRight w:val="0"/>
                      <w:marTop w:val="0"/>
                      <w:marBottom w:val="0"/>
                      <w:divBdr>
                        <w:top w:val="none" w:sz="0" w:space="0" w:color="auto"/>
                        <w:left w:val="none" w:sz="0" w:space="0" w:color="auto"/>
                        <w:bottom w:val="none" w:sz="0" w:space="0" w:color="auto"/>
                        <w:right w:val="none" w:sz="0" w:space="0" w:color="auto"/>
                      </w:divBdr>
                      <w:divsChild>
                        <w:div w:id="297496880">
                          <w:marLeft w:val="0"/>
                          <w:marRight w:val="0"/>
                          <w:marTop w:val="0"/>
                          <w:marBottom w:val="0"/>
                          <w:divBdr>
                            <w:top w:val="none" w:sz="0" w:space="0" w:color="auto"/>
                            <w:left w:val="none" w:sz="0" w:space="0" w:color="auto"/>
                            <w:bottom w:val="none" w:sz="0" w:space="0" w:color="auto"/>
                            <w:right w:val="none" w:sz="0" w:space="0" w:color="auto"/>
                          </w:divBdr>
                          <w:divsChild>
                            <w:div w:id="14815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631071">
      <w:bodyDiv w:val="1"/>
      <w:marLeft w:val="0"/>
      <w:marRight w:val="0"/>
      <w:marTop w:val="0"/>
      <w:marBottom w:val="0"/>
      <w:divBdr>
        <w:top w:val="none" w:sz="0" w:space="0" w:color="auto"/>
        <w:left w:val="none" w:sz="0" w:space="0" w:color="auto"/>
        <w:bottom w:val="none" w:sz="0" w:space="0" w:color="auto"/>
        <w:right w:val="none" w:sz="0" w:space="0" w:color="auto"/>
      </w:divBdr>
      <w:divsChild>
        <w:div w:id="2017805828">
          <w:marLeft w:val="547"/>
          <w:marRight w:val="0"/>
          <w:marTop w:val="0"/>
          <w:marBottom w:val="0"/>
          <w:divBdr>
            <w:top w:val="none" w:sz="0" w:space="0" w:color="auto"/>
            <w:left w:val="none" w:sz="0" w:space="0" w:color="auto"/>
            <w:bottom w:val="none" w:sz="0" w:space="0" w:color="auto"/>
            <w:right w:val="none" w:sz="0" w:space="0" w:color="auto"/>
          </w:divBdr>
        </w:div>
        <w:div w:id="1037848896">
          <w:marLeft w:val="547"/>
          <w:marRight w:val="0"/>
          <w:marTop w:val="0"/>
          <w:marBottom w:val="0"/>
          <w:divBdr>
            <w:top w:val="none" w:sz="0" w:space="0" w:color="auto"/>
            <w:left w:val="none" w:sz="0" w:space="0" w:color="auto"/>
            <w:bottom w:val="none" w:sz="0" w:space="0" w:color="auto"/>
            <w:right w:val="none" w:sz="0" w:space="0" w:color="auto"/>
          </w:divBdr>
        </w:div>
      </w:divsChild>
    </w:div>
    <w:div w:id="382027549">
      <w:bodyDiv w:val="1"/>
      <w:marLeft w:val="0"/>
      <w:marRight w:val="0"/>
      <w:marTop w:val="0"/>
      <w:marBottom w:val="0"/>
      <w:divBdr>
        <w:top w:val="none" w:sz="0" w:space="0" w:color="auto"/>
        <w:left w:val="none" w:sz="0" w:space="0" w:color="auto"/>
        <w:bottom w:val="none" w:sz="0" w:space="0" w:color="auto"/>
        <w:right w:val="none" w:sz="0" w:space="0" w:color="auto"/>
      </w:divBdr>
    </w:div>
    <w:div w:id="408962665">
      <w:bodyDiv w:val="1"/>
      <w:marLeft w:val="0"/>
      <w:marRight w:val="0"/>
      <w:marTop w:val="0"/>
      <w:marBottom w:val="0"/>
      <w:divBdr>
        <w:top w:val="none" w:sz="0" w:space="0" w:color="auto"/>
        <w:left w:val="none" w:sz="0" w:space="0" w:color="auto"/>
        <w:bottom w:val="none" w:sz="0" w:space="0" w:color="auto"/>
        <w:right w:val="none" w:sz="0" w:space="0" w:color="auto"/>
      </w:divBdr>
      <w:divsChild>
        <w:div w:id="182742567">
          <w:marLeft w:val="446"/>
          <w:marRight w:val="0"/>
          <w:marTop w:val="80"/>
          <w:marBottom w:val="200"/>
          <w:divBdr>
            <w:top w:val="none" w:sz="0" w:space="0" w:color="auto"/>
            <w:left w:val="none" w:sz="0" w:space="0" w:color="auto"/>
            <w:bottom w:val="none" w:sz="0" w:space="0" w:color="auto"/>
            <w:right w:val="none" w:sz="0" w:space="0" w:color="auto"/>
          </w:divBdr>
        </w:div>
        <w:div w:id="1866097655">
          <w:marLeft w:val="446"/>
          <w:marRight w:val="0"/>
          <w:marTop w:val="80"/>
          <w:marBottom w:val="200"/>
          <w:divBdr>
            <w:top w:val="none" w:sz="0" w:space="0" w:color="auto"/>
            <w:left w:val="none" w:sz="0" w:space="0" w:color="auto"/>
            <w:bottom w:val="none" w:sz="0" w:space="0" w:color="auto"/>
            <w:right w:val="none" w:sz="0" w:space="0" w:color="auto"/>
          </w:divBdr>
        </w:div>
      </w:divsChild>
    </w:div>
    <w:div w:id="412777342">
      <w:bodyDiv w:val="1"/>
      <w:marLeft w:val="0"/>
      <w:marRight w:val="0"/>
      <w:marTop w:val="0"/>
      <w:marBottom w:val="0"/>
      <w:divBdr>
        <w:top w:val="none" w:sz="0" w:space="0" w:color="auto"/>
        <w:left w:val="none" w:sz="0" w:space="0" w:color="auto"/>
        <w:bottom w:val="none" w:sz="0" w:space="0" w:color="auto"/>
        <w:right w:val="none" w:sz="0" w:space="0" w:color="auto"/>
      </w:divBdr>
    </w:div>
    <w:div w:id="471364321">
      <w:bodyDiv w:val="1"/>
      <w:marLeft w:val="0"/>
      <w:marRight w:val="0"/>
      <w:marTop w:val="0"/>
      <w:marBottom w:val="0"/>
      <w:divBdr>
        <w:top w:val="none" w:sz="0" w:space="0" w:color="auto"/>
        <w:left w:val="none" w:sz="0" w:space="0" w:color="auto"/>
        <w:bottom w:val="none" w:sz="0" w:space="0" w:color="auto"/>
        <w:right w:val="none" w:sz="0" w:space="0" w:color="auto"/>
      </w:divBdr>
    </w:div>
    <w:div w:id="507910112">
      <w:bodyDiv w:val="1"/>
      <w:marLeft w:val="0"/>
      <w:marRight w:val="0"/>
      <w:marTop w:val="0"/>
      <w:marBottom w:val="0"/>
      <w:divBdr>
        <w:top w:val="none" w:sz="0" w:space="0" w:color="auto"/>
        <w:left w:val="none" w:sz="0" w:space="0" w:color="auto"/>
        <w:bottom w:val="none" w:sz="0" w:space="0" w:color="auto"/>
        <w:right w:val="none" w:sz="0" w:space="0" w:color="auto"/>
      </w:divBdr>
    </w:div>
    <w:div w:id="532423075">
      <w:bodyDiv w:val="1"/>
      <w:marLeft w:val="0"/>
      <w:marRight w:val="0"/>
      <w:marTop w:val="0"/>
      <w:marBottom w:val="0"/>
      <w:divBdr>
        <w:top w:val="none" w:sz="0" w:space="0" w:color="auto"/>
        <w:left w:val="none" w:sz="0" w:space="0" w:color="auto"/>
        <w:bottom w:val="none" w:sz="0" w:space="0" w:color="auto"/>
        <w:right w:val="none" w:sz="0" w:space="0" w:color="auto"/>
      </w:divBdr>
    </w:div>
    <w:div w:id="687485011">
      <w:bodyDiv w:val="1"/>
      <w:marLeft w:val="0"/>
      <w:marRight w:val="0"/>
      <w:marTop w:val="0"/>
      <w:marBottom w:val="0"/>
      <w:divBdr>
        <w:top w:val="none" w:sz="0" w:space="0" w:color="auto"/>
        <w:left w:val="none" w:sz="0" w:space="0" w:color="auto"/>
        <w:bottom w:val="none" w:sz="0" w:space="0" w:color="auto"/>
        <w:right w:val="none" w:sz="0" w:space="0" w:color="auto"/>
      </w:divBdr>
    </w:div>
    <w:div w:id="696539894">
      <w:bodyDiv w:val="1"/>
      <w:marLeft w:val="0"/>
      <w:marRight w:val="0"/>
      <w:marTop w:val="0"/>
      <w:marBottom w:val="0"/>
      <w:divBdr>
        <w:top w:val="none" w:sz="0" w:space="0" w:color="auto"/>
        <w:left w:val="none" w:sz="0" w:space="0" w:color="auto"/>
        <w:bottom w:val="none" w:sz="0" w:space="0" w:color="auto"/>
        <w:right w:val="none" w:sz="0" w:space="0" w:color="auto"/>
      </w:divBdr>
    </w:div>
    <w:div w:id="857429538">
      <w:bodyDiv w:val="1"/>
      <w:marLeft w:val="0"/>
      <w:marRight w:val="0"/>
      <w:marTop w:val="0"/>
      <w:marBottom w:val="0"/>
      <w:divBdr>
        <w:top w:val="none" w:sz="0" w:space="0" w:color="auto"/>
        <w:left w:val="none" w:sz="0" w:space="0" w:color="auto"/>
        <w:bottom w:val="none" w:sz="0" w:space="0" w:color="auto"/>
        <w:right w:val="none" w:sz="0" w:space="0" w:color="auto"/>
      </w:divBdr>
    </w:div>
    <w:div w:id="866984506">
      <w:bodyDiv w:val="1"/>
      <w:marLeft w:val="0"/>
      <w:marRight w:val="0"/>
      <w:marTop w:val="0"/>
      <w:marBottom w:val="0"/>
      <w:divBdr>
        <w:top w:val="none" w:sz="0" w:space="0" w:color="auto"/>
        <w:left w:val="none" w:sz="0" w:space="0" w:color="auto"/>
        <w:bottom w:val="none" w:sz="0" w:space="0" w:color="auto"/>
        <w:right w:val="none" w:sz="0" w:space="0" w:color="auto"/>
      </w:divBdr>
    </w:div>
    <w:div w:id="878392670">
      <w:bodyDiv w:val="1"/>
      <w:marLeft w:val="0"/>
      <w:marRight w:val="0"/>
      <w:marTop w:val="0"/>
      <w:marBottom w:val="0"/>
      <w:divBdr>
        <w:top w:val="none" w:sz="0" w:space="0" w:color="auto"/>
        <w:left w:val="none" w:sz="0" w:space="0" w:color="auto"/>
        <w:bottom w:val="none" w:sz="0" w:space="0" w:color="auto"/>
        <w:right w:val="none" w:sz="0" w:space="0" w:color="auto"/>
      </w:divBdr>
    </w:div>
    <w:div w:id="974413907">
      <w:bodyDiv w:val="1"/>
      <w:marLeft w:val="0"/>
      <w:marRight w:val="0"/>
      <w:marTop w:val="0"/>
      <w:marBottom w:val="0"/>
      <w:divBdr>
        <w:top w:val="none" w:sz="0" w:space="0" w:color="auto"/>
        <w:left w:val="none" w:sz="0" w:space="0" w:color="auto"/>
        <w:bottom w:val="none" w:sz="0" w:space="0" w:color="auto"/>
        <w:right w:val="none" w:sz="0" w:space="0" w:color="auto"/>
      </w:divBdr>
    </w:div>
    <w:div w:id="1010641119">
      <w:bodyDiv w:val="1"/>
      <w:marLeft w:val="0"/>
      <w:marRight w:val="0"/>
      <w:marTop w:val="0"/>
      <w:marBottom w:val="0"/>
      <w:divBdr>
        <w:top w:val="none" w:sz="0" w:space="0" w:color="auto"/>
        <w:left w:val="none" w:sz="0" w:space="0" w:color="auto"/>
        <w:bottom w:val="none" w:sz="0" w:space="0" w:color="auto"/>
        <w:right w:val="none" w:sz="0" w:space="0" w:color="auto"/>
      </w:divBdr>
    </w:div>
    <w:div w:id="1074274670">
      <w:bodyDiv w:val="1"/>
      <w:marLeft w:val="0"/>
      <w:marRight w:val="0"/>
      <w:marTop w:val="0"/>
      <w:marBottom w:val="0"/>
      <w:divBdr>
        <w:top w:val="none" w:sz="0" w:space="0" w:color="auto"/>
        <w:left w:val="none" w:sz="0" w:space="0" w:color="auto"/>
        <w:bottom w:val="none" w:sz="0" w:space="0" w:color="auto"/>
        <w:right w:val="none" w:sz="0" w:space="0" w:color="auto"/>
      </w:divBdr>
    </w:div>
    <w:div w:id="1273436647">
      <w:bodyDiv w:val="1"/>
      <w:marLeft w:val="0"/>
      <w:marRight w:val="0"/>
      <w:marTop w:val="0"/>
      <w:marBottom w:val="0"/>
      <w:divBdr>
        <w:top w:val="none" w:sz="0" w:space="0" w:color="auto"/>
        <w:left w:val="none" w:sz="0" w:space="0" w:color="auto"/>
        <w:bottom w:val="none" w:sz="0" w:space="0" w:color="auto"/>
        <w:right w:val="none" w:sz="0" w:space="0" w:color="auto"/>
      </w:divBdr>
    </w:div>
    <w:div w:id="1337919604">
      <w:bodyDiv w:val="1"/>
      <w:marLeft w:val="0"/>
      <w:marRight w:val="0"/>
      <w:marTop w:val="0"/>
      <w:marBottom w:val="0"/>
      <w:divBdr>
        <w:top w:val="none" w:sz="0" w:space="0" w:color="auto"/>
        <w:left w:val="none" w:sz="0" w:space="0" w:color="auto"/>
        <w:bottom w:val="none" w:sz="0" w:space="0" w:color="auto"/>
        <w:right w:val="none" w:sz="0" w:space="0" w:color="auto"/>
      </w:divBdr>
      <w:divsChild>
        <w:div w:id="13114172">
          <w:marLeft w:val="446"/>
          <w:marRight w:val="0"/>
          <w:marTop w:val="120"/>
          <w:marBottom w:val="120"/>
          <w:divBdr>
            <w:top w:val="none" w:sz="0" w:space="0" w:color="auto"/>
            <w:left w:val="none" w:sz="0" w:space="0" w:color="auto"/>
            <w:bottom w:val="none" w:sz="0" w:space="0" w:color="auto"/>
            <w:right w:val="none" w:sz="0" w:space="0" w:color="auto"/>
          </w:divBdr>
        </w:div>
      </w:divsChild>
    </w:div>
    <w:div w:id="1379546269">
      <w:bodyDiv w:val="1"/>
      <w:marLeft w:val="0"/>
      <w:marRight w:val="0"/>
      <w:marTop w:val="0"/>
      <w:marBottom w:val="0"/>
      <w:divBdr>
        <w:top w:val="none" w:sz="0" w:space="0" w:color="auto"/>
        <w:left w:val="none" w:sz="0" w:space="0" w:color="auto"/>
        <w:bottom w:val="none" w:sz="0" w:space="0" w:color="auto"/>
        <w:right w:val="none" w:sz="0" w:space="0" w:color="auto"/>
      </w:divBdr>
    </w:div>
    <w:div w:id="1380743873">
      <w:bodyDiv w:val="1"/>
      <w:marLeft w:val="0"/>
      <w:marRight w:val="0"/>
      <w:marTop w:val="0"/>
      <w:marBottom w:val="0"/>
      <w:divBdr>
        <w:top w:val="none" w:sz="0" w:space="0" w:color="auto"/>
        <w:left w:val="none" w:sz="0" w:space="0" w:color="auto"/>
        <w:bottom w:val="none" w:sz="0" w:space="0" w:color="auto"/>
        <w:right w:val="none" w:sz="0" w:space="0" w:color="auto"/>
      </w:divBdr>
    </w:div>
    <w:div w:id="1426414419">
      <w:bodyDiv w:val="1"/>
      <w:marLeft w:val="0"/>
      <w:marRight w:val="0"/>
      <w:marTop w:val="0"/>
      <w:marBottom w:val="0"/>
      <w:divBdr>
        <w:top w:val="none" w:sz="0" w:space="0" w:color="auto"/>
        <w:left w:val="none" w:sz="0" w:space="0" w:color="auto"/>
        <w:bottom w:val="none" w:sz="0" w:space="0" w:color="auto"/>
        <w:right w:val="none" w:sz="0" w:space="0" w:color="auto"/>
      </w:divBdr>
      <w:divsChild>
        <w:div w:id="929192032">
          <w:marLeft w:val="547"/>
          <w:marRight w:val="0"/>
          <w:marTop w:val="0"/>
          <w:marBottom w:val="0"/>
          <w:divBdr>
            <w:top w:val="none" w:sz="0" w:space="0" w:color="auto"/>
            <w:left w:val="none" w:sz="0" w:space="0" w:color="auto"/>
            <w:bottom w:val="none" w:sz="0" w:space="0" w:color="auto"/>
            <w:right w:val="none" w:sz="0" w:space="0" w:color="auto"/>
          </w:divBdr>
        </w:div>
        <w:div w:id="791019936">
          <w:marLeft w:val="547"/>
          <w:marRight w:val="0"/>
          <w:marTop w:val="0"/>
          <w:marBottom w:val="0"/>
          <w:divBdr>
            <w:top w:val="none" w:sz="0" w:space="0" w:color="auto"/>
            <w:left w:val="none" w:sz="0" w:space="0" w:color="auto"/>
            <w:bottom w:val="none" w:sz="0" w:space="0" w:color="auto"/>
            <w:right w:val="none" w:sz="0" w:space="0" w:color="auto"/>
          </w:divBdr>
        </w:div>
      </w:divsChild>
    </w:div>
    <w:div w:id="1427114356">
      <w:bodyDiv w:val="1"/>
      <w:marLeft w:val="0"/>
      <w:marRight w:val="0"/>
      <w:marTop w:val="0"/>
      <w:marBottom w:val="0"/>
      <w:divBdr>
        <w:top w:val="none" w:sz="0" w:space="0" w:color="auto"/>
        <w:left w:val="none" w:sz="0" w:space="0" w:color="auto"/>
        <w:bottom w:val="none" w:sz="0" w:space="0" w:color="auto"/>
        <w:right w:val="none" w:sz="0" w:space="0" w:color="auto"/>
      </w:divBdr>
    </w:div>
    <w:div w:id="1466852156">
      <w:bodyDiv w:val="1"/>
      <w:marLeft w:val="0"/>
      <w:marRight w:val="0"/>
      <w:marTop w:val="0"/>
      <w:marBottom w:val="0"/>
      <w:divBdr>
        <w:top w:val="none" w:sz="0" w:space="0" w:color="auto"/>
        <w:left w:val="none" w:sz="0" w:space="0" w:color="auto"/>
        <w:bottom w:val="none" w:sz="0" w:space="0" w:color="auto"/>
        <w:right w:val="none" w:sz="0" w:space="0" w:color="auto"/>
      </w:divBdr>
    </w:div>
    <w:div w:id="1528367669">
      <w:bodyDiv w:val="1"/>
      <w:marLeft w:val="0"/>
      <w:marRight w:val="0"/>
      <w:marTop w:val="0"/>
      <w:marBottom w:val="0"/>
      <w:divBdr>
        <w:top w:val="none" w:sz="0" w:space="0" w:color="auto"/>
        <w:left w:val="none" w:sz="0" w:space="0" w:color="auto"/>
        <w:bottom w:val="none" w:sz="0" w:space="0" w:color="auto"/>
        <w:right w:val="none" w:sz="0" w:space="0" w:color="auto"/>
      </w:divBdr>
    </w:div>
    <w:div w:id="1531138178">
      <w:bodyDiv w:val="1"/>
      <w:marLeft w:val="0"/>
      <w:marRight w:val="0"/>
      <w:marTop w:val="0"/>
      <w:marBottom w:val="0"/>
      <w:divBdr>
        <w:top w:val="none" w:sz="0" w:space="0" w:color="auto"/>
        <w:left w:val="none" w:sz="0" w:space="0" w:color="auto"/>
        <w:bottom w:val="none" w:sz="0" w:space="0" w:color="auto"/>
        <w:right w:val="none" w:sz="0" w:space="0" w:color="auto"/>
      </w:divBdr>
    </w:div>
    <w:div w:id="1591160996">
      <w:bodyDiv w:val="1"/>
      <w:marLeft w:val="0"/>
      <w:marRight w:val="0"/>
      <w:marTop w:val="0"/>
      <w:marBottom w:val="0"/>
      <w:divBdr>
        <w:top w:val="none" w:sz="0" w:space="0" w:color="auto"/>
        <w:left w:val="none" w:sz="0" w:space="0" w:color="auto"/>
        <w:bottom w:val="none" w:sz="0" w:space="0" w:color="auto"/>
        <w:right w:val="none" w:sz="0" w:space="0" w:color="auto"/>
      </w:divBdr>
    </w:div>
    <w:div w:id="1685591014">
      <w:bodyDiv w:val="1"/>
      <w:marLeft w:val="0"/>
      <w:marRight w:val="0"/>
      <w:marTop w:val="0"/>
      <w:marBottom w:val="0"/>
      <w:divBdr>
        <w:top w:val="none" w:sz="0" w:space="0" w:color="auto"/>
        <w:left w:val="none" w:sz="0" w:space="0" w:color="auto"/>
        <w:bottom w:val="none" w:sz="0" w:space="0" w:color="auto"/>
        <w:right w:val="none" w:sz="0" w:space="0" w:color="auto"/>
      </w:divBdr>
    </w:div>
    <w:div w:id="1693218123">
      <w:bodyDiv w:val="1"/>
      <w:marLeft w:val="0"/>
      <w:marRight w:val="0"/>
      <w:marTop w:val="0"/>
      <w:marBottom w:val="0"/>
      <w:divBdr>
        <w:top w:val="none" w:sz="0" w:space="0" w:color="auto"/>
        <w:left w:val="none" w:sz="0" w:space="0" w:color="auto"/>
        <w:bottom w:val="none" w:sz="0" w:space="0" w:color="auto"/>
        <w:right w:val="none" w:sz="0" w:space="0" w:color="auto"/>
      </w:divBdr>
      <w:divsChild>
        <w:div w:id="1986204117">
          <w:marLeft w:val="446"/>
          <w:marRight w:val="0"/>
          <w:marTop w:val="192"/>
          <w:marBottom w:val="0"/>
          <w:divBdr>
            <w:top w:val="none" w:sz="0" w:space="0" w:color="auto"/>
            <w:left w:val="none" w:sz="0" w:space="0" w:color="auto"/>
            <w:bottom w:val="none" w:sz="0" w:space="0" w:color="auto"/>
            <w:right w:val="none" w:sz="0" w:space="0" w:color="auto"/>
          </w:divBdr>
        </w:div>
        <w:div w:id="1626353733">
          <w:marLeft w:val="446"/>
          <w:marRight w:val="0"/>
          <w:marTop w:val="192"/>
          <w:marBottom w:val="0"/>
          <w:divBdr>
            <w:top w:val="none" w:sz="0" w:space="0" w:color="auto"/>
            <w:left w:val="none" w:sz="0" w:space="0" w:color="auto"/>
            <w:bottom w:val="none" w:sz="0" w:space="0" w:color="auto"/>
            <w:right w:val="none" w:sz="0" w:space="0" w:color="auto"/>
          </w:divBdr>
        </w:div>
      </w:divsChild>
    </w:div>
    <w:div w:id="1819687777">
      <w:bodyDiv w:val="1"/>
      <w:marLeft w:val="0"/>
      <w:marRight w:val="0"/>
      <w:marTop w:val="0"/>
      <w:marBottom w:val="0"/>
      <w:divBdr>
        <w:top w:val="none" w:sz="0" w:space="0" w:color="auto"/>
        <w:left w:val="none" w:sz="0" w:space="0" w:color="auto"/>
        <w:bottom w:val="none" w:sz="0" w:space="0" w:color="auto"/>
        <w:right w:val="none" w:sz="0" w:space="0" w:color="auto"/>
      </w:divBdr>
    </w:div>
    <w:div w:id="1880124993">
      <w:bodyDiv w:val="1"/>
      <w:marLeft w:val="0"/>
      <w:marRight w:val="0"/>
      <w:marTop w:val="0"/>
      <w:marBottom w:val="0"/>
      <w:divBdr>
        <w:top w:val="none" w:sz="0" w:space="0" w:color="auto"/>
        <w:left w:val="none" w:sz="0" w:space="0" w:color="auto"/>
        <w:bottom w:val="none" w:sz="0" w:space="0" w:color="auto"/>
        <w:right w:val="none" w:sz="0" w:space="0" w:color="auto"/>
      </w:divBdr>
    </w:div>
    <w:div w:id="1886676442">
      <w:bodyDiv w:val="1"/>
      <w:marLeft w:val="0"/>
      <w:marRight w:val="0"/>
      <w:marTop w:val="0"/>
      <w:marBottom w:val="0"/>
      <w:divBdr>
        <w:top w:val="none" w:sz="0" w:space="0" w:color="auto"/>
        <w:left w:val="none" w:sz="0" w:space="0" w:color="auto"/>
        <w:bottom w:val="none" w:sz="0" w:space="0" w:color="auto"/>
        <w:right w:val="none" w:sz="0" w:space="0" w:color="auto"/>
      </w:divBdr>
      <w:divsChild>
        <w:div w:id="506287952">
          <w:marLeft w:val="446"/>
          <w:marRight w:val="0"/>
          <w:marTop w:val="192"/>
          <w:marBottom w:val="0"/>
          <w:divBdr>
            <w:top w:val="none" w:sz="0" w:space="0" w:color="auto"/>
            <w:left w:val="none" w:sz="0" w:space="0" w:color="auto"/>
            <w:bottom w:val="none" w:sz="0" w:space="0" w:color="auto"/>
            <w:right w:val="none" w:sz="0" w:space="0" w:color="auto"/>
          </w:divBdr>
        </w:div>
        <w:div w:id="1379934630">
          <w:marLeft w:val="446"/>
          <w:marRight w:val="0"/>
          <w:marTop w:val="192"/>
          <w:marBottom w:val="0"/>
          <w:divBdr>
            <w:top w:val="none" w:sz="0" w:space="0" w:color="auto"/>
            <w:left w:val="none" w:sz="0" w:space="0" w:color="auto"/>
            <w:bottom w:val="none" w:sz="0" w:space="0" w:color="auto"/>
            <w:right w:val="none" w:sz="0" w:space="0" w:color="auto"/>
          </w:divBdr>
        </w:div>
      </w:divsChild>
    </w:div>
    <w:div w:id="1900895261">
      <w:bodyDiv w:val="1"/>
      <w:marLeft w:val="0"/>
      <w:marRight w:val="0"/>
      <w:marTop w:val="0"/>
      <w:marBottom w:val="0"/>
      <w:divBdr>
        <w:top w:val="none" w:sz="0" w:space="0" w:color="auto"/>
        <w:left w:val="none" w:sz="0" w:space="0" w:color="auto"/>
        <w:bottom w:val="none" w:sz="0" w:space="0" w:color="auto"/>
        <w:right w:val="none" w:sz="0" w:space="0" w:color="auto"/>
      </w:divBdr>
    </w:div>
    <w:div w:id="1999378578">
      <w:bodyDiv w:val="1"/>
      <w:marLeft w:val="0"/>
      <w:marRight w:val="0"/>
      <w:marTop w:val="0"/>
      <w:marBottom w:val="0"/>
      <w:divBdr>
        <w:top w:val="none" w:sz="0" w:space="0" w:color="auto"/>
        <w:left w:val="none" w:sz="0" w:space="0" w:color="auto"/>
        <w:bottom w:val="none" w:sz="0" w:space="0" w:color="auto"/>
        <w:right w:val="none" w:sz="0" w:space="0" w:color="auto"/>
      </w:divBdr>
      <w:divsChild>
        <w:div w:id="176504302">
          <w:marLeft w:val="446"/>
          <w:marRight w:val="0"/>
          <w:marTop w:val="192"/>
          <w:marBottom w:val="0"/>
          <w:divBdr>
            <w:top w:val="none" w:sz="0" w:space="0" w:color="auto"/>
            <w:left w:val="none" w:sz="0" w:space="0" w:color="auto"/>
            <w:bottom w:val="none" w:sz="0" w:space="0" w:color="auto"/>
            <w:right w:val="none" w:sz="0" w:space="0" w:color="auto"/>
          </w:divBdr>
        </w:div>
        <w:div w:id="2101247091">
          <w:marLeft w:val="446"/>
          <w:marRight w:val="0"/>
          <w:marTop w:val="192"/>
          <w:marBottom w:val="0"/>
          <w:divBdr>
            <w:top w:val="none" w:sz="0" w:space="0" w:color="auto"/>
            <w:left w:val="none" w:sz="0" w:space="0" w:color="auto"/>
            <w:bottom w:val="none" w:sz="0" w:space="0" w:color="auto"/>
            <w:right w:val="none" w:sz="0" w:space="0" w:color="auto"/>
          </w:divBdr>
        </w:div>
      </w:divsChild>
    </w:div>
    <w:div w:id="2004821458">
      <w:bodyDiv w:val="1"/>
      <w:marLeft w:val="0"/>
      <w:marRight w:val="0"/>
      <w:marTop w:val="0"/>
      <w:marBottom w:val="0"/>
      <w:divBdr>
        <w:top w:val="none" w:sz="0" w:space="0" w:color="auto"/>
        <w:left w:val="none" w:sz="0" w:space="0" w:color="auto"/>
        <w:bottom w:val="none" w:sz="0" w:space="0" w:color="auto"/>
        <w:right w:val="none" w:sz="0" w:space="0" w:color="auto"/>
      </w:divBdr>
    </w:div>
    <w:div w:id="2026176777">
      <w:bodyDiv w:val="1"/>
      <w:marLeft w:val="0"/>
      <w:marRight w:val="0"/>
      <w:marTop w:val="0"/>
      <w:marBottom w:val="0"/>
      <w:divBdr>
        <w:top w:val="none" w:sz="0" w:space="0" w:color="auto"/>
        <w:left w:val="none" w:sz="0" w:space="0" w:color="auto"/>
        <w:bottom w:val="none" w:sz="0" w:space="0" w:color="auto"/>
        <w:right w:val="none" w:sz="0" w:space="0" w:color="auto"/>
      </w:divBdr>
    </w:div>
    <w:div w:id="2028755443">
      <w:bodyDiv w:val="1"/>
      <w:marLeft w:val="0"/>
      <w:marRight w:val="0"/>
      <w:marTop w:val="0"/>
      <w:marBottom w:val="0"/>
      <w:divBdr>
        <w:top w:val="none" w:sz="0" w:space="0" w:color="auto"/>
        <w:left w:val="none" w:sz="0" w:space="0" w:color="auto"/>
        <w:bottom w:val="none" w:sz="0" w:space="0" w:color="auto"/>
        <w:right w:val="none" w:sz="0" w:space="0" w:color="auto"/>
      </w:divBdr>
    </w:div>
    <w:div w:id="2035685516">
      <w:bodyDiv w:val="1"/>
      <w:marLeft w:val="0"/>
      <w:marRight w:val="0"/>
      <w:marTop w:val="0"/>
      <w:marBottom w:val="0"/>
      <w:divBdr>
        <w:top w:val="none" w:sz="0" w:space="0" w:color="auto"/>
        <w:left w:val="none" w:sz="0" w:space="0" w:color="auto"/>
        <w:bottom w:val="none" w:sz="0" w:space="0" w:color="auto"/>
        <w:right w:val="none" w:sz="0" w:space="0" w:color="auto"/>
      </w:divBdr>
      <w:divsChild>
        <w:div w:id="1818064180">
          <w:marLeft w:val="0"/>
          <w:marRight w:val="0"/>
          <w:marTop w:val="0"/>
          <w:marBottom w:val="0"/>
          <w:divBdr>
            <w:top w:val="none" w:sz="0" w:space="0" w:color="auto"/>
            <w:left w:val="none" w:sz="0" w:space="0" w:color="auto"/>
            <w:bottom w:val="none" w:sz="0" w:space="0" w:color="auto"/>
            <w:right w:val="none" w:sz="0" w:space="0" w:color="auto"/>
          </w:divBdr>
          <w:divsChild>
            <w:div w:id="424770064">
              <w:marLeft w:val="0"/>
              <w:marRight w:val="0"/>
              <w:marTop w:val="0"/>
              <w:marBottom w:val="0"/>
              <w:divBdr>
                <w:top w:val="none" w:sz="0" w:space="0" w:color="auto"/>
                <w:left w:val="none" w:sz="0" w:space="0" w:color="auto"/>
                <w:bottom w:val="single" w:sz="6" w:space="0" w:color="C0C0C0"/>
                <w:right w:val="none" w:sz="0" w:space="0" w:color="auto"/>
              </w:divBdr>
              <w:divsChild>
                <w:div w:id="1955358304">
                  <w:marLeft w:val="0"/>
                  <w:marRight w:val="0"/>
                  <w:marTop w:val="0"/>
                  <w:marBottom w:val="0"/>
                  <w:divBdr>
                    <w:top w:val="none" w:sz="0" w:space="0" w:color="auto"/>
                    <w:left w:val="none" w:sz="0" w:space="0" w:color="auto"/>
                    <w:bottom w:val="none" w:sz="0" w:space="0" w:color="auto"/>
                    <w:right w:val="none" w:sz="0" w:space="0" w:color="auto"/>
                  </w:divBdr>
                  <w:divsChild>
                    <w:div w:id="1070155697">
                      <w:marLeft w:val="0"/>
                      <w:marRight w:val="0"/>
                      <w:marTop w:val="0"/>
                      <w:marBottom w:val="0"/>
                      <w:divBdr>
                        <w:top w:val="none" w:sz="0" w:space="0" w:color="auto"/>
                        <w:left w:val="none" w:sz="0" w:space="0" w:color="auto"/>
                        <w:bottom w:val="none" w:sz="0" w:space="0" w:color="auto"/>
                        <w:right w:val="none" w:sz="0" w:space="0" w:color="auto"/>
                      </w:divBdr>
                      <w:divsChild>
                        <w:div w:id="980573702">
                          <w:marLeft w:val="0"/>
                          <w:marRight w:val="0"/>
                          <w:marTop w:val="0"/>
                          <w:marBottom w:val="0"/>
                          <w:divBdr>
                            <w:top w:val="none" w:sz="0" w:space="0" w:color="auto"/>
                            <w:left w:val="none" w:sz="0" w:space="0" w:color="auto"/>
                            <w:bottom w:val="none" w:sz="0" w:space="0" w:color="auto"/>
                            <w:right w:val="none" w:sz="0" w:space="0" w:color="auto"/>
                          </w:divBdr>
                          <w:divsChild>
                            <w:div w:id="6998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75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6.xml"/><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8.jpeg"/><Relationship Id="rId63" Type="http://schemas.openxmlformats.org/officeDocument/2006/relationships/image" Target="media/image43.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1.xml"/><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customXml" Target="ink/ink5.xml"/><Relationship Id="rId32" Type="http://schemas.openxmlformats.org/officeDocument/2006/relationships/image" Target="media/image16.png"/><Relationship Id="rId37" Type="http://schemas.openxmlformats.org/officeDocument/2006/relationships/hyperlink" Target="mailto:xxxx@xxx.com" TargetMode="External"/><Relationship Id="rId40" Type="http://schemas.openxmlformats.org/officeDocument/2006/relationships/image" Target="media/image22.jpeg"/><Relationship Id="rId45" Type="http://schemas.openxmlformats.org/officeDocument/2006/relationships/image" Target="media/image26.jpg"/><Relationship Id="rId53" Type="http://schemas.openxmlformats.org/officeDocument/2006/relationships/image" Target="media/image34.png"/><Relationship Id="rId58" Type="http://schemas.openxmlformats.org/officeDocument/2006/relationships/image" Target="media/image38.png"/><Relationship Id="rId66"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image" Target="media/image7.png"/><Relationship Id="rId14" Type="http://schemas.openxmlformats.org/officeDocument/2006/relationships/hyperlink" Target="https://addons.mozilla.org/vi/firefox/addon/sql-inject-me/" TargetMode="External"/><Relationship Id="rId22" Type="http://schemas.openxmlformats.org/officeDocument/2006/relationships/customXml" Target="ink/ink4.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6.jpeg"/><Relationship Id="rId64" Type="http://schemas.openxmlformats.org/officeDocument/2006/relationships/image" Target="media/image44.png"/><Relationship Id="rId69" Type="http://schemas.microsoft.com/office/2011/relationships/people" Target="people.xml"/><Relationship Id="rId8" Type="http://schemas.openxmlformats.org/officeDocument/2006/relationships/image" Target="media/image1.jpeg"/><Relationship Id="rId51" Type="http://schemas.openxmlformats.org/officeDocument/2006/relationships/image" Target="media/image32.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hyperlink" Target="mailto:xxxx@xxx.com" TargetMode="External"/><Relationship Id="rId46" Type="http://schemas.openxmlformats.org/officeDocument/2006/relationships/image" Target="media/image27.png"/><Relationship Id="rId59" Type="http://schemas.openxmlformats.org/officeDocument/2006/relationships/image" Target="media/image39.png"/><Relationship Id="rId67" Type="http://schemas.openxmlformats.org/officeDocument/2006/relationships/hyperlink" Target="https://jmeter.apache.org/download_jmeter.cgi" TargetMode="External"/><Relationship Id="rId20" Type="http://schemas.openxmlformats.org/officeDocument/2006/relationships/customXml" Target="ink/ink3.xml"/><Relationship Id="rId41" Type="http://schemas.openxmlformats.org/officeDocument/2006/relationships/image" Target="media/image23.jpeg"/><Relationship Id="rId54" Type="http://schemas.openxmlformats.org/officeDocument/2006/relationships/hyperlink" Target="mailto:xxxx@xxx.com" TargetMode="External"/><Relationship Id="rId62" Type="http://schemas.openxmlformats.org/officeDocument/2006/relationships/image" Target="media/image42.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ddons.mozilla.org/vi/firefox/addon/xss-me/" TargetMode="External"/><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0.png"/><Relationship Id="rId57" Type="http://schemas.openxmlformats.org/officeDocument/2006/relationships/image" Target="media/image37.jpe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hyperlink" Target="mailto:xxxx@xxx.com" TargetMode="External"/><Relationship Id="rId52" Type="http://schemas.openxmlformats.org/officeDocument/2006/relationships/image" Target="media/image33.png"/><Relationship Id="rId60" Type="http://schemas.openxmlformats.org/officeDocument/2006/relationships/image" Target="media/image40.jpeg"/><Relationship Id="rId65"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customXml" Target="ink/ink2.xml"/><Relationship Id="rId39" Type="http://schemas.openxmlformats.org/officeDocument/2006/relationships/image" Target="media/image21.jpeg"/><Relationship Id="rId34" Type="http://schemas.openxmlformats.org/officeDocument/2006/relationships/image" Target="media/image18.jpg"/><Relationship Id="rId50" Type="http://schemas.openxmlformats.org/officeDocument/2006/relationships/image" Target="media/image31.jpeg"/><Relationship Id="rId55" Type="http://schemas.openxmlformats.org/officeDocument/2006/relationships/image" Target="media/image35.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24:27.829"/>
    </inkml:context>
    <inkml:brush xml:id="br0">
      <inkml:brushProperty name="width" value="0.05" units="cm"/>
      <inkml:brushProperty name="height" value="0.05" units="cm"/>
      <inkml:brushProperty name="color" value="#E71224"/>
    </inkml:brush>
  </inkml:definitions>
  <inkml:trace contextRef="#ctx0" brushRef="#br0">1 97 9706,'0'0'9130,"0"0"-8114,0 0-1016,0 0-216,0 0 168,0 0 48,121 33 288,-20-33-288,33-2 0,9-19-72,-9-5 72,-33 0-344,-16 0-785,-26 8-1071,-26 7-7250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24:21.279"/>
    </inkml:context>
    <inkml:brush xml:id="br0">
      <inkml:brushProperty name="width" value="0.05" units="cm"/>
      <inkml:brushProperty name="height" value="0.05" units="cm"/>
      <inkml:brushProperty name="color" value="#E71224"/>
    </inkml:brush>
  </inkml:definitions>
  <inkml:trace contextRef="#ctx0" brushRef="#br0">47 286 16755,'0'0'1714,"0"0"-1064,0 0-432,0 0-55,3 6-124,18 35-72,-2 1 0,-2 0 0,-2 2 0,8 33 33,-1 100-4027,-35-147-3364,0-29 42</inkml:trace>
  <inkml:trace contextRef="#ctx0" brushRef="#br0" timeOffset="1">1 588 7601,'0'0'7882,"0"0"-6970,0 0-184,0 0 136,0 0-168,0 0-207,29-65-121,4 41-128,3 1 160,3-3-400,7-3-48,-1 6-48,-2 2-472,6 3-817,-10 5-1095,-13 10-3737</inkml:trace>
  <inkml:trace contextRef="#ctx0" brushRef="#br0" timeOffset="901.565">411 634 11362,'0'0'1289,"0"0"-571,0 0-7,0 0 52,0 0-272,17-16-214,55-51-74,-66 63-139,-2-1 1,1 1-1,0-1 1,-1-1-1,0 1 1,0-1-1,0 1 1,-1-1-1,0 0 1,0 0 0,-1-1-1,1 1 1,-1-1-1,-1 1 1,1-1-1,-1 0 1,0 1-1,-1-1 1,1 0-1,-2-2-64,1 8 755,-64 46 77,52-36-845,5-5 115,0 1-1,0 0 1,0 0 0,1 0-1,0 1 1,0-1 0,1 2-1,0-1 1,0 0 0,0 1-1,0 0 1,1 0 0,1 1-1,-1-1 1,1 1 0,0 0-1,1-1 1,-1 6-102,5-8-18,0-1 0,1 0 0,0 1 0,0-1 0,0 0 0,0 0 0,1-1 0,0 1 0,0-1 0,0 0 0,0 0 0,0 0 0,0 0 0,1-1 0,-1 1 0,1-1 0,0 0 0,0-1 0,0 1 0,-1-1 0,1 0 0,2 0 18,126 12-1293,-128-13 1231,0-1 1,0 1 0,0-1-1,0-1 1,0 1 0,0-1 0,0 0-1,-1 0 1,1 0 0,-1 0 0,1-1-1,-1 0 1,0 0 0,0 0 0,0-1-1,0 1 1,-1-1 0,1 0 0,-1 0-1,0 0 1,0 0 0,-1 0 0,1-1-1,-1 1 1,0-1 0,0-2 61,27-132-652,-19 108 2088,3 67-785,38 88-1944,-36-144-1285,-13 7 2676,1 0 0,1 0-1,0 0 1,1 1 0,0 0 0,1 0 0,0 0 0,1 1 0,0 0 0,1 0 0,6-6-98,-13 16 59,0-1 0,1 1 0,-1 1 0,0-1-1,1 0 1,-1 0 0,1 0 0,-1 1 0,1-1 0,-1 1 0,1-1 0,0 1 0,-1 0 0,1-1-1,-1 1 1,1 0 0,0 0 0,-1 0 0,1 0 0,0 1 0,-1-1 0,1 0 0,-1 1-1,1-1 1,0 1 0,-1-1 0,1 1 0,-1 0 0,0 0 0,1-1 0,-1 1 0,0 0 0,1 0-1,-1 1 1,0-1 0,0 0 0,0 0 0,0 0 0,0 1 0,0-1 0,0 1 0,0-1-1,-1 1 1,1 0-59,34 71 239,-34-70-202,23 77-10,-24-79-142,0-1 37,9-30-759,37-114-3193,-36 102-798</inkml:trace>
  <inkml:trace contextRef="#ctx0" brushRef="#br0" timeOffset="902.565">345 314 14187,'0'0'5006,"0"0"-4002,0 0-1078,0 0 15,11-13 54,-2 1 33,1 1 1,0 0 0,1 1 0,0 0-1,1 1 1,0 0 0,0 1 0,1 0-1,6-2-28,112-9 367,-68 64-2492,-54-34 821,11 8-2717</inkml:trace>
  <inkml:trace contextRef="#ctx0" brushRef="#br0" timeOffset="3165.014">1484 120 17203,'0'0'2134,"0"0"-1426,0 0-582,0 0 28,0 0-191,5 10-60,23 72 166,14 114-10,-40-194-93,-1 1 0,1-1 0,0 0 1,0 0-1,1 1 0,-1-1 0,0 0 0,1-1 1,-1 1-1,1 0 0,0-1 0,-1 0 0,1 1 1,0-1-1,0 0 0,0 0 0,0-1 1,0 1-1,0-1 0,0 1 0,0-1 0,0 0 1,0 0-1,0 0 0,0 0 0,0-1 0,0 0 1,0 1-1,0-1 0,0 0 0,0 0 1,0 0-1,-1-1 0,1 1 0,0-1 0,-1 1 1,1-1-1,-1 0 0,0 0 0,1 0 0,-1-1 1,0 1-1,0 0 0,-1-1 0,1 1 1,0-1-1,-1 1 0,1-1 0,-1 0 34,17-20-177,-1-1 0,-1-1 0,-1 0 0,-2-1 0,0 0 0,-2-1 0,-1-1 0,-1 1 0,-1-2 0,-1 1 0,-2-1 0,-1-3 177,-2 21 3762,-1 32-2996,-3 33-800,1-31 10,-1-5-122,0-1-1,1 1 0,1 0 1,1 0-1,1 0 0,0 0 1,1-1-1,1 1 0,0-1 1,2 0-1,5 12 147,23 4-2106,-4-22-2266,-10-7-2817</inkml:trace>
  <inkml:trace contextRef="#ctx0" brushRef="#br0" timeOffset="3166.014">2205 0 13298,'0'0'3610,"0"0"-2171,0 0-630,0 0-298,0 0 39,-12 4-332,0 0-203,-58 36-5,63-32 108,0 1-1,0 0 1,1 0 0,0 1 0,0 0-1,1 0 1,1 0 0,0 0-1,0 1 1,1 0 0,0 0-1,1 0 1,0 0 0,1 0 0,0 0-1,1 0 1,0 1 0,1 1-118,3-6-47,0 0 0,0 0 1,1 0-1,0-1 0,0 1 1,1-1-1,0-1 0,0 1 1,0-1-1,1 0 0,0 0 1,0-1-1,0 0 0,0 0 1,1-1-1,-1 0 0,1 0 1,0 0-1,0-1 0,0-1 1,0 1-1,0-1 0,0-1 1,0 1-1,1-1 0,-1-1 1,0 1-1,0-2 0,8-1 47,-7 1-307,1 0-1,-1-1 1,0-1 0,0 0-1,0 0 1,0 0-1,0-1 1,-1-1-1,0 1 1,0-1-1,-1-1 1,0 1 0,2-3 307,13-10-2488,18-15-7949</inkml:trace>
  <inkml:trace contextRef="#ctx0" brushRef="#br0" timeOffset="3763.345">651 887 14507,'0'0'2779,"0"0"-1745,0 0-699,0 0-195,0 0 188,17-3 308,581-96 1185,140-105-1736,-433 120-698,-285 77 368,-17 6-5591,-3 1 5825,0 0-5980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24:14.606"/>
    </inkml:context>
    <inkml:brush xml:id="br0">
      <inkml:brushProperty name="width" value="0.05" units="cm"/>
      <inkml:brushProperty name="height" value="0.05" units="cm"/>
      <inkml:brushProperty name="color" value="#E71224"/>
    </inkml:brush>
  </inkml:definitions>
  <inkml:trace contextRef="#ctx0" brushRef="#br0">1 615 6953,'0'0'1536,"0"0"-1536,0 0-280,0 0 88,0 0 136,3-3-40,0 3-376,1-2-776,-1 2-2937</inkml:trace>
  <inkml:trace contextRef="#ctx0" brushRef="#br0" timeOffset="287.516">1 630 6769</inkml:trace>
  <inkml:trace contextRef="#ctx0" brushRef="#br0" timeOffset="776.288">1 631 6769,'10'-4'767,"2"-1"131,-1 3 5198,4 27-5659,10 32 60,-6-12-452,2 0-1,1-1 1,3-2 0,17 24-45,-7-31-145,-34-33 151,-2-122 378,-2 25-505,5 1 0,13-89 121,11 60 186,-9 157-3979,-11-9 811</inkml:trace>
  <inkml:trace contextRef="#ctx0" brushRef="#br0" timeOffset="1407.206">428 876 13394,'0'0'2637,"0"0"-1900,0 0-795,0 0-9,0 0 36,0 0-43,2 14 4,26 117-83,-26-128 152,-1-1 0,1 0 0,0-1 0,0 1 0,0 0 0,0 0 0,0-1 0,0 1 0,1-1 0,-1 0 0,0 0 1,1 0-1,-1 0 0,1 0 0,-1 0 0,1-1 0,-1 1 0,1-1 0,-1 1 0,1-1 0,0 0 0,-1 0 0,1-1 0,0 1 0,-1 0 0,1-1 0,-1 1 0,1-1 0,-1 0 0,1 0 0,-1 0 0,0 0 0,1-1 0,-1 1 1,0 0-1,0-1 0,0 0 0,0 1 0,0-1 0,0 0 0,0 0 0,-1 0 0,1 0 0,-1 0 0,1-1 0,-1 1 1,14-11-381,-1 0 0,-1 0 0,0-1 0,-1-1 0,0 0 0,-1 0 0,-1-1 0,0-1 0,-2 0 0,0 0 0,0-1 0,-2 0 0,0 0 0,-1 0 0,-1-1 0,2-18 381,-7 36 80,0 0 0,0 0-1,-1 0 1,1 0 0,0 1 0,0-1-1,0 0 1,-1 1 0,1-1-1,0 1 1,0-1 0,-1 1 0,1-1-1,-1 1 1,1 0 0,0 0-1,-1 0 1,1 0 0,-1 0 0,1 0-1,0 0 1,-1 0 0,1 0-1,0 1 1,-1-1 0,1 1 0,0-1-1,-1 1 1,1-1 0,0 1-1,0 0 1,-1 0 0,1-1 0,0 1-1,0 0 1,0 0 0,0 0-1,0 0 1,0 0 0,1 0 0,-1 1-1,-1 0-79,-3 4 184,-1 1 0,1-1 0,0 1-1,0 1 1,1-1 0,0 0-1,0 1 1,1 0 0,0 0 0,0 0-1,1 0 1,0 1 0,0-1 0,1 1-1,0-1 1,1 1 0,0-1-1,0 2-183,0-5 0,1 1 0,-1-1 0,2 1 0,-1-1 0,0 1 0,1-1 0,0 0-1,0 0 1,0 0 0,1 0 0,0 0 0,0 0 0,0-1 0,0 1 0,1-1-1,0 0 1,0 0 0,0 0 0,0-1 0,1 0 0,-1 1 0,1-1 0,0-1-1,0 1 1,0-1 0,0 0 0,4 1 0,-3 0-126,0-1 0,-1-1 0,1 1 0,0-1 1,0 0-1,0-1 0,0 1 0,0-1 0,0 0 0,0 0 0,0-1 0,0 0 0,0 0 0,0-1 0,-1 1 1,1-1-1,0 0 0,-1-1 0,1 1 0,-1-1 0,0 0 0,0-1 0,0 1 0,0-1 0,1-1 126,54-85-4704,-36 46 914</inkml:trace>
  <inkml:trace contextRef="#ctx0" brushRef="#br0" timeOffset="1663.423">965 346 11642,'0'0'2722,"0"0"-1628,0 0-777,0 0-81,-1 20 151,-8 138 267,14-75-540,3-1-1,3 0 0,18 61-113,-20-115-81,-1 1-906,-6-11-5537,-2-24-1100</inkml:trace>
  <inkml:trace contextRef="#ctx0" brushRef="#br0" timeOffset="1876.308">955 743 9402,'0'0'6393,"0"0"-5489,0 0-520,0 0-240,0 0 400,36-11-80,-6 1-336,-1 2 128,0-2-256,1 2-264,2 5-640,-12 1-1296,-4 2-6154</inkml:trace>
  <inkml:trace contextRef="#ctx0" brushRef="#br0" timeOffset="2207.559">224 676 14243,'0'0'3888,"0"0"-3640,0 0-128,0 0-16,0 0 57,0 0 143,0 0-304,0 0-64,10-26-16,-6 26-537,2 0-527,1 0-1648,-7 0-6018</inkml:trace>
  <inkml:trace contextRef="#ctx0" brushRef="#br0" timeOffset="2832.498">448 635 13018,'0'0'3057,"0"0"-2249,0 0-592,0 0-216,0 0 0,0 0-1096,0 0-1633,10-6-1528</inkml:trace>
  <inkml:trace contextRef="#ctx0" brushRef="#br0" timeOffset="3212.099">610 499 16755,'0'0'1850,"0"0"-1312,0 0-502,8-17-182,26-51-143,28 0-927,-51 86 1284,-7-12-200,26 32 219,-7-25-3161,-22-13-26,-1-3-2452</inkml:trace>
  <inkml:trace contextRef="#ctx0" brushRef="#br0" timeOffset="3415.494">752 0 14835,'0'0'4233,"0"0"-3841,0 0-216,0 0-176,0 0-184,0 0-272,20 68-369,-4-24-727,-3 0-6970</inkml:trace>
  <inkml:trace contextRef="#ctx0" brushRef="#br0" timeOffset="3794.333">1283 20 16315,'0'0'1360,"0"0"-1304,-20 89-40,17-40-16,3 13 0,0 9-160,0 2-192,3 5 192,7-6 80,0-4 48,3-6-144,-6-7-288,2-11 8,1-10-360,0-5-569,0-14-951,-4-7-849</inkml:trace>
  <inkml:trace contextRef="#ctx0" brushRef="#br0" timeOffset="4687.835">1646 407 15187,'0'0'1739,"0"0"-950,0 0-486,0 0-133,-17 7-131,-53 26-22,65-29 23,0-1 0,1 1-1,-1 0 1,1 0-1,0 0 1,0 1 0,0-1-1,1 1 1,-1 0-1,1 0 1,0 0 0,1 0-1,-1 1 1,1-1-1,0 1 1,1-1 0,-1 1-1,1 1-39,0-4 35,-1 1-61,0-1 1,0 1-1,1 0 0,-1 0 1,1 0-1,0 0 0,0 0 0,0 0 1,1 0-1,-1 0 0,1 0 1,0 0-1,0 0 0,1 1 1,-1-1-1,1 0 0,0 0 1,0 0-1,0 0 0,0 0 0,1 0 1,0-1-1,0 1 0,0 0 1,0-1-1,0 1 0,1-1 1,-1 0-1,1 0 0,0 0 1,0 0-1,0 0 0,1-1 1,-1 0-1,1 1 0,-1-1 0,1 0 1,0-1-1,-1 1 0,3 0 26,-2-2-132,-1-1 0,1 1 0,0-1-1,0 0 1,0 0 0,0 0 0,-1 0-1,1-1 1,-1 1 0,1-1 0,-1 0-1,0 0 1,1 0 0,-1-1 0,0 1-1,0-1 1,-1 0 0,1 1 0,0-1-1,-1 0 1,0-1 0,0 1 0,0 0-1,0-1 1,0 1 0,-1-1 0,1 0-1,-1 1 1,1-5 132,12-73 3477,4 125-1740,-14-34-1705,35 60-375,-38-69 237,0 0 0,0 0 0,0 0 0,0 0 0,1 0-1,-1-1 1,0 1 0,0 0 0,0-1 0,1 1 0,-1-1 0,0 1 0,1-1 0,-1 0 0,1 0 0,-1 1 0,0-1 0,1 0 0,-1 0-1,0 0 1,1 0 0,-1-1 0,1 1 0,-1 0 0,0-1 0,1 1 0,-1-1 0,0 1 0,0-1 0,1 1 0,-1-1 0,0 0 0,0 0-1,0 0 107,6-6-874,-1 0-1,0 0 0,-1-1 0,0 0 0,0 0 0,-1 0 0,0-1 0,0 1 0,-1-1 0,0 0 0,1-6 875,5-11-2246,-3 6 2081,3-10 2763,-2 17 4454,-6 13-4484,-1 0-646,0 0-641,7 32 272,19 93-1389,-18-121-2332,-4-26-975,-3-5-3177</inkml:trace>
  <inkml:trace contextRef="#ctx0" brushRef="#br0" timeOffset="5490.329">1871 82 15443,'0'0'4497,"0"0"-3953,0 0 40,0 0-488,0 0-96,0 0-1032,0 0-1001,-29 104-4544</inkml:trace>
  <inkml:trace contextRef="#ctx0" brushRef="#br0" timeOffset="5491.329">1728 888 18403,'0'0'2833,"0"0"-2105,0 0-504,0 0-224,0 0-704,0 0-1600,0 0-6330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24:26.436"/>
    </inkml:context>
    <inkml:brush xml:id="br0">
      <inkml:brushProperty name="width" value="0.05" units="cm"/>
      <inkml:brushProperty name="height" value="0.05" units="cm"/>
      <inkml:brushProperty name="color" value="#E71224"/>
    </inkml:brush>
  </inkml:definitions>
  <inkml:trace contextRef="#ctx0" brushRef="#br0">1 1 17707,'0'0'3729,"0"0"-3729,0 0-168,0 0 168,0 0 296,163 23 72,-52-12-120,29-4-248,4 4-128,-23-3-744,-17 5-656,-42 2-649,-23 1-4360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24:10.774"/>
    </inkml:context>
    <inkml:brush xml:id="br0">
      <inkml:brushProperty name="width" value="0.05" units="cm"/>
      <inkml:brushProperty name="height" value="0.05" units="cm"/>
      <inkml:brushProperty name="color" value="#E71224"/>
    </inkml:brush>
  </inkml:definitions>
  <inkml:trace contextRef="#ctx0" brushRef="#br0">10 53 14995,'0'0'2316,"0"0"-1295,0 0-711,0 0-111,0 0 381,-4 0-126,-1 0 101,39 6-12,33 6-328,0-2 0,1-4 0,0-2-1,0-3 1,6-4-215,-23 3 29,374-42 157,-172 9-196,30 20-2249,-283 15-1954,-3 1-1045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23:36.034"/>
    </inkml:context>
    <inkml:brush xml:id="br0">
      <inkml:brushProperty name="width" value="0.05" units="cm"/>
      <inkml:brushProperty name="height" value="0.05" units="cm"/>
      <inkml:brushProperty name="color" value="#E71224"/>
    </inkml:brush>
  </inkml:definitions>
  <inkml:trace contextRef="#ctx0" brushRef="#br0">1 1240 12410,'0'0'5152,"0"0"-3425,39 7-373,202 81-917,-206-80-1279,-21-7-3555,-14-10-973,-3-1 780</inkml:trace>
  <inkml:trace contextRef="#ctx0" brushRef="#br0" timeOffset="263.661">309 1098 13298,'0'0'3896,"0"0"-2634,0 0-1016,0 0-87,0 0-101,0 0-1,-9 17-38,-57 122 54,-9 21-1905,65-148 118,3-8-2366</inkml:trace>
  <inkml:trace contextRef="#ctx0" brushRef="#br0" timeOffset="1875.631">223 94 9674,'0'0'1597,"0"0"-898,0 0-286,0 0 91,-3-12 4647,-13 74-5027,25 128 166,-5 259-162,-1 178 1480,-3-627-1760,0-8-888,0-54-1896,0 31-698</inkml:trace>
  <inkml:trace contextRef="#ctx0" brushRef="#br0" timeOffset="2687.756">58 174 5657,'0'0'5925,"0"0"-4082,0 0-1176,0 0-137,0 0 27,0 0-64,-3 1-113,-11 13 2017,14-13-1963,0-1-126,0 0 6,0 0-18,0 0 31,0 0-59,0 0-87,49-32 271,-26 14-515,-1-1 1,-1-1-1,0-1 0,-2-1 0,0 0 0,6-13 63,-24 34-2,0 1-1,0 0 1,0 0 0,0 0 0,0 0-1,-1 0 1,1 1 0,0-1 0,0 0-1,0 0 1,0 0 0,-1 1 0,1-1-1,0 0 1,0 1 0,-1-1-1,1 1 1,0-1 0,-1 1 0,1-1-1,0 1 1,-1-1 0,1 1 0,-1 0-1,1-1 1,-1 1 0,1 0 0,-1 0-1,1-1 1,-1 1 0,0 0 0,1 0-1,-1 0 1,0-1 0,0 1-1,0 0 1,1 0 0,-1 0 0,0 0-1,0-1 1,0 1 0,-1 0 2,2 0 7,38 76 404,21 49-3313,-52-100 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2DF75-CBF0-43DB-8481-DE7CEE75E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2360</TotalTime>
  <Pages>61</Pages>
  <Words>7122</Words>
  <Characters>40596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Phuoc Thao Loan</dc:creator>
  <cp:keywords/>
  <dc:description/>
  <cp:lastModifiedBy>nhamct</cp:lastModifiedBy>
  <cp:revision>22</cp:revision>
  <cp:lastPrinted>2021-08-20T01:30:00Z</cp:lastPrinted>
  <dcterms:created xsi:type="dcterms:W3CDTF">2022-02-20T15:19:00Z</dcterms:created>
  <dcterms:modified xsi:type="dcterms:W3CDTF">2022-04-14T08:26:00Z</dcterms:modified>
</cp:coreProperties>
</file>