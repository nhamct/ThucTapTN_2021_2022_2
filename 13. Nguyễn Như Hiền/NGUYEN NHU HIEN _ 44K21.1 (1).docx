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70C08DBB"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QUẢN TRỊ HỆ THỐNG THÔNG TIN</w:t>
      </w:r>
    </w:p>
    <w:p w14:paraId="47B0CDFB" w14:textId="64DAF2B8" w:rsidR="00772E6D" w:rsidRDefault="00772E6D" w:rsidP="00252196">
      <w:pPr>
        <w:spacing w:before="0" w:line="240" w:lineRule="auto"/>
        <w:ind w:firstLine="0"/>
        <w:jc w:val="center"/>
        <w:rPr>
          <w:sz w:val="24"/>
          <w:szCs w:val="24"/>
        </w:rPr>
      </w:pPr>
    </w:p>
    <w:p w14:paraId="3E9E6332" w14:textId="77777777" w:rsidR="00772E6D" w:rsidRPr="004A089F"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08EFA1D5" w14:textId="77777777" w:rsidR="00191A9A" w:rsidRDefault="00191A9A" w:rsidP="00191A9A">
      <w:pPr>
        <w:spacing w:after="120"/>
        <w:jc w:val="center"/>
        <w:rPr>
          <w:b/>
          <w:sz w:val="30"/>
          <w:szCs w:val="30"/>
        </w:rPr>
      </w:pPr>
      <w:r w:rsidRPr="00E44FD3">
        <w:rPr>
          <w:b/>
          <w:sz w:val="30"/>
          <w:szCs w:val="30"/>
        </w:rPr>
        <w:t xml:space="preserve">PHÂN TÍCH NGHIỆP VỤ DỰ ÁN QUẢN LÝ BỆNH NHÂN </w:t>
      </w:r>
      <w:r>
        <w:rPr>
          <w:b/>
          <w:sz w:val="30"/>
          <w:szCs w:val="30"/>
        </w:rPr>
        <w:t>TRUNG TÂM NỘI TIẾT</w:t>
      </w:r>
    </w:p>
    <w:p w14:paraId="4CF32B20" w14:textId="77777777" w:rsidR="00191A9A" w:rsidRPr="00E44FD3" w:rsidRDefault="00191A9A" w:rsidP="00191A9A">
      <w:pPr>
        <w:spacing w:after="120"/>
        <w:jc w:val="center"/>
        <w:rPr>
          <w:b/>
          <w:sz w:val="30"/>
          <w:szCs w:val="30"/>
        </w:rPr>
      </w:pPr>
      <w:r w:rsidRPr="00E44FD3">
        <w:rPr>
          <w:b/>
          <w:sz w:val="30"/>
          <w:szCs w:val="30"/>
          <w:u w:val="single"/>
        </w:rPr>
        <w:t>Đơn vị thực tập</w:t>
      </w:r>
      <w:r w:rsidRPr="00E44FD3">
        <w:rPr>
          <w:b/>
          <w:sz w:val="30"/>
          <w:szCs w:val="30"/>
        </w:rPr>
        <w:t>: Bệnh viện Đa khoa Gia Đình Đà Nẵng</w:t>
      </w:r>
    </w:p>
    <w:p w14:paraId="6DA5E304" w14:textId="77777777" w:rsidR="00772E6D" w:rsidRDefault="00772E6D" w:rsidP="00252196">
      <w:pPr>
        <w:spacing w:before="0" w:line="240" w:lineRule="auto"/>
        <w:ind w:firstLine="0"/>
        <w:jc w:val="center"/>
        <w:rPr>
          <w:sz w:val="24"/>
          <w:szCs w:val="24"/>
        </w:rPr>
      </w:pPr>
    </w:p>
    <w:p w14:paraId="48646E18" w14:textId="77777777" w:rsidR="008625CB" w:rsidRDefault="008625CB" w:rsidP="008625CB">
      <w:pPr>
        <w:tabs>
          <w:tab w:val="left" w:pos="4111"/>
        </w:tabs>
        <w:spacing w:before="0" w:after="0"/>
        <w:ind w:firstLine="1134"/>
        <w:jc w:val="left"/>
        <w:rPr>
          <w:bCs/>
          <w:color w:val="000000"/>
          <w:sz w:val="28"/>
        </w:rPr>
      </w:pPr>
    </w:p>
    <w:p w14:paraId="26553D44" w14:textId="41AC6267" w:rsidR="008625CB" w:rsidRPr="008625CB" w:rsidRDefault="008625CB" w:rsidP="008625CB">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191A9A">
        <w:rPr>
          <w:bCs/>
          <w:color w:val="000000"/>
        </w:rPr>
        <w:t>Nguyễn Như Hiền</w:t>
      </w:r>
    </w:p>
    <w:p w14:paraId="5BAB952E" w14:textId="2DA94B88" w:rsidR="00252196" w:rsidRPr="00191A9A" w:rsidRDefault="00252196" w:rsidP="008625CB">
      <w:pPr>
        <w:tabs>
          <w:tab w:val="left" w:pos="4111"/>
        </w:tabs>
        <w:spacing w:before="0" w:after="0"/>
        <w:ind w:firstLine="1134"/>
        <w:jc w:val="left"/>
        <w:rPr>
          <w:bCs/>
          <w:color w:val="000000"/>
        </w:rPr>
      </w:pPr>
      <w:r w:rsidRPr="008625CB">
        <w:rPr>
          <w:bCs/>
          <w:color w:val="000000"/>
          <w:sz w:val="28"/>
        </w:rPr>
        <w:t>Lớp</w:t>
      </w:r>
      <w:r w:rsidR="008625CB" w:rsidRPr="008625CB">
        <w:rPr>
          <w:bCs/>
          <w:color w:val="000000"/>
          <w:sz w:val="28"/>
        </w:rPr>
        <w:tab/>
      </w:r>
      <w:r w:rsidRPr="008625CB">
        <w:rPr>
          <w:bCs/>
          <w:color w:val="000000"/>
          <w:sz w:val="28"/>
        </w:rPr>
        <w:t xml:space="preserve">: </w:t>
      </w:r>
      <w:r w:rsidR="00191A9A" w:rsidRPr="00191A9A">
        <w:rPr>
          <w:bCs/>
          <w:color w:val="000000"/>
        </w:rPr>
        <w:t>44k21.1</w:t>
      </w:r>
    </w:p>
    <w:p w14:paraId="15D29285" w14:textId="77777777" w:rsidR="00191A9A" w:rsidRPr="00191A9A" w:rsidRDefault="00C67C5B" w:rsidP="00C67C5B">
      <w:pPr>
        <w:tabs>
          <w:tab w:val="left" w:pos="4111"/>
        </w:tabs>
        <w:spacing w:before="0" w:after="0"/>
        <w:ind w:firstLine="1134"/>
        <w:jc w:val="left"/>
        <w:rPr>
          <w:bCs/>
          <w:color w:val="000000"/>
        </w:rPr>
      </w:pPr>
      <w:r w:rsidRPr="00C67C5B">
        <w:rPr>
          <w:bCs/>
          <w:color w:val="000000"/>
          <w:sz w:val="28"/>
        </w:rPr>
        <w:t>Đơn vị thực tập</w:t>
      </w:r>
      <w:r>
        <w:rPr>
          <w:bCs/>
          <w:color w:val="000000"/>
          <w:sz w:val="28"/>
        </w:rPr>
        <w:tab/>
      </w:r>
      <w:r w:rsidRPr="00C67C5B">
        <w:rPr>
          <w:bCs/>
          <w:color w:val="000000"/>
          <w:sz w:val="28"/>
        </w:rPr>
        <w:t xml:space="preserve">: </w:t>
      </w:r>
      <w:r w:rsidR="00191A9A" w:rsidRPr="00191A9A">
        <w:rPr>
          <w:bCs/>
          <w:color w:val="000000"/>
        </w:rPr>
        <w:t xml:space="preserve">Bệnh viện Đa khoa Gia Đình </w:t>
      </w:r>
    </w:p>
    <w:p w14:paraId="784F503E" w14:textId="2C549E6A" w:rsidR="00C67C5B" w:rsidRPr="00191A9A" w:rsidRDefault="00191A9A" w:rsidP="00191A9A">
      <w:pPr>
        <w:tabs>
          <w:tab w:val="left" w:pos="4111"/>
        </w:tabs>
        <w:spacing w:before="0" w:after="0"/>
        <w:ind w:firstLine="1134"/>
        <w:jc w:val="left"/>
        <w:rPr>
          <w:bCs/>
          <w:color w:val="000000"/>
        </w:rPr>
      </w:pPr>
      <w:r w:rsidRPr="00191A9A">
        <w:rPr>
          <w:bCs/>
          <w:color w:val="000000"/>
        </w:rPr>
        <w:t xml:space="preserve">                                             </w:t>
      </w:r>
      <w:r>
        <w:rPr>
          <w:bCs/>
          <w:color w:val="000000"/>
        </w:rPr>
        <w:t xml:space="preserve">   </w:t>
      </w:r>
      <w:r w:rsidRPr="00191A9A">
        <w:rPr>
          <w:bCs/>
          <w:color w:val="000000"/>
        </w:rPr>
        <w:t>Đà Nẵng</w:t>
      </w:r>
    </w:p>
    <w:p w14:paraId="56E7DE5F" w14:textId="77777777" w:rsidR="00191A9A" w:rsidRDefault="00C4239D" w:rsidP="00191A9A">
      <w:pPr>
        <w:tabs>
          <w:tab w:val="left" w:pos="4111"/>
        </w:tabs>
        <w:spacing w:before="0" w:after="0"/>
        <w:ind w:firstLine="1134"/>
        <w:jc w:val="left"/>
        <w:rPr>
          <w:bCs/>
          <w:color w:val="000000"/>
        </w:rPr>
      </w:pPr>
      <w:r>
        <w:rPr>
          <w:bCs/>
          <w:color w:val="000000"/>
          <w:sz w:val="28"/>
        </w:rPr>
        <w:t>Cán bộ hướng dẫn</w:t>
      </w:r>
      <w:r>
        <w:rPr>
          <w:bCs/>
          <w:color w:val="000000"/>
          <w:sz w:val="28"/>
        </w:rPr>
        <w:tab/>
        <w:t xml:space="preserve">: </w:t>
      </w:r>
      <w:r w:rsidR="00191A9A" w:rsidRPr="00191A9A">
        <w:rPr>
          <w:bCs/>
          <w:color w:val="000000"/>
        </w:rPr>
        <w:t>Trần Quân</w:t>
      </w:r>
      <w:r w:rsidR="00191A9A">
        <w:rPr>
          <w:bCs/>
          <w:color w:val="000000"/>
        </w:rPr>
        <w:t xml:space="preserve"> – Trưởng Đơn vị </w:t>
      </w:r>
    </w:p>
    <w:p w14:paraId="1DC23A75" w14:textId="4598325E" w:rsidR="00191A9A" w:rsidRPr="00191A9A" w:rsidRDefault="00191A9A" w:rsidP="00191A9A">
      <w:pPr>
        <w:tabs>
          <w:tab w:val="left" w:pos="4111"/>
        </w:tabs>
        <w:spacing w:before="0" w:after="0"/>
        <w:ind w:firstLine="1134"/>
        <w:jc w:val="left"/>
        <w:rPr>
          <w:bCs/>
          <w:color w:val="000000"/>
        </w:rPr>
      </w:pPr>
      <w:r>
        <w:rPr>
          <w:bCs/>
          <w:color w:val="000000"/>
        </w:rPr>
        <w:t xml:space="preserve">                                                Công Nghệ Thông Tin</w:t>
      </w:r>
    </w:p>
    <w:p w14:paraId="32125EC5" w14:textId="440806A1"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191A9A" w:rsidRPr="00191A9A">
        <w:rPr>
          <w:bCs/>
          <w:color w:val="000000"/>
        </w:rPr>
        <w:t>ThS. 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015510AE" w14:textId="77777777" w:rsidR="00C4239D" w:rsidRDefault="00C4239D" w:rsidP="00252196">
      <w:pPr>
        <w:spacing w:before="0" w:line="240" w:lineRule="auto"/>
        <w:ind w:firstLine="0"/>
        <w:jc w:val="center"/>
        <w:rPr>
          <w:sz w:val="24"/>
          <w:szCs w:val="24"/>
        </w:rPr>
      </w:pPr>
    </w:p>
    <w:p w14:paraId="247CE69B" w14:textId="77777777" w:rsidR="00E22FFC" w:rsidRPr="00772E6D" w:rsidRDefault="00E22FFC" w:rsidP="00252196">
      <w:pPr>
        <w:spacing w:before="0" w:line="240" w:lineRule="auto"/>
        <w:ind w:firstLine="0"/>
        <w:jc w:val="center"/>
        <w:rPr>
          <w:sz w:val="24"/>
          <w:szCs w:val="24"/>
        </w:rPr>
      </w:pPr>
    </w:p>
    <w:p w14:paraId="6A7BB313" w14:textId="106CD54F" w:rsidR="00252196" w:rsidRDefault="00252196" w:rsidP="00252196">
      <w:pPr>
        <w:spacing w:before="0" w:line="240" w:lineRule="auto"/>
        <w:ind w:firstLine="0"/>
        <w:jc w:val="center"/>
        <w:rPr>
          <w:sz w:val="24"/>
          <w:szCs w:val="24"/>
        </w:rPr>
      </w:pPr>
    </w:p>
    <w:p w14:paraId="3393447B" w14:textId="33B6E1ED" w:rsidR="008625CB" w:rsidRDefault="008625CB" w:rsidP="00252196">
      <w:pPr>
        <w:spacing w:before="0" w:line="240" w:lineRule="auto"/>
        <w:ind w:firstLine="0"/>
        <w:jc w:val="center"/>
        <w:rPr>
          <w:sz w:val="24"/>
          <w:szCs w:val="24"/>
        </w:rPr>
      </w:pPr>
    </w:p>
    <w:p w14:paraId="44769ED2" w14:textId="22CF6F57"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 xml:space="preserve">Đà Nẵng, </w:t>
      </w:r>
      <w:r w:rsidR="00191A9A">
        <w:rPr>
          <w:b/>
          <w:sz w:val="28"/>
          <w:szCs w:val="28"/>
          <w:lang w:val="fr-FR"/>
        </w:rPr>
        <w:t>2</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3D9C8652" w14:textId="77777777" w:rsidR="00191A9A" w:rsidRDefault="00191A9A" w:rsidP="00191A9A">
      <w:pPr>
        <w:spacing w:after="120"/>
        <w:jc w:val="center"/>
        <w:rPr>
          <w:b/>
          <w:sz w:val="30"/>
          <w:szCs w:val="30"/>
        </w:rPr>
      </w:pPr>
      <w:r w:rsidRPr="00E44FD3">
        <w:rPr>
          <w:b/>
          <w:sz w:val="30"/>
          <w:szCs w:val="30"/>
        </w:rPr>
        <w:lastRenderedPageBreak/>
        <w:t xml:space="preserve">PHÂN TÍCH NGHIỆP VỤ </w:t>
      </w:r>
      <w:r>
        <w:rPr>
          <w:b/>
          <w:sz w:val="30"/>
          <w:szCs w:val="30"/>
        </w:rPr>
        <w:t>APP</w:t>
      </w:r>
      <w:r w:rsidRPr="00E44FD3">
        <w:rPr>
          <w:b/>
          <w:sz w:val="30"/>
          <w:szCs w:val="30"/>
        </w:rPr>
        <w:t xml:space="preserve"> QUẢN LÝ BỆNH NHÂN </w:t>
      </w:r>
      <w:r>
        <w:rPr>
          <w:b/>
          <w:sz w:val="30"/>
          <w:szCs w:val="30"/>
        </w:rPr>
        <w:t>TRUNG TÂM NỘI TIẾT</w:t>
      </w:r>
    </w:p>
    <w:p w14:paraId="31908FFC" w14:textId="2EA7444F" w:rsidR="00C4239D" w:rsidRPr="004B74BD" w:rsidRDefault="00C4239D" w:rsidP="006F1C54">
      <w:pPr>
        <w:tabs>
          <w:tab w:val="left" w:pos="4536"/>
        </w:tabs>
        <w:spacing w:before="240" w:after="0"/>
        <w:ind w:firstLine="0"/>
        <w:jc w:val="left"/>
        <w:rPr>
          <w:b/>
          <w:bCs/>
          <w:color w:val="000000"/>
          <w:sz w:val="28"/>
        </w:rPr>
      </w:pPr>
      <w:r w:rsidRPr="004B74BD">
        <w:rPr>
          <w:b/>
          <w:bCs/>
          <w:color w:val="000000"/>
          <w:sz w:val="24"/>
        </w:rPr>
        <w:t>S</w:t>
      </w:r>
      <w:r w:rsidR="004B74BD">
        <w:rPr>
          <w:b/>
          <w:bCs/>
          <w:color w:val="000000"/>
          <w:sz w:val="24"/>
        </w:rPr>
        <w:t>VTH</w:t>
      </w:r>
      <w:r w:rsidRPr="004B74BD">
        <w:rPr>
          <w:b/>
          <w:bCs/>
          <w:color w:val="000000"/>
          <w:sz w:val="24"/>
        </w:rPr>
        <w:t xml:space="preserve">: </w:t>
      </w:r>
      <w:r w:rsidR="00191A9A">
        <w:rPr>
          <w:b/>
          <w:bCs/>
          <w:color w:val="000000"/>
          <w:sz w:val="24"/>
        </w:rPr>
        <w:t>Nguyễn Như Hiền</w:t>
      </w:r>
      <w:r w:rsidRPr="004B74BD">
        <w:rPr>
          <w:b/>
          <w:bCs/>
          <w:color w:val="000000"/>
          <w:sz w:val="24"/>
        </w:rPr>
        <w:tab/>
        <w:t xml:space="preserve">GVHD: </w:t>
      </w:r>
      <w:r w:rsidR="00191A9A">
        <w:rPr>
          <w:b/>
          <w:bCs/>
          <w:color w:val="000000"/>
          <w:sz w:val="24"/>
        </w:rPr>
        <w:t>ThS.Cao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3D2B78EE" w14:textId="77777777" w:rsidR="004B74BD" w:rsidRDefault="004B74BD">
      <w:pPr>
        <w:spacing w:before="0" w:after="0" w:line="240" w:lineRule="auto"/>
        <w:ind w:firstLine="0"/>
        <w:jc w:val="left"/>
      </w:pPr>
    </w:p>
    <w:p w14:paraId="696AF9D0" w14:textId="1340A2F6" w:rsidR="00C4239D" w:rsidRDefault="004B74BD" w:rsidP="004B74BD">
      <w:pPr>
        <w:spacing w:before="0" w:after="0" w:line="240" w:lineRule="auto"/>
        <w:jc w:val="left"/>
        <w:rPr>
          <w:rFonts w:cs="Arial"/>
          <w:b/>
          <w:bCs/>
          <w:caps/>
          <w:kern w:val="32"/>
          <w:sz w:val="28"/>
          <w:szCs w:val="32"/>
        </w:rPr>
      </w:pPr>
      <w:r w:rsidRPr="004B74BD">
        <w:rPr>
          <w:b/>
        </w:rPr>
        <w:t>Từ khóa</w:t>
      </w:r>
      <w:r>
        <w:t>: Từ khóa 1, từ khóa 2, (&gt;=3 từ khóa)</w:t>
      </w:r>
      <w:r w:rsidR="00C4239D">
        <w:br w:type="page"/>
      </w:r>
    </w:p>
    <w:p w14:paraId="29AE7758" w14:textId="3275B9F0" w:rsidR="00DE532C" w:rsidRDefault="00DE532C" w:rsidP="008625CB">
      <w:pPr>
        <w:pStyle w:val="Heading1"/>
        <w:numPr>
          <w:ilvl w:val="0"/>
          <w:numId w:val="0"/>
        </w:numPr>
      </w:pPr>
      <w:bookmarkStart w:id="6" w:name="_Toc98339732"/>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1D20F11D" w:rsidR="00E71236" w:rsidRDefault="00E43E9F" w:rsidP="008625CB">
      <w:pPr>
        <w:pStyle w:val="Heading1"/>
        <w:numPr>
          <w:ilvl w:val="0"/>
          <w:numId w:val="0"/>
        </w:numPr>
      </w:pPr>
      <w:bookmarkStart w:id="8" w:name="_Toc98339733"/>
      <w:r w:rsidRPr="00DE532C">
        <w:lastRenderedPageBreak/>
        <w:t xml:space="preserve">LỜI </w:t>
      </w:r>
      <w:r w:rsidRPr="008625CB">
        <w:rPr>
          <w:sz w:val="30"/>
        </w:rPr>
        <w:t>CẢM</w:t>
      </w:r>
      <w:r w:rsidRPr="00DE532C">
        <w:t xml:space="preserve"> ƠN</w:t>
      </w:r>
      <w:bookmarkEnd w:id="8"/>
    </w:p>
    <w:p w14:paraId="201240BA" w14:textId="77777777" w:rsidR="00743015" w:rsidRDefault="00743015" w:rsidP="00743015">
      <w:pPr>
        <w:rPr>
          <w:shd w:val="clear" w:color="auto" w:fill="FFFFFF"/>
        </w:rPr>
      </w:pPr>
      <w:r>
        <w:rPr>
          <w:rStyle w:val="IndexLink"/>
        </w:rPr>
        <w:t>Em</w:t>
      </w:r>
      <w:r w:rsidRPr="008910EB">
        <w:rPr>
          <w:rStyle w:val="IndexLink"/>
        </w:rPr>
        <w:t xml:space="preserve"> xin cảm ơn đến quý Thầy Cô Khoa </w:t>
      </w:r>
      <w:r>
        <w:rPr>
          <w:rStyle w:val="IndexLink"/>
        </w:rPr>
        <w:t>Thống kê- Tin học</w:t>
      </w:r>
      <w:r w:rsidRPr="008910EB">
        <w:rPr>
          <w:rStyle w:val="IndexLink"/>
        </w:rPr>
        <w:t xml:space="preserve"> trường Đại Học </w:t>
      </w:r>
      <w:r>
        <w:rPr>
          <w:rStyle w:val="IndexLink"/>
        </w:rPr>
        <w:t>Kinh Tế Đà Nẵng</w:t>
      </w:r>
      <w:r w:rsidRPr="008910EB">
        <w:rPr>
          <w:rStyle w:val="IndexLink"/>
        </w:rPr>
        <w:t xml:space="preserve"> đã </w:t>
      </w:r>
      <w:r>
        <w:rPr>
          <w:rStyle w:val="IndexLink"/>
        </w:rPr>
        <w:t>tạo điều kiện để em có điều kiện thực tập</w:t>
      </w:r>
      <w:r w:rsidRPr="008910EB">
        <w:rPr>
          <w:rStyle w:val="IndexLink"/>
        </w:rPr>
        <w:t xml:space="preserve">. </w:t>
      </w:r>
      <w:r w:rsidRPr="00D87038">
        <w:rPr>
          <w:shd w:val="clear" w:color="auto" w:fill="FFFFFF"/>
        </w:rPr>
        <w:t>Và em cũng xin chân thành c</w:t>
      </w:r>
      <w:r>
        <w:rPr>
          <w:shd w:val="clear" w:color="auto" w:fill="FFFFFF"/>
        </w:rPr>
        <w:t>ả</w:t>
      </w:r>
      <w:r w:rsidRPr="00D87038">
        <w:rPr>
          <w:shd w:val="clear" w:color="auto" w:fill="FFFFFF"/>
        </w:rPr>
        <w:t xml:space="preserve">m ơn cô </w:t>
      </w:r>
      <w:r>
        <w:rPr>
          <w:shd w:val="clear" w:color="auto" w:fill="FFFFFF"/>
        </w:rPr>
        <w:t>Cao Thị Nhâm</w:t>
      </w:r>
      <w:r w:rsidRPr="00D87038">
        <w:rPr>
          <w:shd w:val="clear" w:color="auto" w:fill="FFFFFF"/>
        </w:rPr>
        <w:t xml:space="preserve"> đã nhiệt tình hướng dẫn hướng dẫn em hoàn thành tốt </w:t>
      </w:r>
      <w:r>
        <w:rPr>
          <w:shd w:val="clear" w:color="auto" w:fill="FFFFFF"/>
        </w:rPr>
        <w:t>kì thực tập này.</w:t>
      </w:r>
    </w:p>
    <w:p w14:paraId="7749E134" w14:textId="77777777" w:rsidR="00743015" w:rsidRPr="008910EB" w:rsidRDefault="00743015" w:rsidP="00743015">
      <w:pPr>
        <w:pStyle w:val="Standard"/>
        <w:spacing w:before="120" w:line="360" w:lineRule="auto"/>
        <w:ind w:firstLine="567"/>
        <w:jc w:val="both"/>
        <w:rPr>
          <w:rStyle w:val="IndexLink"/>
        </w:rPr>
      </w:pPr>
      <w:r w:rsidRPr="008910EB">
        <w:rPr>
          <w:rStyle w:val="IndexLink"/>
        </w:rPr>
        <w:t xml:space="preserve">Đặc biệt, em xin chân thành gửi lời cảm ơn đến </w:t>
      </w:r>
      <w:r>
        <w:rPr>
          <w:rStyle w:val="IndexLink"/>
        </w:rPr>
        <w:t>anh</w:t>
      </w:r>
      <w:r w:rsidRPr="008910EB">
        <w:rPr>
          <w:rStyle w:val="IndexLink"/>
        </w:rPr>
        <w:t xml:space="preserve"> </w:t>
      </w:r>
      <w:r>
        <w:rPr>
          <w:rStyle w:val="IndexLink"/>
        </w:rPr>
        <w:t>Trần Quân</w:t>
      </w:r>
      <w:r w:rsidRPr="008910EB">
        <w:rPr>
          <w:rStyle w:val="IndexLink"/>
        </w:rPr>
        <w:t xml:space="preserve"> đã hướng dẫn trực tiếp, chỉ đạo và tạo mọi điều kiện giúp đỡ em trong suốt quá trình </w:t>
      </w:r>
      <w:r>
        <w:rPr>
          <w:rStyle w:val="IndexLink"/>
        </w:rPr>
        <w:t>học cũng như thực tập</w:t>
      </w:r>
      <w:r w:rsidRPr="008910EB">
        <w:rPr>
          <w:rStyle w:val="IndexLink"/>
        </w:rPr>
        <w:t xml:space="preserve"> </w:t>
      </w:r>
      <w:r>
        <w:rPr>
          <w:rStyle w:val="IndexLink"/>
        </w:rPr>
        <w:t>tại đây</w:t>
      </w:r>
      <w:r w:rsidRPr="008910EB">
        <w:rPr>
          <w:rStyle w:val="IndexLink"/>
        </w:rPr>
        <w:t>.</w:t>
      </w:r>
      <w:r w:rsidRPr="008910EB">
        <w:rPr>
          <w:rStyle w:val="IndexLink"/>
        </w:rPr>
        <w:tab/>
      </w:r>
    </w:p>
    <w:p w14:paraId="68518C96" w14:textId="77777777" w:rsidR="00743015" w:rsidRPr="008910EB" w:rsidRDefault="00743015" w:rsidP="00743015">
      <w:pPr>
        <w:pStyle w:val="Standard"/>
        <w:spacing w:before="120" w:line="360" w:lineRule="auto"/>
        <w:ind w:firstLine="567"/>
        <w:jc w:val="both"/>
        <w:rPr>
          <w:rStyle w:val="IndexLink"/>
        </w:rPr>
      </w:pPr>
      <w:r w:rsidRPr="008910EB">
        <w:rPr>
          <w:rStyle w:val="IndexLink"/>
        </w:rPr>
        <w:t>Em cũng xin gửi lời cảm ơn đến các anh chị nhân viên, quản lý củ</w:t>
      </w:r>
      <w:r>
        <w:rPr>
          <w:rStyle w:val="IndexLink"/>
        </w:rPr>
        <w:t>a Bệnh viện đa khoa Gia Đình</w:t>
      </w:r>
      <w:r w:rsidRPr="008910EB">
        <w:rPr>
          <w:rStyle w:val="IndexLink"/>
        </w:rPr>
        <w:t xml:space="preserve"> đã hỗ trợ em tìm hiểu tại công ty và tạo mọi điều kiện để em có thể hoàn thành tốt.</w:t>
      </w:r>
    </w:p>
    <w:p w14:paraId="1B8B4AB5" w14:textId="77777777" w:rsidR="00743015" w:rsidRDefault="00743015" w:rsidP="00743015">
      <w:pPr>
        <w:pStyle w:val="Standard"/>
        <w:spacing w:before="120" w:line="360" w:lineRule="auto"/>
        <w:ind w:firstLine="567"/>
        <w:jc w:val="both"/>
        <w:rPr>
          <w:rStyle w:val="IndexLink"/>
        </w:rPr>
      </w:pPr>
      <w:r w:rsidRPr="008910EB">
        <w:rPr>
          <w:rStyle w:val="IndexLink"/>
        </w:rPr>
        <w:t>Trong suốt quá trình làm chuyên đề</w:t>
      </w:r>
      <w:r>
        <w:rPr>
          <w:rStyle w:val="IndexLink"/>
        </w:rPr>
        <w:t xml:space="preserve"> cũng như quá trình tìm hiểu, sẽ không thể tránh khỏi những sự thiếu </w:t>
      </w:r>
      <w:r w:rsidRPr="008910EB">
        <w:rPr>
          <w:rStyle w:val="IndexLink"/>
        </w:rPr>
        <w:t>sót</w:t>
      </w:r>
      <w:r>
        <w:rPr>
          <w:rStyle w:val="IndexLink"/>
        </w:rPr>
        <w:t xml:space="preserve"> và hạn chế</w:t>
      </w:r>
      <w:r w:rsidRPr="008910EB">
        <w:rPr>
          <w:rStyle w:val="IndexLink"/>
        </w:rPr>
        <w:t>. Em rấ</w:t>
      </w:r>
      <w:r>
        <w:rPr>
          <w:rStyle w:val="IndexLink"/>
        </w:rPr>
        <w:t xml:space="preserve">t mong nhận được những ý kiến đóng góp và phản hồi từ quý thầy cô để em có thể khắc phục được những sai sót cũng như </w:t>
      </w:r>
      <w:r w:rsidRPr="008910EB">
        <w:rPr>
          <w:rStyle w:val="IndexLink"/>
        </w:rPr>
        <w:t>rút ra được nhữ</w:t>
      </w:r>
      <w:r>
        <w:rPr>
          <w:rStyle w:val="IndexLink"/>
        </w:rPr>
        <w:t xml:space="preserve">ng </w:t>
      </w:r>
      <w:r w:rsidRPr="008910EB">
        <w:rPr>
          <w:rStyle w:val="IndexLink"/>
        </w:rPr>
        <w:t>bài học cho mình và trau dồi thêm những kiến thức mới. Em xin chân thành cảm ơn!</w:t>
      </w:r>
    </w:p>
    <w:p w14:paraId="39253804" w14:textId="77777777" w:rsidR="00743015" w:rsidRDefault="00743015" w:rsidP="00743015">
      <w:pPr>
        <w:pStyle w:val="Standard"/>
        <w:spacing w:before="120" w:line="360" w:lineRule="auto"/>
        <w:ind w:firstLine="567"/>
        <w:jc w:val="both"/>
        <w:rPr>
          <w:rFonts w:hint="eastAsia"/>
          <w:b/>
          <w:sz w:val="26"/>
          <w:szCs w:val="26"/>
          <w:lang w:val="de-DE"/>
        </w:rPr>
      </w:pPr>
      <w:r w:rsidRPr="00910360">
        <w:rPr>
          <w:rStyle w:val="IndexLink"/>
          <w:szCs w:val="26"/>
        </w:rPr>
        <w:t xml:space="preserve">                                                                  </w:t>
      </w:r>
      <w:r>
        <w:rPr>
          <w:rStyle w:val="IndexLink"/>
          <w:szCs w:val="26"/>
        </w:rPr>
        <w:t xml:space="preserve">               </w:t>
      </w:r>
      <w:r w:rsidRPr="00910360">
        <w:rPr>
          <w:b/>
          <w:sz w:val="26"/>
          <w:szCs w:val="26"/>
          <w:lang w:val="de-DE"/>
        </w:rPr>
        <w:t xml:space="preserve"> Sinh viên</w:t>
      </w:r>
    </w:p>
    <w:p w14:paraId="63E2C8BE" w14:textId="77777777" w:rsidR="00743015" w:rsidRPr="00910360" w:rsidRDefault="00743015" w:rsidP="00743015">
      <w:pPr>
        <w:pStyle w:val="Standard"/>
        <w:spacing w:before="120" w:line="360" w:lineRule="auto"/>
        <w:ind w:firstLine="567"/>
        <w:jc w:val="both"/>
        <w:rPr>
          <w:rFonts w:ascii="Times New Roman" w:hAnsi="Times New Roman"/>
          <w:kern w:val="0"/>
          <w:sz w:val="26"/>
          <w:szCs w:val="26"/>
        </w:rPr>
      </w:pPr>
      <w:r>
        <w:rPr>
          <w:b/>
          <w:sz w:val="26"/>
          <w:szCs w:val="26"/>
          <w:lang w:val="de-DE"/>
        </w:rPr>
        <w:t xml:space="preserve">                                                                            </w:t>
      </w:r>
      <w:r w:rsidRPr="000D21AC">
        <w:rPr>
          <w:sz w:val="26"/>
          <w:szCs w:val="26"/>
        </w:rPr>
        <w:t>Nguyễn Như Hiền</w:t>
      </w:r>
    </w:p>
    <w:p w14:paraId="13CEA753" w14:textId="77777777" w:rsidR="00743015" w:rsidRPr="00743015" w:rsidRDefault="00743015" w:rsidP="00743015"/>
    <w:p w14:paraId="06974802" w14:textId="77777777" w:rsidR="00162A00" w:rsidRDefault="00162A00" w:rsidP="00162A00">
      <w:pPr>
        <w:rPr>
          <w:b/>
        </w:rPr>
      </w:pPr>
    </w:p>
    <w:p w14:paraId="332FA8EC" w14:textId="6CDD7325" w:rsidR="00E71236" w:rsidRDefault="00E71236">
      <w:pPr>
        <w:spacing w:before="0" w:after="0" w:line="240" w:lineRule="auto"/>
        <w:ind w:firstLine="0"/>
        <w:jc w:val="left"/>
        <w:rPr>
          <w:b/>
        </w:rPr>
      </w:pPr>
      <w:r>
        <w:rPr>
          <w:b/>
        </w:rPr>
        <w:br w:type="page"/>
      </w:r>
    </w:p>
    <w:p w14:paraId="59AD97A1" w14:textId="46A0B25B" w:rsidR="00162A00" w:rsidRDefault="00E43E9F" w:rsidP="00162A00">
      <w:pPr>
        <w:pStyle w:val="Heading1"/>
        <w:numPr>
          <w:ilvl w:val="0"/>
          <w:numId w:val="0"/>
        </w:numPr>
      </w:pPr>
      <w:bookmarkStart w:id="9" w:name="_Toc98339734"/>
      <w:r w:rsidRPr="00DE532C">
        <w:lastRenderedPageBreak/>
        <w:t>LỜI CAM ĐOAN</w:t>
      </w:r>
      <w:bookmarkEnd w:id="9"/>
    </w:p>
    <w:p w14:paraId="384504E1" w14:textId="77777777" w:rsidR="00743015" w:rsidRPr="00743015" w:rsidRDefault="00743015" w:rsidP="00743015">
      <w:pPr>
        <w:pStyle w:val="BodyText"/>
        <w:spacing w:before="114" w:line="312" w:lineRule="auto"/>
        <w:ind w:left="100" w:right="217" w:firstLine="566"/>
        <w:rPr>
          <w:sz w:val="26"/>
          <w:szCs w:val="26"/>
        </w:rPr>
      </w:pPr>
      <w:r w:rsidRPr="00743015">
        <w:rPr>
          <w:sz w:val="26"/>
          <w:szCs w:val="26"/>
        </w:rPr>
        <w:t>Em xin cam đoan những kết quả đạt được trong báo cáo này là do em nghiên cứu,</w:t>
      </w:r>
      <w:r w:rsidRPr="00743015">
        <w:rPr>
          <w:spacing w:val="1"/>
          <w:sz w:val="26"/>
          <w:szCs w:val="26"/>
        </w:rPr>
        <w:t xml:space="preserve"> </w:t>
      </w:r>
      <w:r w:rsidRPr="00743015">
        <w:rPr>
          <w:sz w:val="26"/>
          <w:szCs w:val="26"/>
        </w:rPr>
        <w:t>tổng hợp và thực hiện dựa trên sự hướng dẫn của Ths. Cao Thị Nhâm cùng các anh chị thuộc đơn vị Công nghệ Thông tin và trong Bệnh Viện Đa Khoa Gia Đình, không sao</w:t>
      </w:r>
      <w:r w:rsidRPr="00743015">
        <w:rPr>
          <w:spacing w:val="1"/>
          <w:sz w:val="26"/>
          <w:szCs w:val="26"/>
        </w:rPr>
        <w:t xml:space="preserve"> </w:t>
      </w:r>
      <w:r w:rsidRPr="00743015">
        <w:rPr>
          <w:sz w:val="26"/>
          <w:szCs w:val="26"/>
        </w:rPr>
        <w:t>chép</w:t>
      </w:r>
      <w:r w:rsidRPr="00743015">
        <w:rPr>
          <w:spacing w:val="-5"/>
          <w:sz w:val="26"/>
          <w:szCs w:val="26"/>
        </w:rPr>
        <w:t xml:space="preserve"> </w:t>
      </w:r>
      <w:r w:rsidRPr="00743015">
        <w:rPr>
          <w:sz w:val="26"/>
          <w:szCs w:val="26"/>
        </w:rPr>
        <w:t>lại</w:t>
      </w:r>
      <w:r w:rsidRPr="00743015">
        <w:rPr>
          <w:spacing w:val="-4"/>
          <w:sz w:val="26"/>
          <w:szCs w:val="26"/>
        </w:rPr>
        <w:t xml:space="preserve"> </w:t>
      </w:r>
      <w:r w:rsidRPr="00743015">
        <w:rPr>
          <w:sz w:val="26"/>
          <w:szCs w:val="26"/>
        </w:rPr>
        <w:t>bất</w:t>
      </w:r>
      <w:r w:rsidRPr="00743015">
        <w:rPr>
          <w:spacing w:val="-4"/>
          <w:sz w:val="26"/>
          <w:szCs w:val="26"/>
        </w:rPr>
        <w:t xml:space="preserve"> </w:t>
      </w:r>
      <w:r w:rsidRPr="00743015">
        <w:rPr>
          <w:sz w:val="26"/>
          <w:szCs w:val="26"/>
        </w:rPr>
        <w:t>kỳ</w:t>
      </w:r>
      <w:r w:rsidRPr="00743015">
        <w:rPr>
          <w:spacing w:val="-4"/>
          <w:sz w:val="26"/>
          <w:szCs w:val="26"/>
        </w:rPr>
        <w:t xml:space="preserve"> </w:t>
      </w:r>
      <w:r w:rsidRPr="00743015">
        <w:rPr>
          <w:sz w:val="26"/>
          <w:szCs w:val="26"/>
        </w:rPr>
        <w:t>điều</w:t>
      </w:r>
      <w:r w:rsidRPr="00743015">
        <w:rPr>
          <w:spacing w:val="-4"/>
          <w:sz w:val="26"/>
          <w:szCs w:val="26"/>
        </w:rPr>
        <w:t xml:space="preserve"> </w:t>
      </w:r>
      <w:r w:rsidRPr="00743015">
        <w:rPr>
          <w:sz w:val="26"/>
          <w:szCs w:val="26"/>
        </w:rPr>
        <w:t>gì</w:t>
      </w:r>
      <w:r w:rsidRPr="00743015">
        <w:rPr>
          <w:spacing w:val="-2"/>
          <w:sz w:val="26"/>
          <w:szCs w:val="26"/>
        </w:rPr>
        <w:t xml:space="preserve"> </w:t>
      </w:r>
      <w:r w:rsidRPr="00743015">
        <w:rPr>
          <w:sz w:val="26"/>
          <w:szCs w:val="26"/>
        </w:rPr>
        <w:t>của</w:t>
      </w:r>
      <w:r w:rsidRPr="00743015">
        <w:rPr>
          <w:spacing w:val="-4"/>
          <w:sz w:val="26"/>
          <w:szCs w:val="26"/>
        </w:rPr>
        <w:t xml:space="preserve"> </w:t>
      </w:r>
      <w:r w:rsidRPr="00743015">
        <w:rPr>
          <w:sz w:val="26"/>
          <w:szCs w:val="26"/>
        </w:rPr>
        <w:t>người</w:t>
      </w:r>
      <w:r w:rsidRPr="00743015">
        <w:rPr>
          <w:spacing w:val="-4"/>
          <w:sz w:val="26"/>
          <w:szCs w:val="26"/>
        </w:rPr>
        <w:t xml:space="preserve"> </w:t>
      </w:r>
      <w:r w:rsidRPr="00743015">
        <w:rPr>
          <w:sz w:val="26"/>
          <w:szCs w:val="26"/>
        </w:rPr>
        <w:t>khác.</w:t>
      </w:r>
      <w:r w:rsidRPr="00743015">
        <w:rPr>
          <w:spacing w:val="-5"/>
          <w:sz w:val="26"/>
          <w:szCs w:val="26"/>
        </w:rPr>
        <w:t xml:space="preserve"> </w:t>
      </w:r>
      <w:r w:rsidRPr="00743015">
        <w:rPr>
          <w:sz w:val="26"/>
          <w:szCs w:val="26"/>
        </w:rPr>
        <w:t>Những</w:t>
      </w:r>
      <w:r w:rsidRPr="00743015">
        <w:rPr>
          <w:spacing w:val="-2"/>
          <w:sz w:val="26"/>
          <w:szCs w:val="26"/>
        </w:rPr>
        <w:t xml:space="preserve"> </w:t>
      </w:r>
      <w:r w:rsidRPr="00743015">
        <w:rPr>
          <w:sz w:val="26"/>
          <w:szCs w:val="26"/>
        </w:rPr>
        <w:t>nội</w:t>
      </w:r>
      <w:r w:rsidRPr="00743015">
        <w:rPr>
          <w:spacing w:val="-4"/>
          <w:sz w:val="26"/>
          <w:szCs w:val="26"/>
        </w:rPr>
        <w:t xml:space="preserve"> </w:t>
      </w:r>
      <w:r w:rsidRPr="00743015">
        <w:rPr>
          <w:sz w:val="26"/>
          <w:szCs w:val="26"/>
        </w:rPr>
        <w:t>dung</w:t>
      </w:r>
      <w:r w:rsidRPr="00743015">
        <w:rPr>
          <w:spacing w:val="-4"/>
          <w:sz w:val="26"/>
          <w:szCs w:val="26"/>
        </w:rPr>
        <w:t xml:space="preserve"> </w:t>
      </w:r>
      <w:r w:rsidRPr="00743015">
        <w:rPr>
          <w:sz w:val="26"/>
          <w:szCs w:val="26"/>
        </w:rPr>
        <w:t>được</w:t>
      </w:r>
      <w:r w:rsidRPr="00743015">
        <w:rPr>
          <w:spacing w:val="-4"/>
          <w:sz w:val="26"/>
          <w:szCs w:val="26"/>
        </w:rPr>
        <w:t xml:space="preserve"> </w:t>
      </w:r>
      <w:r w:rsidRPr="00743015">
        <w:rPr>
          <w:sz w:val="26"/>
          <w:szCs w:val="26"/>
        </w:rPr>
        <w:t>trình</w:t>
      </w:r>
      <w:r w:rsidRPr="00743015">
        <w:rPr>
          <w:spacing w:val="-4"/>
          <w:sz w:val="26"/>
          <w:szCs w:val="26"/>
        </w:rPr>
        <w:t xml:space="preserve"> </w:t>
      </w:r>
      <w:r w:rsidRPr="00743015">
        <w:rPr>
          <w:sz w:val="26"/>
          <w:szCs w:val="26"/>
        </w:rPr>
        <w:t>bày</w:t>
      </w:r>
      <w:r w:rsidRPr="00743015">
        <w:rPr>
          <w:spacing w:val="-4"/>
          <w:sz w:val="26"/>
          <w:szCs w:val="26"/>
        </w:rPr>
        <w:t xml:space="preserve"> </w:t>
      </w:r>
      <w:r w:rsidRPr="00743015">
        <w:rPr>
          <w:sz w:val="26"/>
          <w:szCs w:val="26"/>
        </w:rPr>
        <w:t>trong</w:t>
      </w:r>
      <w:r w:rsidRPr="00743015">
        <w:rPr>
          <w:spacing w:val="-4"/>
          <w:sz w:val="26"/>
          <w:szCs w:val="26"/>
        </w:rPr>
        <w:t xml:space="preserve"> </w:t>
      </w:r>
      <w:r w:rsidRPr="00743015">
        <w:rPr>
          <w:sz w:val="26"/>
          <w:szCs w:val="26"/>
        </w:rPr>
        <w:t>báo</w:t>
      </w:r>
      <w:r w:rsidRPr="00743015">
        <w:rPr>
          <w:spacing w:val="-4"/>
          <w:sz w:val="26"/>
          <w:szCs w:val="26"/>
        </w:rPr>
        <w:t xml:space="preserve"> </w:t>
      </w:r>
      <w:r w:rsidRPr="00743015">
        <w:rPr>
          <w:sz w:val="26"/>
          <w:szCs w:val="26"/>
        </w:rPr>
        <w:t>cáo</w:t>
      </w:r>
      <w:r w:rsidRPr="00743015">
        <w:rPr>
          <w:spacing w:val="-5"/>
          <w:sz w:val="26"/>
          <w:szCs w:val="26"/>
        </w:rPr>
        <w:t xml:space="preserve"> </w:t>
      </w:r>
      <w:r w:rsidRPr="00743015">
        <w:rPr>
          <w:sz w:val="26"/>
          <w:szCs w:val="26"/>
        </w:rPr>
        <w:t>hoặc</w:t>
      </w:r>
      <w:r w:rsidRPr="00743015">
        <w:rPr>
          <w:spacing w:val="-62"/>
          <w:sz w:val="26"/>
          <w:szCs w:val="26"/>
        </w:rPr>
        <w:t xml:space="preserve"> </w:t>
      </w:r>
      <w:r w:rsidRPr="00743015">
        <w:rPr>
          <w:sz w:val="26"/>
          <w:szCs w:val="26"/>
        </w:rPr>
        <w:t>là của cá nhân, hoặc được tham khảo và tổng hợp từ các nguồn tài liệu khác nhau. Tất cả</w:t>
      </w:r>
      <w:r w:rsidRPr="00743015">
        <w:rPr>
          <w:spacing w:val="1"/>
          <w:sz w:val="26"/>
          <w:szCs w:val="26"/>
        </w:rPr>
        <w:t xml:space="preserve"> </w:t>
      </w:r>
      <w:r w:rsidRPr="00743015">
        <w:rPr>
          <w:sz w:val="26"/>
          <w:szCs w:val="26"/>
        </w:rPr>
        <w:t>tài</w:t>
      </w:r>
      <w:r w:rsidRPr="00743015">
        <w:rPr>
          <w:spacing w:val="-2"/>
          <w:sz w:val="26"/>
          <w:szCs w:val="26"/>
        </w:rPr>
        <w:t xml:space="preserve"> </w:t>
      </w:r>
      <w:r w:rsidRPr="00743015">
        <w:rPr>
          <w:sz w:val="26"/>
          <w:szCs w:val="26"/>
        </w:rPr>
        <w:t>liệu</w:t>
      </w:r>
      <w:r w:rsidRPr="00743015">
        <w:rPr>
          <w:spacing w:val="-1"/>
          <w:sz w:val="26"/>
          <w:szCs w:val="26"/>
        </w:rPr>
        <w:t xml:space="preserve"> </w:t>
      </w:r>
      <w:r w:rsidRPr="00743015">
        <w:rPr>
          <w:sz w:val="26"/>
          <w:szCs w:val="26"/>
        </w:rPr>
        <w:t>tham</w:t>
      </w:r>
      <w:r w:rsidRPr="00743015">
        <w:rPr>
          <w:spacing w:val="-1"/>
          <w:sz w:val="26"/>
          <w:szCs w:val="26"/>
        </w:rPr>
        <w:t xml:space="preserve"> </w:t>
      </w:r>
      <w:r w:rsidRPr="00743015">
        <w:rPr>
          <w:sz w:val="26"/>
          <w:szCs w:val="26"/>
        </w:rPr>
        <w:t>khảo, tổng</w:t>
      </w:r>
      <w:r w:rsidRPr="00743015">
        <w:rPr>
          <w:spacing w:val="-1"/>
          <w:sz w:val="26"/>
          <w:szCs w:val="26"/>
        </w:rPr>
        <w:t xml:space="preserve"> </w:t>
      </w:r>
      <w:r w:rsidRPr="00743015">
        <w:rPr>
          <w:sz w:val="26"/>
          <w:szCs w:val="26"/>
        </w:rPr>
        <w:t>hợp</w:t>
      </w:r>
      <w:r w:rsidRPr="00743015">
        <w:rPr>
          <w:spacing w:val="-1"/>
          <w:sz w:val="26"/>
          <w:szCs w:val="26"/>
        </w:rPr>
        <w:t xml:space="preserve"> </w:t>
      </w:r>
      <w:r w:rsidRPr="00743015">
        <w:rPr>
          <w:sz w:val="26"/>
          <w:szCs w:val="26"/>
        </w:rPr>
        <w:t>đều được trích</w:t>
      </w:r>
      <w:r w:rsidRPr="00743015">
        <w:rPr>
          <w:spacing w:val="1"/>
          <w:sz w:val="26"/>
          <w:szCs w:val="26"/>
        </w:rPr>
        <w:t xml:space="preserve"> </w:t>
      </w:r>
      <w:r w:rsidRPr="00743015">
        <w:rPr>
          <w:sz w:val="26"/>
          <w:szCs w:val="26"/>
        </w:rPr>
        <w:t>dẫn</w:t>
      </w:r>
      <w:r w:rsidRPr="00743015">
        <w:rPr>
          <w:spacing w:val="-2"/>
          <w:sz w:val="26"/>
          <w:szCs w:val="26"/>
        </w:rPr>
        <w:t xml:space="preserve"> </w:t>
      </w:r>
      <w:r w:rsidRPr="00743015">
        <w:rPr>
          <w:sz w:val="26"/>
          <w:szCs w:val="26"/>
        </w:rPr>
        <w:t>với</w:t>
      </w:r>
      <w:r w:rsidRPr="00743015">
        <w:rPr>
          <w:spacing w:val="-1"/>
          <w:sz w:val="26"/>
          <w:szCs w:val="26"/>
        </w:rPr>
        <w:t xml:space="preserve"> </w:t>
      </w:r>
      <w:r w:rsidRPr="00743015">
        <w:rPr>
          <w:sz w:val="26"/>
          <w:szCs w:val="26"/>
        </w:rPr>
        <w:t>nguồn</w:t>
      </w:r>
      <w:r w:rsidRPr="00743015">
        <w:rPr>
          <w:spacing w:val="-1"/>
          <w:sz w:val="26"/>
          <w:szCs w:val="26"/>
        </w:rPr>
        <w:t xml:space="preserve"> </w:t>
      </w:r>
      <w:r w:rsidRPr="00743015">
        <w:rPr>
          <w:sz w:val="26"/>
          <w:szCs w:val="26"/>
        </w:rPr>
        <w:t>gốc</w:t>
      </w:r>
      <w:r w:rsidRPr="00743015">
        <w:rPr>
          <w:spacing w:val="1"/>
          <w:sz w:val="26"/>
          <w:szCs w:val="26"/>
        </w:rPr>
        <w:t xml:space="preserve"> </w:t>
      </w:r>
      <w:r w:rsidRPr="00743015">
        <w:rPr>
          <w:sz w:val="26"/>
          <w:szCs w:val="26"/>
        </w:rPr>
        <w:t>rõ</w:t>
      </w:r>
      <w:r w:rsidRPr="00743015">
        <w:rPr>
          <w:spacing w:val="-1"/>
          <w:sz w:val="26"/>
          <w:szCs w:val="26"/>
        </w:rPr>
        <w:t xml:space="preserve"> </w:t>
      </w:r>
      <w:r w:rsidRPr="00743015">
        <w:rPr>
          <w:sz w:val="26"/>
          <w:szCs w:val="26"/>
        </w:rPr>
        <w:t>ràng.</w:t>
      </w:r>
    </w:p>
    <w:p w14:paraId="4AD8F013" w14:textId="77777777" w:rsidR="00743015" w:rsidRPr="00743015" w:rsidRDefault="00743015" w:rsidP="00743015">
      <w:pPr>
        <w:pStyle w:val="BodyText"/>
        <w:spacing w:line="312" w:lineRule="auto"/>
        <w:ind w:left="100" w:right="218" w:firstLine="566"/>
        <w:rPr>
          <w:sz w:val="26"/>
          <w:szCs w:val="26"/>
        </w:rPr>
      </w:pPr>
      <w:r w:rsidRPr="00743015">
        <w:rPr>
          <w:sz w:val="26"/>
          <w:szCs w:val="26"/>
        </w:rPr>
        <w:t>Em</w:t>
      </w:r>
      <w:r w:rsidRPr="00743015">
        <w:rPr>
          <w:spacing w:val="-8"/>
          <w:sz w:val="26"/>
          <w:szCs w:val="26"/>
        </w:rPr>
        <w:t xml:space="preserve"> </w:t>
      </w:r>
      <w:r w:rsidRPr="00743015">
        <w:rPr>
          <w:sz w:val="26"/>
          <w:szCs w:val="26"/>
        </w:rPr>
        <w:t>xin</w:t>
      </w:r>
      <w:r w:rsidRPr="00743015">
        <w:rPr>
          <w:spacing w:val="-7"/>
          <w:sz w:val="26"/>
          <w:szCs w:val="26"/>
        </w:rPr>
        <w:t xml:space="preserve"> </w:t>
      </w:r>
      <w:r w:rsidRPr="00743015">
        <w:rPr>
          <w:sz w:val="26"/>
          <w:szCs w:val="26"/>
        </w:rPr>
        <w:t>hoàn</w:t>
      </w:r>
      <w:r w:rsidRPr="00743015">
        <w:rPr>
          <w:spacing w:val="-6"/>
          <w:sz w:val="26"/>
          <w:szCs w:val="26"/>
        </w:rPr>
        <w:t xml:space="preserve"> </w:t>
      </w:r>
      <w:r w:rsidRPr="00743015">
        <w:rPr>
          <w:sz w:val="26"/>
          <w:szCs w:val="26"/>
        </w:rPr>
        <w:t>toàn</w:t>
      </w:r>
      <w:r w:rsidRPr="00743015">
        <w:rPr>
          <w:spacing w:val="-7"/>
          <w:sz w:val="26"/>
          <w:szCs w:val="26"/>
        </w:rPr>
        <w:t xml:space="preserve"> </w:t>
      </w:r>
      <w:r w:rsidRPr="00743015">
        <w:rPr>
          <w:sz w:val="26"/>
          <w:szCs w:val="26"/>
        </w:rPr>
        <w:t>chịu</w:t>
      </w:r>
      <w:r w:rsidRPr="00743015">
        <w:rPr>
          <w:spacing w:val="-4"/>
          <w:sz w:val="26"/>
          <w:szCs w:val="26"/>
        </w:rPr>
        <w:t xml:space="preserve"> </w:t>
      </w:r>
      <w:r w:rsidRPr="00743015">
        <w:rPr>
          <w:sz w:val="26"/>
          <w:szCs w:val="26"/>
        </w:rPr>
        <w:t>trách</w:t>
      </w:r>
      <w:r w:rsidRPr="00743015">
        <w:rPr>
          <w:spacing w:val="-6"/>
          <w:sz w:val="26"/>
          <w:szCs w:val="26"/>
        </w:rPr>
        <w:t xml:space="preserve"> </w:t>
      </w:r>
      <w:r w:rsidRPr="00743015">
        <w:rPr>
          <w:sz w:val="26"/>
          <w:szCs w:val="26"/>
        </w:rPr>
        <w:t>nhiệm</w:t>
      </w:r>
      <w:r w:rsidRPr="00743015">
        <w:rPr>
          <w:spacing w:val="-7"/>
          <w:sz w:val="26"/>
          <w:szCs w:val="26"/>
        </w:rPr>
        <w:t xml:space="preserve"> </w:t>
      </w:r>
      <w:r w:rsidRPr="00743015">
        <w:rPr>
          <w:sz w:val="26"/>
          <w:szCs w:val="26"/>
        </w:rPr>
        <w:t>về</w:t>
      </w:r>
      <w:r w:rsidRPr="00743015">
        <w:rPr>
          <w:spacing w:val="-6"/>
          <w:sz w:val="26"/>
          <w:szCs w:val="26"/>
        </w:rPr>
        <w:t xml:space="preserve"> </w:t>
      </w:r>
      <w:r w:rsidRPr="00743015">
        <w:rPr>
          <w:sz w:val="26"/>
          <w:szCs w:val="26"/>
        </w:rPr>
        <w:t>lời</w:t>
      </w:r>
      <w:r w:rsidRPr="00743015">
        <w:rPr>
          <w:spacing w:val="-7"/>
          <w:sz w:val="26"/>
          <w:szCs w:val="26"/>
        </w:rPr>
        <w:t xml:space="preserve"> </w:t>
      </w:r>
      <w:r w:rsidRPr="00743015">
        <w:rPr>
          <w:sz w:val="26"/>
          <w:szCs w:val="26"/>
        </w:rPr>
        <w:t>cam</w:t>
      </w:r>
      <w:r w:rsidRPr="00743015">
        <w:rPr>
          <w:spacing w:val="-4"/>
          <w:sz w:val="26"/>
          <w:szCs w:val="26"/>
        </w:rPr>
        <w:t xml:space="preserve"> </w:t>
      </w:r>
      <w:r w:rsidRPr="00743015">
        <w:rPr>
          <w:sz w:val="26"/>
          <w:szCs w:val="26"/>
        </w:rPr>
        <w:t>đoan</w:t>
      </w:r>
      <w:r w:rsidRPr="00743015">
        <w:rPr>
          <w:spacing w:val="-6"/>
          <w:sz w:val="26"/>
          <w:szCs w:val="26"/>
        </w:rPr>
        <w:t xml:space="preserve"> </w:t>
      </w:r>
      <w:r w:rsidRPr="00743015">
        <w:rPr>
          <w:sz w:val="26"/>
          <w:szCs w:val="26"/>
        </w:rPr>
        <w:t>của</w:t>
      </w:r>
      <w:r w:rsidRPr="00743015">
        <w:rPr>
          <w:spacing w:val="-6"/>
          <w:sz w:val="26"/>
          <w:szCs w:val="26"/>
        </w:rPr>
        <w:t xml:space="preserve"> </w:t>
      </w:r>
      <w:r w:rsidRPr="00743015">
        <w:rPr>
          <w:sz w:val="26"/>
          <w:szCs w:val="26"/>
        </w:rPr>
        <w:t>mình.</w:t>
      </w:r>
      <w:r w:rsidRPr="00743015">
        <w:rPr>
          <w:spacing w:val="-8"/>
          <w:sz w:val="26"/>
          <w:szCs w:val="26"/>
        </w:rPr>
        <w:t xml:space="preserve"> </w:t>
      </w:r>
      <w:r w:rsidRPr="00743015">
        <w:rPr>
          <w:sz w:val="26"/>
          <w:szCs w:val="26"/>
        </w:rPr>
        <w:t>Nếu</w:t>
      </w:r>
      <w:r w:rsidRPr="00743015">
        <w:rPr>
          <w:spacing w:val="-7"/>
          <w:sz w:val="26"/>
          <w:szCs w:val="26"/>
        </w:rPr>
        <w:t xml:space="preserve"> </w:t>
      </w:r>
      <w:r w:rsidRPr="00743015">
        <w:rPr>
          <w:sz w:val="26"/>
          <w:szCs w:val="26"/>
        </w:rPr>
        <w:t>có</w:t>
      </w:r>
      <w:r w:rsidRPr="00743015">
        <w:rPr>
          <w:spacing w:val="-4"/>
          <w:sz w:val="26"/>
          <w:szCs w:val="26"/>
        </w:rPr>
        <w:t xml:space="preserve"> </w:t>
      </w:r>
      <w:r w:rsidRPr="00743015">
        <w:rPr>
          <w:sz w:val="26"/>
          <w:szCs w:val="26"/>
        </w:rPr>
        <w:t>điều</w:t>
      </w:r>
      <w:r w:rsidRPr="00743015">
        <w:rPr>
          <w:spacing w:val="-7"/>
          <w:sz w:val="26"/>
          <w:szCs w:val="26"/>
        </w:rPr>
        <w:t xml:space="preserve"> </w:t>
      </w:r>
      <w:r w:rsidRPr="00743015">
        <w:rPr>
          <w:sz w:val="26"/>
          <w:szCs w:val="26"/>
        </w:rPr>
        <w:t>gì</w:t>
      </w:r>
      <w:r w:rsidRPr="00743015">
        <w:rPr>
          <w:spacing w:val="-7"/>
          <w:sz w:val="26"/>
          <w:szCs w:val="26"/>
        </w:rPr>
        <w:t xml:space="preserve"> </w:t>
      </w:r>
      <w:r w:rsidRPr="00743015">
        <w:rPr>
          <w:sz w:val="26"/>
          <w:szCs w:val="26"/>
        </w:rPr>
        <w:t>sai</w:t>
      </w:r>
      <w:r w:rsidRPr="00743015">
        <w:rPr>
          <w:spacing w:val="-6"/>
          <w:sz w:val="26"/>
          <w:szCs w:val="26"/>
        </w:rPr>
        <w:t xml:space="preserve"> </w:t>
      </w:r>
      <w:r w:rsidRPr="00743015">
        <w:rPr>
          <w:sz w:val="26"/>
          <w:szCs w:val="26"/>
        </w:rPr>
        <w:t>trái,</w:t>
      </w:r>
      <w:r w:rsidRPr="00743015">
        <w:rPr>
          <w:spacing w:val="-63"/>
          <w:sz w:val="26"/>
          <w:szCs w:val="26"/>
        </w:rPr>
        <w:t xml:space="preserve"> </w:t>
      </w:r>
      <w:r w:rsidRPr="00743015">
        <w:rPr>
          <w:sz w:val="26"/>
          <w:szCs w:val="26"/>
        </w:rPr>
        <w:t>em</w:t>
      </w:r>
      <w:r w:rsidRPr="00743015">
        <w:rPr>
          <w:spacing w:val="-1"/>
          <w:sz w:val="26"/>
          <w:szCs w:val="26"/>
        </w:rPr>
        <w:t xml:space="preserve"> </w:t>
      </w:r>
      <w:r w:rsidRPr="00743015">
        <w:rPr>
          <w:sz w:val="26"/>
          <w:szCs w:val="26"/>
        </w:rPr>
        <w:t>xin</w:t>
      </w:r>
      <w:r w:rsidRPr="00743015">
        <w:rPr>
          <w:spacing w:val="-1"/>
          <w:sz w:val="26"/>
          <w:szCs w:val="26"/>
        </w:rPr>
        <w:t xml:space="preserve"> </w:t>
      </w:r>
      <w:r w:rsidRPr="00743015">
        <w:rPr>
          <w:sz w:val="26"/>
          <w:szCs w:val="26"/>
        </w:rPr>
        <w:t>chịu</w:t>
      </w:r>
      <w:r w:rsidRPr="00743015">
        <w:rPr>
          <w:spacing w:val="-1"/>
          <w:sz w:val="26"/>
          <w:szCs w:val="26"/>
        </w:rPr>
        <w:t xml:space="preserve"> </w:t>
      </w:r>
      <w:r w:rsidRPr="00743015">
        <w:rPr>
          <w:sz w:val="26"/>
          <w:szCs w:val="26"/>
        </w:rPr>
        <w:t>mọi</w:t>
      </w:r>
      <w:r w:rsidRPr="00743015">
        <w:rPr>
          <w:spacing w:val="-1"/>
          <w:sz w:val="26"/>
          <w:szCs w:val="26"/>
        </w:rPr>
        <w:t xml:space="preserve"> </w:t>
      </w:r>
      <w:r w:rsidRPr="00743015">
        <w:rPr>
          <w:sz w:val="26"/>
          <w:szCs w:val="26"/>
        </w:rPr>
        <w:t>hình</w:t>
      </w:r>
      <w:r w:rsidRPr="00743015">
        <w:rPr>
          <w:spacing w:val="-1"/>
          <w:sz w:val="26"/>
          <w:szCs w:val="26"/>
        </w:rPr>
        <w:t xml:space="preserve"> </w:t>
      </w:r>
      <w:r w:rsidRPr="00743015">
        <w:rPr>
          <w:sz w:val="26"/>
          <w:szCs w:val="26"/>
        </w:rPr>
        <w:t>thức kỷ</w:t>
      </w:r>
      <w:r w:rsidRPr="00743015">
        <w:rPr>
          <w:spacing w:val="-1"/>
          <w:sz w:val="26"/>
          <w:szCs w:val="26"/>
        </w:rPr>
        <w:t xml:space="preserve"> </w:t>
      </w:r>
      <w:r w:rsidRPr="00743015">
        <w:rPr>
          <w:sz w:val="26"/>
          <w:szCs w:val="26"/>
        </w:rPr>
        <w:t>luật</w:t>
      </w:r>
      <w:r w:rsidRPr="00743015">
        <w:rPr>
          <w:spacing w:val="-1"/>
          <w:sz w:val="26"/>
          <w:szCs w:val="26"/>
        </w:rPr>
        <w:t xml:space="preserve"> </w:t>
      </w:r>
      <w:r w:rsidRPr="00743015">
        <w:rPr>
          <w:sz w:val="26"/>
          <w:szCs w:val="26"/>
        </w:rPr>
        <w:t>theo</w:t>
      </w:r>
      <w:r w:rsidRPr="00743015">
        <w:rPr>
          <w:spacing w:val="-1"/>
          <w:sz w:val="26"/>
          <w:szCs w:val="26"/>
        </w:rPr>
        <w:t xml:space="preserve"> </w:t>
      </w:r>
      <w:r w:rsidRPr="00743015">
        <w:rPr>
          <w:sz w:val="26"/>
          <w:szCs w:val="26"/>
        </w:rPr>
        <w:t>quy</w:t>
      </w:r>
      <w:r w:rsidRPr="00743015">
        <w:rPr>
          <w:spacing w:val="-1"/>
          <w:sz w:val="26"/>
          <w:szCs w:val="26"/>
        </w:rPr>
        <w:t xml:space="preserve"> </w:t>
      </w:r>
      <w:r w:rsidRPr="00743015">
        <w:rPr>
          <w:sz w:val="26"/>
          <w:szCs w:val="26"/>
        </w:rPr>
        <w:t>định.</w:t>
      </w:r>
    </w:p>
    <w:p w14:paraId="7F7ED58D" w14:textId="77777777" w:rsidR="00743015" w:rsidRPr="00743015" w:rsidRDefault="00743015" w:rsidP="00743015">
      <w:pPr>
        <w:pStyle w:val="BodyText"/>
        <w:spacing w:before="121"/>
        <w:ind w:left="666"/>
        <w:rPr>
          <w:sz w:val="26"/>
          <w:szCs w:val="26"/>
        </w:rPr>
      </w:pPr>
      <w:r w:rsidRPr="00743015">
        <w:rPr>
          <w:sz w:val="26"/>
          <w:szCs w:val="26"/>
        </w:rPr>
        <w:t>Đà</w:t>
      </w:r>
      <w:r w:rsidRPr="00743015">
        <w:rPr>
          <w:spacing w:val="-2"/>
          <w:sz w:val="26"/>
          <w:szCs w:val="26"/>
        </w:rPr>
        <w:t xml:space="preserve"> </w:t>
      </w:r>
      <w:r w:rsidRPr="00743015">
        <w:rPr>
          <w:sz w:val="26"/>
          <w:szCs w:val="26"/>
        </w:rPr>
        <w:t>nẵng,</w:t>
      </w:r>
      <w:r w:rsidRPr="00743015">
        <w:rPr>
          <w:spacing w:val="-1"/>
          <w:sz w:val="26"/>
          <w:szCs w:val="26"/>
        </w:rPr>
        <w:t xml:space="preserve"> </w:t>
      </w:r>
      <w:r w:rsidRPr="00743015">
        <w:rPr>
          <w:sz w:val="26"/>
          <w:szCs w:val="26"/>
        </w:rPr>
        <w:t>ngày 24</w:t>
      </w:r>
      <w:r w:rsidRPr="00743015">
        <w:rPr>
          <w:spacing w:val="63"/>
          <w:sz w:val="26"/>
          <w:szCs w:val="26"/>
        </w:rPr>
        <w:t xml:space="preserve"> </w:t>
      </w:r>
      <w:r w:rsidRPr="00743015">
        <w:rPr>
          <w:sz w:val="26"/>
          <w:szCs w:val="26"/>
        </w:rPr>
        <w:t>tháng</w:t>
      </w:r>
      <w:r w:rsidRPr="00743015">
        <w:rPr>
          <w:spacing w:val="-1"/>
          <w:sz w:val="26"/>
          <w:szCs w:val="26"/>
        </w:rPr>
        <w:t xml:space="preserve"> </w:t>
      </w:r>
      <w:r w:rsidRPr="00743015">
        <w:rPr>
          <w:sz w:val="26"/>
          <w:szCs w:val="26"/>
        </w:rPr>
        <w:t>02</w:t>
      </w:r>
      <w:r w:rsidRPr="00743015">
        <w:rPr>
          <w:spacing w:val="-2"/>
          <w:sz w:val="26"/>
          <w:szCs w:val="26"/>
        </w:rPr>
        <w:t xml:space="preserve"> </w:t>
      </w:r>
      <w:r w:rsidRPr="00743015">
        <w:rPr>
          <w:sz w:val="26"/>
          <w:szCs w:val="26"/>
        </w:rPr>
        <w:t>năm</w:t>
      </w:r>
      <w:r w:rsidRPr="00743015">
        <w:rPr>
          <w:spacing w:val="-1"/>
          <w:sz w:val="26"/>
          <w:szCs w:val="26"/>
        </w:rPr>
        <w:t xml:space="preserve"> </w:t>
      </w:r>
      <w:r w:rsidRPr="00743015">
        <w:rPr>
          <w:sz w:val="26"/>
          <w:szCs w:val="26"/>
        </w:rPr>
        <w:t>2022</w:t>
      </w:r>
    </w:p>
    <w:p w14:paraId="3FD37B75" w14:textId="77777777" w:rsidR="00743015" w:rsidRPr="00F16A14" w:rsidRDefault="00743015" w:rsidP="00743015">
      <w:pPr>
        <w:spacing w:after="120"/>
        <w:ind w:right="386" w:firstLine="360"/>
        <w:rPr>
          <w:i/>
          <w:iCs/>
        </w:rPr>
      </w:pPr>
    </w:p>
    <w:p w14:paraId="2F340D73" w14:textId="77777777" w:rsidR="00743015" w:rsidRPr="00F16A14" w:rsidRDefault="00743015" w:rsidP="00743015">
      <w:pPr>
        <w:ind w:left="720" w:right="387"/>
        <w:rPr>
          <w:i/>
          <w:iCs/>
        </w:rPr>
      </w:pPr>
    </w:p>
    <w:p w14:paraId="7AF4B55D" w14:textId="77777777" w:rsidR="00743015" w:rsidRPr="000D21AC" w:rsidRDefault="00743015" w:rsidP="00743015">
      <w:pPr>
        <w:tabs>
          <w:tab w:val="center" w:pos="6237"/>
        </w:tabs>
      </w:pPr>
      <w:r>
        <w:rPr>
          <w:i/>
          <w:iCs/>
        </w:rPr>
        <w:t xml:space="preserve">                                                                                 </w:t>
      </w:r>
      <w:r w:rsidRPr="000D21AC">
        <w:t xml:space="preserve">Sinh viên thực hiện </w:t>
      </w:r>
    </w:p>
    <w:p w14:paraId="18DEA0A8" w14:textId="77777777" w:rsidR="00743015" w:rsidRPr="000D21AC" w:rsidRDefault="00743015" w:rsidP="00743015">
      <w:pPr>
        <w:tabs>
          <w:tab w:val="center" w:pos="6237"/>
        </w:tabs>
      </w:pPr>
    </w:p>
    <w:p w14:paraId="2FC607DA" w14:textId="77777777" w:rsidR="00743015" w:rsidRPr="000D21AC" w:rsidRDefault="00743015" w:rsidP="00743015">
      <w:pPr>
        <w:tabs>
          <w:tab w:val="center" w:pos="6237"/>
        </w:tabs>
      </w:pPr>
      <w:r>
        <w:rPr>
          <w:b/>
        </w:rPr>
        <w:t xml:space="preserve">                                                                                 </w:t>
      </w:r>
      <w:r w:rsidRPr="000D21AC">
        <w:t xml:space="preserve">Nguyễn Như Hiền </w:t>
      </w:r>
    </w:p>
    <w:p w14:paraId="5B280039" w14:textId="77777777" w:rsidR="00743015" w:rsidRPr="000D21AC" w:rsidRDefault="00743015" w:rsidP="00743015">
      <w:pPr>
        <w:tabs>
          <w:tab w:val="center" w:pos="6237"/>
        </w:tabs>
      </w:pPr>
    </w:p>
    <w:p w14:paraId="1DE7191D" w14:textId="77777777" w:rsidR="00743015" w:rsidRPr="00743015" w:rsidRDefault="00743015" w:rsidP="00743015"/>
    <w:p w14:paraId="322B0981" w14:textId="77777777" w:rsidR="00162A00" w:rsidRDefault="00162A00" w:rsidP="00162A00">
      <w:pPr>
        <w:rPr>
          <w:b/>
        </w:rPr>
      </w:pPr>
    </w:p>
    <w:p w14:paraId="1360B48D" w14:textId="739EE7AF" w:rsidR="00E71236" w:rsidRDefault="00E71236">
      <w:pPr>
        <w:spacing w:before="0" w:after="0" w:line="240" w:lineRule="auto"/>
        <w:ind w:firstLine="0"/>
        <w:jc w:val="left"/>
        <w:rPr>
          <w:b/>
        </w:rPr>
      </w:pPr>
      <w:r>
        <w:rPr>
          <w:b/>
        </w:rPr>
        <w:br w:type="page"/>
      </w: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122D9F">
      <w:pPr>
        <w:pStyle w:val="Heading1"/>
        <w:numPr>
          <w:ilvl w:val="0"/>
          <w:numId w:val="0"/>
        </w:numPr>
      </w:pPr>
      <w:bookmarkStart w:id="10" w:name="_Toc342760180"/>
      <w:bookmarkStart w:id="11" w:name="_Toc343172865"/>
      <w:bookmarkStart w:id="12" w:name="_Toc98339735"/>
      <w:r w:rsidRPr="00C67C5B">
        <w:lastRenderedPageBreak/>
        <w:t>MỤC LỤC</w:t>
      </w:r>
      <w:bookmarkEnd w:id="10"/>
      <w:bookmarkEnd w:id="11"/>
      <w:bookmarkEnd w:id="12"/>
    </w:p>
    <w:p w14:paraId="18A59BA7" w14:textId="3C70F3A2" w:rsidR="00775BBB"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98339732" w:history="1">
        <w:r w:rsidR="00775BBB" w:rsidRPr="00F02777">
          <w:rPr>
            <w:rStyle w:val="Hyperlink"/>
            <w:noProof/>
          </w:rPr>
          <w:t>NHẬN XÉT CỦA DOANH NGHIỆP THỰC TẬP</w:t>
        </w:r>
        <w:r w:rsidR="00775BBB">
          <w:rPr>
            <w:noProof/>
            <w:webHidden/>
          </w:rPr>
          <w:tab/>
        </w:r>
        <w:r w:rsidR="00775BBB">
          <w:rPr>
            <w:noProof/>
            <w:webHidden/>
          </w:rPr>
          <w:fldChar w:fldCharType="begin"/>
        </w:r>
        <w:r w:rsidR="00775BBB">
          <w:rPr>
            <w:noProof/>
            <w:webHidden/>
          </w:rPr>
          <w:instrText xml:space="preserve"> PAGEREF _Toc98339732 \h </w:instrText>
        </w:r>
        <w:r w:rsidR="00775BBB">
          <w:rPr>
            <w:noProof/>
            <w:webHidden/>
          </w:rPr>
        </w:r>
        <w:r w:rsidR="00775BBB">
          <w:rPr>
            <w:noProof/>
            <w:webHidden/>
          </w:rPr>
          <w:fldChar w:fldCharType="separate"/>
        </w:r>
        <w:r w:rsidR="00775BBB">
          <w:rPr>
            <w:noProof/>
            <w:webHidden/>
          </w:rPr>
          <w:t>ii</w:t>
        </w:r>
        <w:r w:rsidR="00775BBB">
          <w:rPr>
            <w:noProof/>
            <w:webHidden/>
          </w:rPr>
          <w:fldChar w:fldCharType="end"/>
        </w:r>
      </w:hyperlink>
    </w:p>
    <w:p w14:paraId="24510879" w14:textId="6CD5217B" w:rsidR="00775BBB" w:rsidRDefault="007C1C60">
      <w:pPr>
        <w:pStyle w:val="TOC1"/>
        <w:rPr>
          <w:rFonts w:asciiTheme="minorHAnsi" w:eastAsiaTheme="minorEastAsia" w:hAnsiTheme="minorHAnsi" w:cstheme="minorBidi"/>
          <w:b w:val="0"/>
          <w:bCs w:val="0"/>
          <w:smallCaps w:val="0"/>
          <w:noProof/>
          <w:sz w:val="22"/>
          <w:szCs w:val="22"/>
        </w:rPr>
      </w:pPr>
      <w:hyperlink w:anchor="_Toc98339733" w:history="1">
        <w:r w:rsidR="00775BBB" w:rsidRPr="00F02777">
          <w:rPr>
            <w:rStyle w:val="Hyperlink"/>
            <w:noProof/>
          </w:rPr>
          <w:t>LỜI CẢM ƠN</w:t>
        </w:r>
        <w:r w:rsidR="00775BBB">
          <w:rPr>
            <w:noProof/>
            <w:webHidden/>
          </w:rPr>
          <w:tab/>
        </w:r>
        <w:r w:rsidR="00775BBB">
          <w:rPr>
            <w:noProof/>
            <w:webHidden/>
          </w:rPr>
          <w:fldChar w:fldCharType="begin"/>
        </w:r>
        <w:r w:rsidR="00775BBB">
          <w:rPr>
            <w:noProof/>
            <w:webHidden/>
          </w:rPr>
          <w:instrText xml:space="preserve"> PAGEREF _Toc98339733 \h </w:instrText>
        </w:r>
        <w:r w:rsidR="00775BBB">
          <w:rPr>
            <w:noProof/>
            <w:webHidden/>
          </w:rPr>
        </w:r>
        <w:r w:rsidR="00775BBB">
          <w:rPr>
            <w:noProof/>
            <w:webHidden/>
          </w:rPr>
          <w:fldChar w:fldCharType="separate"/>
        </w:r>
        <w:r w:rsidR="00775BBB">
          <w:rPr>
            <w:noProof/>
            <w:webHidden/>
          </w:rPr>
          <w:t>iii</w:t>
        </w:r>
        <w:r w:rsidR="00775BBB">
          <w:rPr>
            <w:noProof/>
            <w:webHidden/>
          </w:rPr>
          <w:fldChar w:fldCharType="end"/>
        </w:r>
      </w:hyperlink>
    </w:p>
    <w:p w14:paraId="53BEC347" w14:textId="6EA0878E" w:rsidR="00775BBB" w:rsidRDefault="007C1C60">
      <w:pPr>
        <w:pStyle w:val="TOC1"/>
        <w:rPr>
          <w:rFonts w:asciiTheme="minorHAnsi" w:eastAsiaTheme="minorEastAsia" w:hAnsiTheme="minorHAnsi" w:cstheme="minorBidi"/>
          <w:b w:val="0"/>
          <w:bCs w:val="0"/>
          <w:smallCaps w:val="0"/>
          <w:noProof/>
          <w:sz w:val="22"/>
          <w:szCs w:val="22"/>
        </w:rPr>
      </w:pPr>
      <w:hyperlink w:anchor="_Toc98339734" w:history="1">
        <w:r w:rsidR="00775BBB" w:rsidRPr="00F02777">
          <w:rPr>
            <w:rStyle w:val="Hyperlink"/>
            <w:noProof/>
          </w:rPr>
          <w:t>LỜI CAM ĐOAN</w:t>
        </w:r>
        <w:r w:rsidR="00775BBB">
          <w:rPr>
            <w:noProof/>
            <w:webHidden/>
          </w:rPr>
          <w:tab/>
        </w:r>
        <w:r w:rsidR="00775BBB">
          <w:rPr>
            <w:noProof/>
            <w:webHidden/>
          </w:rPr>
          <w:fldChar w:fldCharType="begin"/>
        </w:r>
        <w:r w:rsidR="00775BBB">
          <w:rPr>
            <w:noProof/>
            <w:webHidden/>
          </w:rPr>
          <w:instrText xml:space="preserve"> PAGEREF _Toc98339734 \h </w:instrText>
        </w:r>
        <w:r w:rsidR="00775BBB">
          <w:rPr>
            <w:noProof/>
            <w:webHidden/>
          </w:rPr>
        </w:r>
        <w:r w:rsidR="00775BBB">
          <w:rPr>
            <w:noProof/>
            <w:webHidden/>
          </w:rPr>
          <w:fldChar w:fldCharType="separate"/>
        </w:r>
        <w:r w:rsidR="00775BBB">
          <w:rPr>
            <w:noProof/>
            <w:webHidden/>
          </w:rPr>
          <w:t>iv</w:t>
        </w:r>
        <w:r w:rsidR="00775BBB">
          <w:rPr>
            <w:noProof/>
            <w:webHidden/>
          </w:rPr>
          <w:fldChar w:fldCharType="end"/>
        </w:r>
      </w:hyperlink>
    </w:p>
    <w:p w14:paraId="585652E8" w14:textId="640AD411" w:rsidR="00775BBB" w:rsidRDefault="007C1C60">
      <w:pPr>
        <w:pStyle w:val="TOC1"/>
        <w:rPr>
          <w:rFonts w:asciiTheme="minorHAnsi" w:eastAsiaTheme="minorEastAsia" w:hAnsiTheme="minorHAnsi" w:cstheme="minorBidi"/>
          <w:b w:val="0"/>
          <w:bCs w:val="0"/>
          <w:smallCaps w:val="0"/>
          <w:noProof/>
          <w:sz w:val="22"/>
          <w:szCs w:val="22"/>
        </w:rPr>
      </w:pPr>
      <w:hyperlink w:anchor="_Toc98339735" w:history="1">
        <w:r w:rsidR="00775BBB" w:rsidRPr="00F02777">
          <w:rPr>
            <w:rStyle w:val="Hyperlink"/>
            <w:noProof/>
          </w:rPr>
          <w:t>MỤC LỤC</w:t>
        </w:r>
        <w:r w:rsidR="00775BBB">
          <w:rPr>
            <w:noProof/>
            <w:webHidden/>
          </w:rPr>
          <w:tab/>
        </w:r>
        <w:r w:rsidR="00775BBB">
          <w:rPr>
            <w:noProof/>
            <w:webHidden/>
          </w:rPr>
          <w:fldChar w:fldCharType="begin"/>
        </w:r>
        <w:r w:rsidR="00775BBB">
          <w:rPr>
            <w:noProof/>
            <w:webHidden/>
          </w:rPr>
          <w:instrText xml:space="preserve"> PAGEREF _Toc98339735 \h </w:instrText>
        </w:r>
        <w:r w:rsidR="00775BBB">
          <w:rPr>
            <w:noProof/>
            <w:webHidden/>
          </w:rPr>
        </w:r>
        <w:r w:rsidR="00775BBB">
          <w:rPr>
            <w:noProof/>
            <w:webHidden/>
          </w:rPr>
          <w:fldChar w:fldCharType="separate"/>
        </w:r>
        <w:r w:rsidR="00775BBB">
          <w:rPr>
            <w:noProof/>
            <w:webHidden/>
          </w:rPr>
          <w:t>vi</w:t>
        </w:r>
        <w:r w:rsidR="00775BBB">
          <w:rPr>
            <w:noProof/>
            <w:webHidden/>
          </w:rPr>
          <w:fldChar w:fldCharType="end"/>
        </w:r>
      </w:hyperlink>
    </w:p>
    <w:p w14:paraId="02B77F81" w14:textId="49503C28" w:rsidR="00775BBB" w:rsidRDefault="007C1C60">
      <w:pPr>
        <w:pStyle w:val="TOC1"/>
        <w:rPr>
          <w:rFonts w:asciiTheme="minorHAnsi" w:eastAsiaTheme="minorEastAsia" w:hAnsiTheme="minorHAnsi" w:cstheme="minorBidi"/>
          <w:b w:val="0"/>
          <w:bCs w:val="0"/>
          <w:smallCaps w:val="0"/>
          <w:noProof/>
          <w:sz w:val="22"/>
          <w:szCs w:val="22"/>
        </w:rPr>
      </w:pPr>
      <w:hyperlink w:anchor="_Toc98339736" w:history="1">
        <w:r w:rsidR="00775BBB" w:rsidRPr="00F02777">
          <w:rPr>
            <w:rStyle w:val="Hyperlink"/>
            <w:noProof/>
          </w:rPr>
          <w:t>DANH MỤC HÌNH ẢNH</w:t>
        </w:r>
        <w:r w:rsidR="00775BBB">
          <w:rPr>
            <w:noProof/>
            <w:webHidden/>
          </w:rPr>
          <w:tab/>
        </w:r>
        <w:r w:rsidR="00775BBB">
          <w:rPr>
            <w:noProof/>
            <w:webHidden/>
          </w:rPr>
          <w:fldChar w:fldCharType="begin"/>
        </w:r>
        <w:r w:rsidR="00775BBB">
          <w:rPr>
            <w:noProof/>
            <w:webHidden/>
          </w:rPr>
          <w:instrText xml:space="preserve"> PAGEREF _Toc98339736 \h </w:instrText>
        </w:r>
        <w:r w:rsidR="00775BBB">
          <w:rPr>
            <w:noProof/>
            <w:webHidden/>
          </w:rPr>
        </w:r>
        <w:r w:rsidR="00775BBB">
          <w:rPr>
            <w:noProof/>
            <w:webHidden/>
          </w:rPr>
          <w:fldChar w:fldCharType="separate"/>
        </w:r>
        <w:r w:rsidR="00775BBB">
          <w:rPr>
            <w:noProof/>
            <w:webHidden/>
          </w:rPr>
          <w:t>viii</w:t>
        </w:r>
        <w:r w:rsidR="00775BBB">
          <w:rPr>
            <w:noProof/>
            <w:webHidden/>
          </w:rPr>
          <w:fldChar w:fldCharType="end"/>
        </w:r>
      </w:hyperlink>
    </w:p>
    <w:p w14:paraId="54A31695" w14:textId="716BC5F6" w:rsidR="00775BBB" w:rsidRDefault="007C1C60">
      <w:pPr>
        <w:pStyle w:val="TOC1"/>
        <w:rPr>
          <w:rFonts w:asciiTheme="minorHAnsi" w:eastAsiaTheme="minorEastAsia" w:hAnsiTheme="minorHAnsi" w:cstheme="minorBidi"/>
          <w:b w:val="0"/>
          <w:bCs w:val="0"/>
          <w:smallCaps w:val="0"/>
          <w:noProof/>
          <w:sz w:val="22"/>
          <w:szCs w:val="22"/>
        </w:rPr>
      </w:pPr>
      <w:hyperlink w:anchor="_Toc98339737" w:history="1">
        <w:r w:rsidR="00775BBB" w:rsidRPr="00F02777">
          <w:rPr>
            <w:rStyle w:val="Hyperlink"/>
            <w:noProof/>
          </w:rPr>
          <w:t>DANH MỤC BẢNG BIỂU</w:t>
        </w:r>
        <w:r w:rsidR="00775BBB">
          <w:rPr>
            <w:noProof/>
            <w:webHidden/>
          </w:rPr>
          <w:tab/>
        </w:r>
        <w:r w:rsidR="00775BBB">
          <w:rPr>
            <w:noProof/>
            <w:webHidden/>
          </w:rPr>
          <w:fldChar w:fldCharType="begin"/>
        </w:r>
        <w:r w:rsidR="00775BBB">
          <w:rPr>
            <w:noProof/>
            <w:webHidden/>
          </w:rPr>
          <w:instrText xml:space="preserve"> PAGEREF _Toc98339737 \h </w:instrText>
        </w:r>
        <w:r w:rsidR="00775BBB">
          <w:rPr>
            <w:noProof/>
            <w:webHidden/>
          </w:rPr>
        </w:r>
        <w:r w:rsidR="00775BBB">
          <w:rPr>
            <w:noProof/>
            <w:webHidden/>
          </w:rPr>
          <w:fldChar w:fldCharType="separate"/>
        </w:r>
        <w:r w:rsidR="00775BBB">
          <w:rPr>
            <w:noProof/>
            <w:webHidden/>
          </w:rPr>
          <w:t>ix</w:t>
        </w:r>
        <w:r w:rsidR="00775BBB">
          <w:rPr>
            <w:noProof/>
            <w:webHidden/>
          </w:rPr>
          <w:fldChar w:fldCharType="end"/>
        </w:r>
      </w:hyperlink>
    </w:p>
    <w:p w14:paraId="0FA63E1B" w14:textId="2FEFCDF7" w:rsidR="00775BBB" w:rsidRDefault="007C1C60">
      <w:pPr>
        <w:pStyle w:val="TOC1"/>
        <w:rPr>
          <w:rFonts w:asciiTheme="minorHAnsi" w:eastAsiaTheme="minorEastAsia" w:hAnsiTheme="minorHAnsi" w:cstheme="minorBidi"/>
          <w:b w:val="0"/>
          <w:bCs w:val="0"/>
          <w:smallCaps w:val="0"/>
          <w:noProof/>
          <w:sz w:val="22"/>
          <w:szCs w:val="22"/>
        </w:rPr>
      </w:pPr>
      <w:hyperlink w:anchor="_Toc98339738" w:history="1">
        <w:r w:rsidR="00775BBB" w:rsidRPr="00F02777">
          <w:rPr>
            <w:rStyle w:val="Hyperlink"/>
            <w:noProof/>
          </w:rPr>
          <w:t>DANH MỤC CÁC TỪ VIẾT TẮT</w:t>
        </w:r>
        <w:r w:rsidR="00775BBB">
          <w:rPr>
            <w:noProof/>
            <w:webHidden/>
          </w:rPr>
          <w:tab/>
        </w:r>
        <w:r w:rsidR="00775BBB">
          <w:rPr>
            <w:noProof/>
            <w:webHidden/>
          </w:rPr>
          <w:fldChar w:fldCharType="begin"/>
        </w:r>
        <w:r w:rsidR="00775BBB">
          <w:rPr>
            <w:noProof/>
            <w:webHidden/>
          </w:rPr>
          <w:instrText xml:space="preserve"> PAGEREF _Toc98339738 \h </w:instrText>
        </w:r>
        <w:r w:rsidR="00775BBB">
          <w:rPr>
            <w:noProof/>
            <w:webHidden/>
          </w:rPr>
        </w:r>
        <w:r w:rsidR="00775BBB">
          <w:rPr>
            <w:noProof/>
            <w:webHidden/>
          </w:rPr>
          <w:fldChar w:fldCharType="separate"/>
        </w:r>
        <w:r w:rsidR="00775BBB">
          <w:rPr>
            <w:noProof/>
            <w:webHidden/>
          </w:rPr>
          <w:t>x</w:t>
        </w:r>
        <w:r w:rsidR="00775BBB">
          <w:rPr>
            <w:noProof/>
            <w:webHidden/>
          </w:rPr>
          <w:fldChar w:fldCharType="end"/>
        </w:r>
      </w:hyperlink>
    </w:p>
    <w:p w14:paraId="77A95278" w14:textId="50B2D599" w:rsidR="00775BBB" w:rsidRDefault="007C1C60">
      <w:pPr>
        <w:pStyle w:val="TOC1"/>
        <w:rPr>
          <w:noProof/>
        </w:rPr>
      </w:pPr>
      <w:hyperlink w:anchor="_Toc98339739" w:history="1">
        <w:r w:rsidR="00775BBB" w:rsidRPr="00F02777">
          <w:rPr>
            <w:rStyle w:val="Hyperlink"/>
            <w:noProof/>
            <w:lang w:val="de-DE"/>
          </w:rPr>
          <w:t>LỜI MỞ ĐẦU</w:t>
        </w:r>
        <w:r w:rsidR="00775BBB">
          <w:rPr>
            <w:noProof/>
            <w:webHidden/>
          </w:rPr>
          <w:tab/>
        </w:r>
        <w:r w:rsidR="00775BBB">
          <w:rPr>
            <w:noProof/>
            <w:webHidden/>
          </w:rPr>
          <w:fldChar w:fldCharType="begin"/>
        </w:r>
        <w:r w:rsidR="00775BBB">
          <w:rPr>
            <w:noProof/>
            <w:webHidden/>
          </w:rPr>
          <w:instrText xml:space="preserve"> PAGEREF _Toc98339739 \h </w:instrText>
        </w:r>
        <w:r w:rsidR="00775BBB">
          <w:rPr>
            <w:noProof/>
            <w:webHidden/>
          </w:rPr>
        </w:r>
        <w:r w:rsidR="00775BBB">
          <w:rPr>
            <w:noProof/>
            <w:webHidden/>
          </w:rPr>
          <w:fldChar w:fldCharType="separate"/>
        </w:r>
        <w:r w:rsidR="00775BBB">
          <w:rPr>
            <w:noProof/>
            <w:webHidden/>
          </w:rPr>
          <w:t>1</w:t>
        </w:r>
        <w:r w:rsidR="00775BBB">
          <w:rPr>
            <w:noProof/>
            <w:webHidden/>
          </w:rPr>
          <w:fldChar w:fldCharType="end"/>
        </w:r>
      </w:hyperlink>
    </w:p>
    <w:p w14:paraId="11203AEB" w14:textId="77777777" w:rsidR="00743015" w:rsidRPr="00C161B5" w:rsidRDefault="007C1C60" w:rsidP="00743015">
      <w:pPr>
        <w:pStyle w:val="TOC2"/>
      </w:pPr>
      <w:hyperlink w:anchor="_Toc61358851" w:history="1">
        <w:r w:rsidR="00743015" w:rsidRPr="00C161B5">
          <w:rPr>
            <w:rStyle w:val="Hyperlink"/>
          </w:rPr>
          <w:t>1.1.</w:t>
        </w:r>
        <w:r w:rsidR="00743015" w:rsidRPr="00C161B5">
          <w:tab/>
        </w:r>
        <w:r w:rsidR="00743015" w:rsidRPr="00C161B5">
          <w:rPr>
            <w:rStyle w:val="Hyperlink"/>
          </w:rPr>
          <w:t>SỰ CẦN THIẾT CỦA ĐỀ TÀI</w:t>
        </w:r>
        <w:r w:rsidR="00743015" w:rsidRPr="00C161B5">
          <w:rPr>
            <w:webHidden/>
          </w:rPr>
          <w:tab/>
        </w:r>
        <w:r w:rsidR="00743015" w:rsidRPr="00C161B5">
          <w:rPr>
            <w:webHidden/>
          </w:rPr>
          <w:fldChar w:fldCharType="begin"/>
        </w:r>
        <w:r w:rsidR="00743015" w:rsidRPr="00C161B5">
          <w:rPr>
            <w:webHidden/>
          </w:rPr>
          <w:instrText xml:space="preserve"> PAGEREF _Toc61358851 \h </w:instrText>
        </w:r>
        <w:r w:rsidR="00743015" w:rsidRPr="00C161B5">
          <w:rPr>
            <w:webHidden/>
          </w:rPr>
        </w:r>
        <w:r w:rsidR="00743015" w:rsidRPr="00C161B5">
          <w:rPr>
            <w:webHidden/>
          </w:rPr>
          <w:fldChar w:fldCharType="separate"/>
        </w:r>
        <w:r w:rsidR="00743015" w:rsidRPr="00C161B5">
          <w:rPr>
            <w:webHidden/>
          </w:rPr>
          <w:t>1</w:t>
        </w:r>
        <w:r w:rsidR="00743015" w:rsidRPr="00C161B5">
          <w:rPr>
            <w:webHidden/>
          </w:rPr>
          <w:fldChar w:fldCharType="end"/>
        </w:r>
      </w:hyperlink>
    </w:p>
    <w:p w14:paraId="1C81088A" w14:textId="77777777" w:rsidR="00743015" w:rsidRPr="00C161B5" w:rsidRDefault="007C1C60" w:rsidP="00743015">
      <w:pPr>
        <w:pStyle w:val="TOC2"/>
      </w:pPr>
      <w:hyperlink w:anchor="_Toc61358852" w:history="1">
        <w:r w:rsidR="00743015" w:rsidRPr="00C161B5">
          <w:rPr>
            <w:rStyle w:val="Hyperlink"/>
          </w:rPr>
          <w:t>1.2.</w:t>
        </w:r>
        <w:r w:rsidR="00743015" w:rsidRPr="00C161B5">
          <w:tab/>
        </w:r>
        <w:r w:rsidR="00743015" w:rsidRPr="00C161B5">
          <w:rPr>
            <w:rStyle w:val="Hyperlink"/>
          </w:rPr>
          <w:t>NỘI DUNG CỦA ĐỀ TÀI</w:t>
        </w:r>
        <w:r w:rsidR="00743015" w:rsidRPr="00C161B5">
          <w:rPr>
            <w:webHidden/>
          </w:rPr>
          <w:tab/>
        </w:r>
        <w:r w:rsidR="00743015" w:rsidRPr="00C161B5">
          <w:rPr>
            <w:webHidden/>
          </w:rPr>
          <w:fldChar w:fldCharType="begin"/>
        </w:r>
        <w:r w:rsidR="00743015" w:rsidRPr="00C161B5">
          <w:rPr>
            <w:webHidden/>
          </w:rPr>
          <w:instrText xml:space="preserve"> PAGEREF _Toc61358852 \h </w:instrText>
        </w:r>
        <w:r w:rsidR="00743015" w:rsidRPr="00C161B5">
          <w:rPr>
            <w:webHidden/>
          </w:rPr>
        </w:r>
        <w:r w:rsidR="00743015" w:rsidRPr="00C161B5">
          <w:rPr>
            <w:webHidden/>
          </w:rPr>
          <w:fldChar w:fldCharType="separate"/>
        </w:r>
        <w:r w:rsidR="00743015" w:rsidRPr="00C161B5">
          <w:rPr>
            <w:webHidden/>
          </w:rPr>
          <w:t>1</w:t>
        </w:r>
        <w:r w:rsidR="00743015" w:rsidRPr="00C161B5">
          <w:rPr>
            <w:webHidden/>
          </w:rPr>
          <w:fldChar w:fldCharType="end"/>
        </w:r>
      </w:hyperlink>
    </w:p>
    <w:p w14:paraId="1D314E55" w14:textId="77777777" w:rsidR="00743015" w:rsidRPr="00C161B5" w:rsidRDefault="007C1C60" w:rsidP="00743015">
      <w:pPr>
        <w:pStyle w:val="TOC2"/>
      </w:pPr>
      <w:hyperlink w:anchor="_Toc61358853" w:history="1">
        <w:r w:rsidR="00743015" w:rsidRPr="00C161B5">
          <w:rPr>
            <w:rStyle w:val="Hyperlink"/>
          </w:rPr>
          <w:t>1.3.</w:t>
        </w:r>
        <w:r w:rsidR="00743015" w:rsidRPr="00C161B5">
          <w:tab/>
        </w:r>
        <w:r w:rsidR="00743015" w:rsidRPr="00C161B5">
          <w:rPr>
            <w:rStyle w:val="Hyperlink"/>
          </w:rPr>
          <w:t>PHƯƠNG PHÁP THỰC HIỆN</w:t>
        </w:r>
        <w:r w:rsidR="00743015" w:rsidRPr="00C161B5">
          <w:rPr>
            <w:webHidden/>
          </w:rPr>
          <w:tab/>
        </w:r>
        <w:r w:rsidR="00743015" w:rsidRPr="00C161B5">
          <w:rPr>
            <w:webHidden/>
          </w:rPr>
          <w:fldChar w:fldCharType="begin"/>
        </w:r>
        <w:r w:rsidR="00743015" w:rsidRPr="00C161B5">
          <w:rPr>
            <w:webHidden/>
          </w:rPr>
          <w:instrText xml:space="preserve"> PAGEREF _Toc61358853 \h </w:instrText>
        </w:r>
        <w:r w:rsidR="00743015" w:rsidRPr="00C161B5">
          <w:rPr>
            <w:webHidden/>
          </w:rPr>
        </w:r>
        <w:r w:rsidR="00743015" w:rsidRPr="00C161B5">
          <w:rPr>
            <w:webHidden/>
          </w:rPr>
          <w:fldChar w:fldCharType="separate"/>
        </w:r>
        <w:r w:rsidR="00743015" w:rsidRPr="00C161B5">
          <w:rPr>
            <w:webHidden/>
          </w:rPr>
          <w:t>1</w:t>
        </w:r>
        <w:r w:rsidR="00743015" w:rsidRPr="00C161B5">
          <w:rPr>
            <w:webHidden/>
          </w:rPr>
          <w:fldChar w:fldCharType="end"/>
        </w:r>
      </w:hyperlink>
    </w:p>
    <w:p w14:paraId="0796CF33" w14:textId="77777777" w:rsidR="00743015" w:rsidRPr="00C161B5" w:rsidRDefault="007C1C60" w:rsidP="00743015">
      <w:pPr>
        <w:pStyle w:val="TOC2"/>
      </w:pPr>
      <w:hyperlink w:anchor="_Toc61358854" w:history="1">
        <w:r w:rsidR="00743015" w:rsidRPr="00C161B5">
          <w:rPr>
            <w:rStyle w:val="Hyperlink"/>
          </w:rPr>
          <w:t>1.4.</w:t>
        </w:r>
        <w:r w:rsidR="00743015" w:rsidRPr="00C161B5">
          <w:tab/>
        </w:r>
        <w:r w:rsidR="00743015" w:rsidRPr="00C161B5">
          <w:rPr>
            <w:rStyle w:val="Hyperlink"/>
          </w:rPr>
          <w:t>BỐ CỤC CỦA BÁO CÁO</w:t>
        </w:r>
        <w:r w:rsidR="00743015" w:rsidRPr="00C161B5">
          <w:rPr>
            <w:webHidden/>
          </w:rPr>
          <w:tab/>
        </w:r>
        <w:r w:rsidR="00743015" w:rsidRPr="00C161B5">
          <w:rPr>
            <w:webHidden/>
          </w:rPr>
          <w:fldChar w:fldCharType="begin"/>
        </w:r>
        <w:r w:rsidR="00743015" w:rsidRPr="00C161B5">
          <w:rPr>
            <w:webHidden/>
          </w:rPr>
          <w:instrText xml:space="preserve"> PAGEREF _Toc61358854 \h </w:instrText>
        </w:r>
        <w:r w:rsidR="00743015" w:rsidRPr="00C161B5">
          <w:rPr>
            <w:webHidden/>
          </w:rPr>
        </w:r>
        <w:r w:rsidR="00743015" w:rsidRPr="00C161B5">
          <w:rPr>
            <w:webHidden/>
          </w:rPr>
          <w:fldChar w:fldCharType="separate"/>
        </w:r>
        <w:r w:rsidR="00743015" w:rsidRPr="00C161B5">
          <w:rPr>
            <w:webHidden/>
          </w:rPr>
          <w:t>1</w:t>
        </w:r>
        <w:r w:rsidR="00743015" w:rsidRPr="00C161B5">
          <w:rPr>
            <w:webHidden/>
          </w:rPr>
          <w:fldChar w:fldCharType="end"/>
        </w:r>
      </w:hyperlink>
    </w:p>
    <w:p w14:paraId="35CDBC6E" w14:textId="089F001A" w:rsidR="00775BBB" w:rsidRDefault="007C1C60">
      <w:pPr>
        <w:pStyle w:val="TOC1"/>
        <w:rPr>
          <w:rFonts w:asciiTheme="minorHAnsi" w:eastAsiaTheme="minorEastAsia" w:hAnsiTheme="minorHAnsi" w:cstheme="minorBidi"/>
          <w:b w:val="0"/>
          <w:bCs w:val="0"/>
          <w:smallCaps w:val="0"/>
          <w:noProof/>
          <w:sz w:val="22"/>
          <w:szCs w:val="22"/>
        </w:rPr>
      </w:pPr>
      <w:hyperlink w:anchor="_Toc98339740" w:history="1">
        <w:r w:rsidR="00775BBB" w:rsidRPr="00F02777">
          <w:rPr>
            <w:rStyle w:val="Hyperlink"/>
            <w:noProof/>
          </w:rPr>
          <w:t xml:space="preserve">CHƯƠNG 1. </w:t>
        </w:r>
        <w:r w:rsidR="00743015">
          <w:rPr>
            <w:rStyle w:val="Hyperlink"/>
            <w:noProof/>
          </w:rPr>
          <w:t>GIỚI THIỆU VỀ</w:t>
        </w:r>
        <w:r w:rsidR="00743015" w:rsidRPr="00743015">
          <w:rPr>
            <w:rStyle w:val="Hyperlink"/>
            <w:noProof/>
          </w:rPr>
          <w:t xml:space="preserve"> </w:t>
        </w:r>
        <w:r w:rsidR="00743015">
          <w:rPr>
            <w:rStyle w:val="Hyperlink"/>
            <w:noProof/>
          </w:rPr>
          <w:t>BỆNH VIỆN ĐA KHOA GIA ĐÌNH</w:t>
        </w:r>
        <w:r w:rsidR="00775BBB" w:rsidRPr="00F02777">
          <w:rPr>
            <w:rStyle w:val="Hyperlink"/>
            <w:noProof/>
          </w:rPr>
          <w:t xml:space="preserve"> …</w:t>
        </w:r>
        <w:r w:rsidR="00775BBB">
          <w:rPr>
            <w:noProof/>
            <w:webHidden/>
          </w:rPr>
          <w:tab/>
        </w:r>
        <w:r w:rsidR="00775BBB">
          <w:rPr>
            <w:noProof/>
            <w:webHidden/>
          </w:rPr>
          <w:fldChar w:fldCharType="begin"/>
        </w:r>
        <w:r w:rsidR="00775BBB">
          <w:rPr>
            <w:noProof/>
            <w:webHidden/>
          </w:rPr>
          <w:instrText xml:space="preserve"> PAGEREF _Toc98339740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30C2A519" w14:textId="35FC95AC" w:rsidR="00775BBB" w:rsidRDefault="007C1C60">
      <w:pPr>
        <w:pStyle w:val="TOC2"/>
        <w:rPr>
          <w:rFonts w:asciiTheme="minorHAnsi" w:eastAsiaTheme="minorEastAsia" w:hAnsiTheme="minorHAnsi" w:cstheme="minorBidi"/>
          <w:iCs w:val="0"/>
          <w:noProof/>
          <w:sz w:val="22"/>
          <w:szCs w:val="22"/>
        </w:rPr>
      </w:pPr>
      <w:hyperlink w:anchor="_Toc98339741" w:history="1">
        <w:r w:rsidR="00775BBB" w:rsidRPr="00F02777">
          <w:rPr>
            <w:rStyle w:val="Hyperlink"/>
            <w:noProof/>
          </w:rPr>
          <w:t>1.1.</w:t>
        </w:r>
        <w:r w:rsidR="00775BBB">
          <w:rPr>
            <w:rFonts w:asciiTheme="minorHAnsi" w:eastAsiaTheme="minorEastAsia" w:hAnsiTheme="minorHAnsi" w:cstheme="minorBidi"/>
            <w:iCs w:val="0"/>
            <w:noProof/>
            <w:sz w:val="22"/>
            <w:szCs w:val="22"/>
          </w:rPr>
          <w:tab/>
        </w:r>
        <w:r w:rsidR="00743015" w:rsidRPr="00743015">
          <w:rPr>
            <w:rStyle w:val="Hyperlink"/>
            <w:noProof/>
          </w:rPr>
          <w:t>GIỚI THIỆU CHUNG VỀ FAMILY HOSPITAL</w:t>
        </w:r>
        <w:r w:rsidR="00775BBB">
          <w:rPr>
            <w:noProof/>
            <w:webHidden/>
          </w:rPr>
          <w:tab/>
        </w:r>
        <w:r w:rsidR="00775BBB">
          <w:rPr>
            <w:noProof/>
            <w:webHidden/>
          </w:rPr>
          <w:fldChar w:fldCharType="begin"/>
        </w:r>
        <w:r w:rsidR="00775BBB">
          <w:rPr>
            <w:noProof/>
            <w:webHidden/>
          </w:rPr>
          <w:instrText xml:space="preserve"> PAGEREF _Toc98339741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36448174" w14:textId="59BF5710" w:rsidR="00775BBB" w:rsidRDefault="007C1C60">
      <w:pPr>
        <w:pStyle w:val="TOC3"/>
        <w:rPr>
          <w:rFonts w:asciiTheme="minorHAnsi" w:eastAsiaTheme="minorEastAsia" w:hAnsiTheme="minorHAnsi" w:cstheme="minorBidi"/>
          <w:noProof/>
          <w:sz w:val="22"/>
          <w:szCs w:val="22"/>
        </w:rPr>
      </w:pPr>
      <w:hyperlink w:anchor="_Toc98339742" w:history="1">
        <w:r w:rsidR="00775BBB" w:rsidRPr="00F02777">
          <w:rPr>
            <w:rStyle w:val="Hyperlink"/>
            <w:noProof/>
          </w:rPr>
          <w:t>1.1.1.</w:t>
        </w:r>
        <w:r w:rsidR="00775BBB">
          <w:rPr>
            <w:rFonts w:asciiTheme="minorHAnsi" w:eastAsiaTheme="minorEastAsia" w:hAnsiTheme="minorHAnsi" w:cstheme="minorBidi"/>
            <w:noProof/>
            <w:sz w:val="22"/>
            <w:szCs w:val="22"/>
          </w:rPr>
          <w:tab/>
        </w:r>
        <w:r w:rsidR="00743015">
          <w:rPr>
            <w:rStyle w:val="Hyperlink"/>
            <w:noProof/>
          </w:rPr>
          <w:t>Cơ sở thành lập</w:t>
        </w:r>
        <w:r w:rsidR="00775BBB">
          <w:rPr>
            <w:noProof/>
            <w:webHidden/>
          </w:rPr>
          <w:tab/>
        </w:r>
        <w:r w:rsidR="00775BBB">
          <w:rPr>
            <w:noProof/>
            <w:webHidden/>
          </w:rPr>
          <w:fldChar w:fldCharType="begin"/>
        </w:r>
        <w:r w:rsidR="00775BBB">
          <w:rPr>
            <w:noProof/>
            <w:webHidden/>
          </w:rPr>
          <w:instrText xml:space="preserve"> PAGEREF _Toc98339742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7D272304" w14:textId="2E67DAF4" w:rsidR="00775BBB" w:rsidRDefault="007C1C60">
      <w:pPr>
        <w:pStyle w:val="TOC3"/>
        <w:rPr>
          <w:noProof/>
        </w:rPr>
      </w:pPr>
      <w:hyperlink w:anchor="_Toc98339743" w:history="1">
        <w:r w:rsidR="00775BBB" w:rsidRPr="00F02777">
          <w:rPr>
            <w:rStyle w:val="Hyperlink"/>
            <w:noProof/>
          </w:rPr>
          <w:t>1.1.2.</w:t>
        </w:r>
        <w:r w:rsidR="00775BBB">
          <w:rPr>
            <w:rFonts w:asciiTheme="minorHAnsi" w:eastAsiaTheme="minorEastAsia" w:hAnsiTheme="minorHAnsi" w:cstheme="minorBidi"/>
            <w:noProof/>
            <w:sz w:val="22"/>
            <w:szCs w:val="22"/>
          </w:rPr>
          <w:tab/>
        </w:r>
        <w:r w:rsidR="00743015">
          <w:rPr>
            <w:rStyle w:val="Hyperlink"/>
            <w:noProof/>
          </w:rPr>
          <w:t>Tầm nhìn và sứ mệnh</w:t>
        </w:r>
        <w:r w:rsidR="00775BBB">
          <w:rPr>
            <w:noProof/>
            <w:webHidden/>
          </w:rPr>
          <w:tab/>
        </w:r>
        <w:r w:rsidR="00775BBB">
          <w:rPr>
            <w:noProof/>
            <w:webHidden/>
          </w:rPr>
          <w:fldChar w:fldCharType="begin"/>
        </w:r>
        <w:r w:rsidR="00775BBB">
          <w:rPr>
            <w:noProof/>
            <w:webHidden/>
          </w:rPr>
          <w:instrText xml:space="preserve"> PAGEREF _Toc98339743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r w:rsidR="00743015">
        <w:rPr>
          <w:noProof/>
        </w:rPr>
        <w:t>.</w:t>
      </w:r>
    </w:p>
    <w:p w14:paraId="5C38D0A5" w14:textId="6F6BECD4" w:rsidR="00743015" w:rsidRDefault="007C1C60" w:rsidP="00743015">
      <w:pPr>
        <w:pStyle w:val="TOC3"/>
        <w:rPr>
          <w:rFonts w:asciiTheme="minorHAnsi" w:eastAsiaTheme="minorEastAsia" w:hAnsiTheme="minorHAnsi" w:cstheme="minorBidi"/>
          <w:noProof/>
          <w:sz w:val="22"/>
          <w:szCs w:val="22"/>
        </w:rPr>
      </w:pPr>
      <w:hyperlink w:anchor="_Toc98339743" w:history="1">
        <w:r w:rsidR="00743015">
          <w:rPr>
            <w:rStyle w:val="Hyperlink"/>
            <w:noProof/>
          </w:rPr>
          <w:t>1.1.3</w:t>
        </w:r>
        <w:r w:rsidR="00743015" w:rsidRPr="00F02777">
          <w:rPr>
            <w:rStyle w:val="Hyperlink"/>
            <w:noProof/>
          </w:rPr>
          <w:t>.</w:t>
        </w:r>
        <w:r w:rsidR="00743015">
          <w:rPr>
            <w:rFonts w:asciiTheme="minorHAnsi" w:eastAsiaTheme="minorEastAsia" w:hAnsiTheme="minorHAnsi" w:cstheme="minorBidi"/>
            <w:noProof/>
            <w:sz w:val="22"/>
            <w:szCs w:val="22"/>
          </w:rPr>
          <w:tab/>
        </w:r>
        <w:r w:rsidR="00743015" w:rsidRPr="00743015">
          <w:rPr>
            <w:rStyle w:val="Hyperlink"/>
            <w:noProof/>
          </w:rPr>
          <w:t>Chức năng và nhiệm vụ</w:t>
        </w:r>
        <w:r w:rsidR="00743015">
          <w:rPr>
            <w:noProof/>
            <w:webHidden/>
          </w:rPr>
          <w:tab/>
        </w:r>
        <w:r w:rsidR="00743015">
          <w:rPr>
            <w:noProof/>
            <w:webHidden/>
          </w:rPr>
          <w:fldChar w:fldCharType="begin"/>
        </w:r>
        <w:r w:rsidR="00743015">
          <w:rPr>
            <w:noProof/>
            <w:webHidden/>
          </w:rPr>
          <w:instrText xml:space="preserve"> PAGEREF _Toc98339743 \h </w:instrText>
        </w:r>
        <w:r w:rsidR="00743015">
          <w:rPr>
            <w:noProof/>
            <w:webHidden/>
          </w:rPr>
        </w:r>
        <w:r w:rsidR="00743015">
          <w:rPr>
            <w:noProof/>
            <w:webHidden/>
          </w:rPr>
          <w:fldChar w:fldCharType="separate"/>
        </w:r>
        <w:r w:rsidR="00743015">
          <w:rPr>
            <w:noProof/>
            <w:webHidden/>
          </w:rPr>
          <w:t>2</w:t>
        </w:r>
        <w:r w:rsidR="00743015">
          <w:rPr>
            <w:noProof/>
            <w:webHidden/>
          </w:rPr>
          <w:fldChar w:fldCharType="end"/>
        </w:r>
      </w:hyperlink>
    </w:p>
    <w:p w14:paraId="4932E9E4" w14:textId="2D5175C5" w:rsidR="00743015" w:rsidRDefault="007C1C60" w:rsidP="00743015">
      <w:pPr>
        <w:pStyle w:val="TOC3"/>
        <w:rPr>
          <w:rFonts w:asciiTheme="minorHAnsi" w:eastAsiaTheme="minorEastAsia" w:hAnsiTheme="minorHAnsi" w:cstheme="minorBidi"/>
          <w:noProof/>
          <w:sz w:val="22"/>
          <w:szCs w:val="22"/>
        </w:rPr>
      </w:pPr>
      <w:hyperlink w:anchor="_Toc98339743" w:history="1">
        <w:r w:rsidR="00743015">
          <w:rPr>
            <w:rStyle w:val="Hyperlink"/>
            <w:noProof/>
          </w:rPr>
          <w:t>1.1.4</w:t>
        </w:r>
        <w:r w:rsidR="00743015" w:rsidRPr="00F02777">
          <w:rPr>
            <w:rStyle w:val="Hyperlink"/>
            <w:noProof/>
          </w:rPr>
          <w:t>.</w:t>
        </w:r>
        <w:r w:rsidR="00743015">
          <w:rPr>
            <w:rFonts w:asciiTheme="minorHAnsi" w:eastAsiaTheme="minorEastAsia" w:hAnsiTheme="minorHAnsi" w:cstheme="minorBidi"/>
            <w:noProof/>
            <w:sz w:val="22"/>
            <w:szCs w:val="22"/>
          </w:rPr>
          <w:tab/>
        </w:r>
        <w:r w:rsidR="00743015" w:rsidRPr="00743015">
          <w:rPr>
            <w:rStyle w:val="Hyperlink"/>
            <w:noProof/>
          </w:rPr>
          <w:t>Cơ cấu tổ chức và nhân sự</w:t>
        </w:r>
        <w:r w:rsidR="00743015">
          <w:rPr>
            <w:noProof/>
            <w:webHidden/>
          </w:rPr>
          <w:tab/>
        </w:r>
        <w:r w:rsidR="00743015">
          <w:rPr>
            <w:noProof/>
            <w:webHidden/>
          </w:rPr>
          <w:fldChar w:fldCharType="begin"/>
        </w:r>
        <w:r w:rsidR="00743015">
          <w:rPr>
            <w:noProof/>
            <w:webHidden/>
          </w:rPr>
          <w:instrText xml:space="preserve"> PAGEREF _Toc98339743 \h </w:instrText>
        </w:r>
        <w:r w:rsidR="00743015">
          <w:rPr>
            <w:noProof/>
            <w:webHidden/>
          </w:rPr>
        </w:r>
        <w:r w:rsidR="00743015">
          <w:rPr>
            <w:noProof/>
            <w:webHidden/>
          </w:rPr>
          <w:fldChar w:fldCharType="separate"/>
        </w:r>
        <w:r w:rsidR="00743015">
          <w:rPr>
            <w:noProof/>
            <w:webHidden/>
          </w:rPr>
          <w:t>2</w:t>
        </w:r>
        <w:r w:rsidR="00743015">
          <w:rPr>
            <w:noProof/>
            <w:webHidden/>
          </w:rPr>
          <w:fldChar w:fldCharType="end"/>
        </w:r>
      </w:hyperlink>
    </w:p>
    <w:p w14:paraId="61775586" w14:textId="0C0517DF" w:rsidR="00775BBB" w:rsidRDefault="007C1C60">
      <w:pPr>
        <w:pStyle w:val="TOC2"/>
        <w:rPr>
          <w:noProof/>
        </w:rPr>
      </w:pPr>
      <w:hyperlink w:anchor="_Toc98339744" w:history="1">
        <w:r w:rsidR="00775BBB" w:rsidRPr="00F02777">
          <w:rPr>
            <w:rStyle w:val="Hyperlink"/>
            <w:noProof/>
          </w:rPr>
          <w:t>1.2.</w:t>
        </w:r>
        <w:r w:rsidR="00775BBB">
          <w:rPr>
            <w:rFonts w:asciiTheme="minorHAnsi" w:eastAsiaTheme="minorEastAsia" w:hAnsiTheme="minorHAnsi" w:cstheme="minorBidi"/>
            <w:iCs w:val="0"/>
            <w:noProof/>
            <w:sz w:val="22"/>
            <w:szCs w:val="22"/>
          </w:rPr>
          <w:tab/>
        </w:r>
        <w:r w:rsidR="00743015" w:rsidRPr="00743015">
          <w:rPr>
            <w:rStyle w:val="Hyperlink"/>
            <w:noProof/>
          </w:rPr>
          <w:t>Tình hình hoạt động</w:t>
        </w:r>
        <w:r w:rsidR="00775BBB">
          <w:rPr>
            <w:noProof/>
            <w:webHidden/>
          </w:rPr>
          <w:tab/>
        </w:r>
        <w:r w:rsidR="00775BBB">
          <w:rPr>
            <w:noProof/>
            <w:webHidden/>
          </w:rPr>
          <w:fldChar w:fldCharType="begin"/>
        </w:r>
        <w:r w:rsidR="00775BBB">
          <w:rPr>
            <w:noProof/>
            <w:webHidden/>
          </w:rPr>
          <w:instrText xml:space="preserve"> PAGEREF _Toc98339744 \h </w:instrText>
        </w:r>
        <w:r w:rsidR="00775BBB">
          <w:rPr>
            <w:noProof/>
            <w:webHidden/>
          </w:rPr>
        </w:r>
        <w:r w:rsidR="00775BBB">
          <w:rPr>
            <w:noProof/>
            <w:webHidden/>
          </w:rPr>
          <w:fldChar w:fldCharType="separate"/>
        </w:r>
        <w:r w:rsidR="00775BBB">
          <w:rPr>
            <w:noProof/>
            <w:webHidden/>
          </w:rPr>
          <w:t>2</w:t>
        </w:r>
        <w:r w:rsidR="00775BBB">
          <w:rPr>
            <w:noProof/>
            <w:webHidden/>
          </w:rPr>
          <w:fldChar w:fldCharType="end"/>
        </w:r>
      </w:hyperlink>
    </w:p>
    <w:p w14:paraId="3BB6B97F" w14:textId="714E72FB" w:rsidR="00743015" w:rsidRDefault="007C1C60" w:rsidP="00743015">
      <w:pPr>
        <w:pStyle w:val="TOC3"/>
        <w:rPr>
          <w:rFonts w:asciiTheme="minorHAnsi" w:eastAsiaTheme="minorEastAsia" w:hAnsiTheme="minorHAnsi" w:cstheme="minorBidi"/>
          <w:noProof/>
          <w:sz w:val="22"/>
          <w:szCs w:val="22"/>
        </w:rPr>
      </w:pPr>
      <w:hyperlink w:anchor="_Toc98339742" w:history="1">
        <w:r w:rsidR="00743015" w:rsidRPr="00F02777">
          <w:rPr>
            <w:rStyle w:val="Hyperlink"/>
            <w:noProof/>
          </w:rPr>
          <w:t>1.</w:t>
        </w:r>
        <w:r w:rsidR="00743015">
          <w:rPr>
            <w:rStyle w:val="Hyperlink"/>
            <w:noProof/>
          </w:rPr>
          <w:t>2</w:t>
        </w:r>
        <w:r w:rsidR="00743015" w:rsidRPr="00F02777">
          <w:rPr>
            <w:rStyle w:val="Hyperlink"/>
            <w:noProof/>
          </w:rPr>
          <w:t>.1.</w:t>
        </w:r>
        <w:r w:rsidR="00743015">
          <w:rPr>
            <w:rFonts w:asciiTheme="minorHAnsi" w:eastAsiaTheme="minorEastAsia" w:hAnsiTheme="minorHAnsi" w:cstheme="minorBidi"/>
            <w:noProof/>
            <w:sz w:val="22"/>
            <w:szCs w:val="22"/>
          </w:rPr>
          <w:tab/>
        </w:r>
        <w:r w:rsidR="00743015" w:rsidRPr="00743015">
          <w:rPr>
            <w:rStyle w:val="Hyperlink"/>
            <w:noProof/>
          </w:rPr>
          <w:t>Phạm vi hoạt động của Bệnh viện</w:t>
        </w:r>
        <w:r w:rsidR="00743015">
          <w:rPr>
            <w:noProof/>
            <w:webHidden/>
          </w:rPr>
          <w:tab/>
        </w:r>
        <w:r w:rsidR="00743015">
          <w:rPr>
            <w:noProof/>
            <w:webHidden/>
          </w:rPr>
          <w:fldChar w:fldCharType="begin"/>
        </w:r>
        <w:r w:rsidR="00743015">
          <w:rPr>
            <w:noProof/>
            <w:webHidden/>
          </w:rPr>
          <w:instrText xml:space="preserve"> PAGEREF _Toc98339742 \h </w:instrText>
        </w:r>
        <w:r w:rsidR="00743015">
          <w:rPr>
            <w:noProof/>
            <w:webHidden/>
          </w:rPr>
        </w:r>
        <w:r w:rsidR="00743015">
          <w:rPr>
            <w:noProof/>
            <w:webHidden/>
          </w:rPr>
          <w:fldChar w:fldCharType="separate"/>
        </w:r>
        <w:r w:rsidR="00743015">
          <w:rPr>
            <w:noProof/>
            <w:webHidden/>
          </w:rPr>
          <w:t>2</w:t>
        </w:r>
        <w:r w:rsidR="00743015">
          <w:rPr>
            <w:noProof/>
            <w:webHidden/>
          </w:rPr>
          <w:fldChar w:fldCharType="end"/>
        </w:r>
      </w:hyperlink>
    </w:p>
    <w:p w14:paraId="3BC117CF" w14:textId="1156B37D" w:rsidR="00743015" w:rsidRDefault="007C1C60" w:rsidP="00743015">
      <w:pPr>
        <w:pStyle w:val="TOC3"/>
        <w:rPr>
          <w:rFonts w:asciiTheme="minorHAnsi" w:eastAsiaTheme="minorEastAsia" w:hAnsiTheme="minorHAnsi" w:cstheme="minorBidi"/>
          <w:noProof/>
          <w:sz w:val="22"/>
          <w:szCs w:val="22"/>
        </w:rPr>
      </w:pPr>
      <w:hyperlink w:anchor="_Toc98339742" w:history="1">
        <w:r w:rsidR="00743015" w:rsidRPr="00F02777">
          <w:rPr>
            <w:rStyle w:val="Hyperlink"/>
            <w:noProof/>
          </w:rPr>
          <w:t>1.</w:t>
        </w:r>
        <w:r w:rsidR="00743015">
          <w:rPr>
            <w:rStyle w:val="Hyperlink"/>
            <w:noProof/>
          </w:rPr>
          <w:t>2</w:t>
        </w:r>
        <w:r w:rsidR="00743015" w:rsidRPr="00F02777">
          <w:rPr>
            <w:rStyle w:val="Hyperlink"/>
            <w:noProof/>
          </w:rPr>
          <w:t>.</w:t>
        </w:r>
        <w:r w:rsidR="00743015">
          <w:rPr>
            <w:rStyle w:val="Hyperlink"/>
            <w:noProof/>
          </w:rPr>
          <w:t>2</w:t>
        </w:r>
        <w:r w:rsidR="00743015" w:rsidRPr="00F02777">
          <w:rPr>
            <w:rStyle w:val="Hyperlink"/>
            <w:noProof/>
          </w:rPr>
          <w:t>.</w:t>
        </w:r>
        <w:r w:rsidR="00743015">
          <w:rPr>
            <w:rFonts w:asciiTheme="minorHAnsi" w:eastAsiaTheme="minorEastAsia" w:hAnsiTheme="minorHAnsi" w:cstheme="minorBidi"/>
            <w:noProof/>
            <w:sz w:val="22"/>
            <w:szCs w:val="22"/>
          </w:rPr>
          <w:tab/>
        </w:r>
        <w:r w:rsidR="00743015" w:rsidRPr="00743015">
          <w:rPr>
            <w:rStyle w:val="Hyperlink"/>
            <w:noProof/>
          </w:rPr>
          <w:t>Chiến lược và định hướng của Bệnh viện trong thời gian tới</w:t>
        </w:r>
        <w:r w:rsidR="00743015">
          <w:rPr>
            <w:noProof/>
            <w:webHidden/>
          </w:rPr>
          <w:tab/>
        </w:r>
        <w:r w:rsidR="00743015">
          <w:rPr>
            <w:noProof/>
            <w:webHidden/>
          </w:rPr>
          <w:fldChar w:fldCharType="begin"/>
        </w:r>
        <w:r w:rsidR="00743015">
          <w:rPr>
            <w:noProof/>
            <w:webHidden/>
          </w:rPr>
          <w:instrText xml:space="preserve"> PAGEREF _Toc98339742 \h </w:instrText>
        </w:r>
        <w:r w:rsidR="00743015">
          <w:rPr>
            <w:noProof/>
            <w:webHidden/>
          </w:rPr>
        </w:r>
        <w:r w:rsidR="00743015">
          <w:rPr>
            <w:noProof/>
            <w:webHidden/>
          </w:rPr>
          <w:fldChar w:fldCharType="separate"/>
        </w:r>
        <w:r w:rsidR="00743015">
          <w:rPr>
            <w:noProof/>
            <w:webHidden/>
          </w:rPr>
          <w:t>2</w:t>
        </w:r>
        <w:r w:rsidR="00743015">
          <w:rPr>
            <w:noProof/>
            <w:webHidden/>
          </w:rPr>
          <w:fldChar w:fldCharType="end"/>
        </w:r>
      </w:hyperlink>
    </w:p>
    <w:p w14:paraId="3A718B8C" w14:textId="77777777" w:rsidR="00743015" w:rsidRPr="00743015" w:rsidRDefault="00743015" w:rsidP="00743015">
      <w:pPr>
        <w:rPr>
          <w:rFonts w:eastAsiaTheme="minorEastAsia"/>
        </w:rPr>
      </w:pPr>
    </w:p>
    <w:p w14:paraId="3A18E64C" w14:textId="1D47D655" w:rsidR="00775BBB" w:rsidRDefault="007C1C60">
      <w:pPr>
        <w:pStyle w:val="TOC1"/>
        <w:rPr>
          <w:rFonts w:asciiTheme="minorHAnsi" w:eastAsiaTheme="minorEastAsia" w:hAnsiTheme="minorHAnsi" w:cstheme="minorBidi"/>
          <w:b w:val="0"/>
          <w:bCs w:val="0"/>
          <w:smallCaps w:val="0"/>
          <w:noProof/>
          <w:sz w:val="22"/>
          <w:szCs w:val="22"/>
        </w:rPr>
      </w:pPr>
      <w:hyperlink w:anchor="_Toc98339745" w:history="1">
        <w:r w:rsidR="00775BBB" w:rsidRPr="00F02777">
          <w:rPr>
            <w:rStyle w:val="Hyperlink"/>
            <w:noProof/>
          </w:rPr>
          <w:t xml:space="preserve">CHƯƠNG 2. </w:t>
        </w:r>
        <w:r w:rsidR="00743015" w:rsidRPr="00743015">
          <w:rPr>
            <w:rStyle w:val="Hyperlink"/>
            <w:noProof/>
          </w:rPr>
          <w:t xml:space="preserve">CƠ SỞ LÝ THUYẾT </w:t>
        </w:r>
        <w:r w:rsidR="009E2195">
          <w:rPr>
            <w:rStyle w:val="Hyperlink"/>
            <w:noProof/>
          </w:rPr>
          <w:t>VỀ</w:t>
        </w:r>
        <w:r w:rsidR="00743015" w:rsidRPr="00743015">
          <w:rPr>
            <w:rStyle w:val="Hyperlink"/>
            <w:noProof/>
          </w:rPr>
          <w:t xml:space="preserve"> BUSINESS ANALYST</w:t>
        </w:r>
        <w:r w:rsidR="00775BBB">
          <w:rPr>
            <w:noProof/>
            <w:webHidden/>
          </w:rPr>
          <w:tab/>
        </w:r>
        <w:r w:rsidR="00775BBB">
          <w:rPr>
            <w:noProof/>
            <w:webHidden/>
          </w:rPr>
          <w:fldChar w:fldCharType="begin"/>
        </w:r>
        <w:r w:rsidR="00775BBB">
          <w:rPr>
            <w:noProof/>
            <w:webHidden/>
          </w:rPr>
          <w:instrText xml:space="preserve"> PAGEREF _Toc98339745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6847CBAC" w14:textId="7161C24A" w:rsidR="00775BBB" w:rsidRDefault="007C1C60">
      <w:pPr>
        <w:pStyle w:val="TOC2"/>
        <w:rPr>
          <w:rFonts w:asciiTheme="minorHAnsi" w:eastAsiaTheme="minorEastAsia" w:hAnsiTheme="minorHAnsi" w:cstheme="minorBidi"/>
          <w:iCs w:val="0"/>
          <w:noProof/>
          <w:sz w:val="22"/>
          <w:szCs w:val="22"/>
        </w:rPr>
      </w:pPr>
      <w:hyperlink w:anchor="_Toc98339746" w:history="1">
        <w:r w:rsidR="00775BBB" w:rsidRPr="00F02777">
          <w:rPr>
            <w:rStyle w:val="Hyperlink"/>
            <w:noProof/>
          </w:rPr>
          <w:t>2.1.</w:t>
        </w:r>
        <w:r w:rsidR="00775BBB">
          <w:rPr>
            <w:rFonts w:asciiTheme="minorHAnsi" w:eastAsiaTheme="minorEastAsia" w:hAnsiTheme="minorHAnsi" w:cstheme="minorBidi"/>
            <w:iCs w:val="0"/>
            <w:noProof/>
            <w:sz w:val="22"/>
            <w:szCs w:val="22"/>
          </w:rPr>
          <w:tab/>
        </w:r>
        <w:r w:rsidR="00743015" w:rsidRPr="00743015">
          <w:rPr>
            <w:rStyle w:val="Hyperlink"/>
            <w:noProof/>
          </w:rPr>
          <w:t>Mô hình Phân tích nghiệp vụ</w:t>
        </w:r>
        <w:r w:rsidR="00775BBB">
          <w:rPr>
            <w:noProof/>
            <w:webHidden/>
          </w:rPr>
          <w:tab/>
        </w:r>
        <w:r w:rsidR="00775BBB">
          <w:rPr>
            <w:noProof/>
            <w:webHidden/>
          </w:rPr>
          <w:fldChar w:fldCharType="begin"/>
        </w:r>
        <w:r w:rsidR="00775BBB">
          <w:rPr>
            <w:noProof/>
            <w:webHidden/>
          </w:rPr>
          <w:instrText xml:space="preserve"> PAGEREF _Toc98339746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255D6C10" w14:textId="31C9D0AE" w:rsidR="00775BBB" w:rsidRDefault="007C1C60">
      <w:pPr>
        <w:pStyle w:val="TOC3"/>
        <w:rPr>
          <w:rFonts w:asciiTheme="minorHAnsi" w:eastAsiaTheme="minorEastAsia" w:hAnsiTheme="minorHAnsi" w:cstheme="minorBidi"/>
          <w:noProof/>
          <w:sz w:val="22"/>
          <w:szCs w:val="22"/>
        </w:rPr>
      </w:pPr>
      <w:hyperlink w:anchor="_Toc98339747" w:history="1">
        <w:r w:rsidR="00775BBB" w:rsidRPr="00F02777">
          <w:rPr>
            <w:rStyle w:val="Hyperlink"/>
            <w:noProof/>
          </w:rPr>
          <w:t>2.1.1.</w:t>
        </w:r>
        <w:r w:rsidR="00775BBB">
          <w:rPr>
            <w:rFonts w:asciiTheme="minorHAnsi" w:eastAsiaTheme="minorEastAsia" w:hAnsiTheme="minorHAnsi" w:cstheme="minorBidi"/>
            <w:noProof/>
            <w:sz w:val="22"/>
            <w:szCs w:val="22"/>
          </w:rPr>
          <w:tab/>
        </w:r>
        <w:r w:rsidR="00743015" w:rsidRPr="00743015">
          <w:rPr>
            <w:rStyle w:val="Hyperlink"/>
            <w:noProof/>
          </w:rPr>
          <w:t>Business Analyst là gì</w:t>
        </w:r>
        <w:r w:rsidR="00775BBB">
          <w:rPr>
            <w:noProof/>
            <w:webHidden/>
          </w:rPr>
          <w:tab/>
        </w:r>
        <w:r w:rsidR="00775BBB">
          <w:rPr>
            <w:noProof/>
            <w:webHidden/>
          </w:rPr>
          <w:fldChar w:fldCharType="begin"/>
        </w:r>
        <w:r w:rsidR="00775BBB">
          <w:rPr>
            <w:noProof/>
            <w:webHidden/>
          </w:rPr>
          <w:instrText xml:space="preserve"> PAGEREF _Toc98339747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0C076ED8" w14:textId="05EE2995" w:rsidR="00775BBB" w:rsidRDefault="007C1C60">
      <w:pPr>
        <w:pStyle w:val="TOC3"/>
        <w:rPr>
          <w:noProof/>
        </w:rPr>
      </w:pPr>
      <w:hyperlink w:anchor="_Toc98339748" w:history="1">
        <w:r w:rsidR="00775BBB" w:rsidRPr="00F02777">
          <w:rPr>
            <w:rStyle w:val="Hyperlink"/>
            <w:noProof/>
          </w:rPr>
          <w:t>2.1.2.</w:t>
        </w:r>
        <w:r w:rsidR="00775BBB">
          <w:rPr>
            <w:rFonts w:asciiTheme="minorHAnsi" w:eastAsiaTheme="minorEastAsia" w:hAnsiTheme="minorHAnsi" w:cstheme="minorBidi"/>
            <w:noProof/>
            <w:sz w:val="22"/>
            <w:szCs w:val="22"/>
          </w:rPr>
          <w:tab/>
        </w:r>
        <w:r w:rsidR="00743015" w:rsidRPr="00743015">
          <w:rPr>
            <w:rStyle w:val="Hyperlink"/>
            <w:noProof/>
          </w:rPr>
          <w:t xml:space="preserve">Nhiệm vụ của một </w:t>
        </w:r>
        <w:r w:rsidR="00743015">
          <w:rPr>
            <w:rStyle w:val="Hyperlink"/>
            <w:noProof/>
          </w:rPr>
          <w:t>Business Analyst</w:t>
        </w:r>
        <w:r w:rsidR="00775BBB">
          <w:rPr>
            <w:noProof/>
            <w:webHidden/>
          </w:rPr>
          <w:tab/>
        </w:r>
        <w:r w:rsidR="00775BBB">
          <w:rPr>
            <w:noProof/>
            <w:webHidden/>
          </w:rPr>
          <w:fldChar w:fldCharType="begin"/>
        </w:r>
        <w:r w:rsidR="00775BBB">
          <w:rPr>
            <w:noProof/>
            <w:webHidden/>
          </w:rPr>
          <w:instrText xml:space="preserve"> PAGEREF _Toc98339748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1123A05F" w14:textId="276F0D93" w:rsidR="00743015" w:rsidRDefault="007C1C60" w:rsidP="00743015">
      <w:pPr>
        <w:pStyle w:val="TOC3"/>
        <w:rPr>
          <w:rFonts w:asciiTheme="minorHAnsi" w:eastAsiaTheme="minorEastAsia" w:hAnsiTheme="minorHAnsi" w:cstheme="minorBidi"/>
          <w:noProof/>
          <w:sz w:val="22"/>
          <w:szCs w:val="22"/>
        </w:rPr>
      </w:pPr>
      <w:hyperlink w:anchor="_Toc98339748" w:history="1">
        <w:r w:rsidR="00743015">
          <w:rPr>
            <w:rStyle w:val="Hyperlink"/>
            <w:noProof/>
          </w:rPr>
          <w:t>2.1.3</w:t>
        </w:r>
        <w:r w:rsidR="00743015" w:rsidRPr="00F02777">
          <w:rPr>
            <w:rStyle w:val="Hyperlink"/>
            <w:noProof/>
          </w:rPr>
          <w:t>.</w:t>
        </w:r>
        <w:r w:rsidR="00743015">
          <w:rPr>
            <w:rFonts w:asciiTheme="minorHAnsi" w:eastAsiaTheme="minorEastAsia" w:hAnsiTheme="minorHAnsi" w:cstheme="minorBidi"/>
            <w:noProof/>
            <w:sz w:val="22"/>
            <w:szCs w:val="22"/>
          </w:rPr>
          <w:tab/>
        </w:r>
        <w:r w:rsidR="00743015" w:rsidRPr="00743015">
          <w:rPr>
            <w:rStyle w:val="Hyperlink"/>
            <w:noProof/>
          </w:rPr>
          <w:t>Kĩ năng</w:t>
        </w:r>
        <w:r w:rsidR="00743015">
          <w:rPr>
            <w:rStyle w:val="Hyperlink"/>
            <w:noProof/>
          </w:rPr>
          <w:t xml:space="preserve"> của một Business Analyst</w:t>
        </w:r>
        <w:r w:rsidR="00743015">
          <w:rPr>
            <w:noProof/>
            <w:webHidden/>
          </w:rPr>
          <w:tab/>
        </w:r>
        <w:r w:rsidR="00743015">
          <w:rPr>
            <w:noProof/>
            <w:webHidden/>
          </w:rPr>
          <w:fldChar w:fldCharType="begin"/>
        </w:r>
        <w:r w:rsidR="00743015">
          <w:rPr>
            <w:noProof/>
            <w:webHidden/>
          </w:rPr>
          <w:instrText xml:space="preserve"> PAGEREF _Toc98339748 \h </w:instrText>
        </w:r>
        <w:r w:rsidR="00743015">
          <w:rPr>
            <w:noProof/>
            <w:webHidden/>
          </w:rPr>
        </w:r>
        <w:r w:rsidR="00743015">
          <w:rPr>
            <w:noProof/>
            <w:webHidden/>
          </w:rPr>
          <w:fldChar w:fldCharType="separate"/>
        </w:r>
        <w:r w:rsidR="00743015">
          <w:rPr>
            <w:noProof/>
            <w:webHidden/>
          </w:rPr>
          <w:t>3</w:t>
        </w:r>
        <w:r w:rsidR="00743015">
          <w:rPr>
            <w:noProof/>
            <w:webHidden/>
          </w:rPr>
          <w:fldChar w:fldCharType="end"/>
        </w:r>
      </w:hyperlink>
    </w:p>
    <w:p w14:paraId="1433FD75" w14:textId="68939ADC" w:rsidR="00775BBB" w:rsidRDefault="007C1C60">
      <w:pPr>
        <w:pStyle w:val="TOC2"/>
        <w:rPr>
          <w:noProof/>
        </w:rPr>
      </w:pPr>
      <w:hyperlink w:anchor="_Toc98339749" w:history="1">
        <w:r w:rsidR="00775BBB" w:rsidRPr="00F02777">
          <w:rPr>
            <w:rStyle w:val="Hyperlink"/>
            <w:noProof/>
          </w:rPr>
          <w:t>2.2.</w:t>
        </w:r>
        <w:r w:rsidR="00775BBB">
          <w:rPr>
            <w:rFonts w:asciiTheme="minorHAnsi" w:eastAsiaTheme="minorEastAsia" w:hAnsiTheme="minorHAnsi" w:cstheme="minorBidi"/>
            <w:iCs w:val="0"/>
            <w:noProof/>
            <w:sz w:val="22"/>
            <w:szCs w:val="22"/>
          </w:rPr>
          <w:tab/>
        </w:r>
        <w:r w:rsidR="00E940B7" w:rsidRPr="00E940B7">
          <w:rPr>
            <w:rStyle w:val="Hyperlink"/>
            <w:noProof/>
          </w:rPr>
          <w:t xml:space="preserve">Quy trình phân tích nghiệp vụ tại </w:t>
        </w:r>
        <w:r w:rsidR="00E940B7">
          <w:rPr>
            <w:rStyle w:val="Hyperlink"/>
            <w:noProof/>
          </w:rPr>
          <w:t>Bệnh Viện</w:t>
        </w:r>
        <w:r w:rsidR="00775BBB">
          <w:rPr>
            <w:noProof/>
            <w:webHidden/>
          </w:rPr>
          <w:tab/>
        </w:r>
        <w:r w:rsidR="00775BBB">
          <w:rPr>
            <w:noProof/>
            <w:webHidden/>
          </w:rPr>
          <w:fldChar w:fldCharType="begin"/>
        </w:r>
        <w:r w:rsidR="00775BBB">
          <w:rPr>
            <w:noProof/>
            <w:webHidden/>
          </w:rPr>
          <w:instrText xml:space="preserve"> PAGEREF _Toc98339749 \h </w:instrText>
        </w:r>
        <w:r w:rsidR="00775BBB">
          <w:rPr>
            <w:noProof/>
            <w:webHidden/>
          </w:rPr>
        </w:r>
        <w:r w:rsidR="00775BBB">
          <w:rPr>
            <w:noProof/>
            <w:webHidden/>
          </w:rPr>
          <w:fldChar w:fldCharType="separate"/>
        </w:r>
        <w:r w:rsidR="00775BBB">
          <w:rPr>
            <w:noProof/>
            <w:webHidden/>
          </w:rPr>
          <w:t>3</w:t>
        </w:r>
        <w:r w:rsidR="00775BBB">
          <w:rPr>
            <w:noProof/>
            <w:webHidden/>
          </w:rPr>
          <w:fldChar w:fldCharType="end"/>
        </w:r>
      </w:hyperlink>
    </w:p>
    <w:p w14:paraId="6A437E6C" w14:textId="57ABB34C" w:rsidR="00E940B7" w:rsidRDefault="007C1C60" w:rsidP="00E940B7">
      <w:pPr>
        <w:pStyle w:val="TOC3"/>
        <w:rPr>
          <w:rFonts w:asciiTheme="minorHAnsi" w:eastAsiaTheme="minorEastAsia" w:hAnsiTheme="minorHAnsi" w:cstheme="minorBidi"/>
          <w:sz w:val="22"/>
          <w:szCs w:val="22"/>
        </w:rPr>
      </w:pPr>
      <w:hyperlink w:anchor="_Toc97312896" w:history="1">
        <w:r w:rsidR="00E940B7">
          <w:rPr>
            <w:rStyle w:val="Hyperlink"/>
          </w:rPr>
          <w:t>2</w:t>
        </w:r>
        <w:r w:rsidR="00E940B7" w:rsidRPr="00FE62C5">
          <w:rPr>
            <w:rStyle w:val="Hyperlink"/>
          </w:rPr>
          <w:t>.2.1.Xây dựng workflow</w:t>
        </w:r>
        <w:r w:rsidR="00E940B7">
          <w:rPr>
            <w:webHidden/>
          </w:rPr>
          <w:tab/>
        </w:r>
        <w:r w:rsidR="00E940B7">
          <w:rPr>
            <w:webHidden/>
          </w:rPr>
          <w:fldChar w:fldCharType="begin"/>
        </w:r>
        <w:r w:rsidR="00E940B7">
          <w:rPr>
            <w:webHidden/>
          </w:rPr>
          <w:instrText xml:space="preserve"> PAGEREF _Toc97312896 \h </w:instrText>
        </w:r>
        <w:r w:rsidR="00E940B7">
          <w:rPr>
            <w:webHidden/>
          </w:rPr>
        </w:r>
        <w:r w:rsidR="00E940B7">
          <w:rPr>
            <w:webHidden/>
          </w:rPr>
          <w:fldChar w:fldCharType="separate"/>
        </w:r>
        <w:r w:rsidR="00E940B7">
          <w:rPr>
            <w:webHidden/>
          </w:rPr>
          <w:t>6</w:t>
        </w:r>
        <w:r w:rsidR="00E940B7">
          <w:rPr>
            <w:webHidden/>
          </w:rPr>
          <w:fldChar w:fldCharType="end"/>
        </w:r>
      </w:hyperlink>
    </w:p>
    <w:p w14:paraId="3A55D55E" w14:textId="35F99A1D" w:rsidR="00E940B7" w:rsidRDefault="007C1C60" w:rsidP="00E940B7">
      <w:pPr>
        <w:pStyle w:val="TOC3"/>
        <w:rPr>
          <w:rFonts w:asciiTheme="minorHAnsi" w:eastAsiaTheme="minorEastAsia" w:hAnsiTheme="minorHAnsi" w:cstheme="minorBidi"/>
          <w:sz w:val="22"/>
          <w:szCs w:val="22"/>
        </w:rPr>
      </w:pPr>
      <w:hyperlink w:anchor="_Toc97312897" w:history="1">
        <w:r w:rsidR="00E940B7">
          <w:rPr>
            <w:rStyle w:val="Hyperlink"/>
          </w:rPr>
          <w:t>2</w:t>
        </w:r>
        <w:r w:rsidR="00E940B7" w:rsidRPr="00FE62C5">
          <w:rPr>
            <w:rStyle w:val="Hyperlink"/>
          </w:rPr>
          <w:t>.2.2.Xây dựng User story</w:t>
        </w:r>
        <w:r w:rsidR="00E940B7">
          <w:rPr>
            <w:webHidden/>
          </w:rPr>
          <w:tab/>
        </w:r>
        <w:r w:rsidR="00E940B7">
          <w:rPr>
            <w:webHidden/>
          </w:rPr>
          <w:fldChar w:fldCharType="begin"/>
        </w:r>
        <w:r w:rsidR="00E940B7">
          <w:rPr>
            <w:webHidden/>
          </w:rPr>
          <w:instrText xml:space="preserve"> PAGEREF _Toc97312897 \h </w:instrText>
        </w:r>
        <w:r w:rsidR="00E940B7">
          <w:rPr>
            <w:webHidden/>
          </w:rPr>
        </w:r>
        <w:r w:rsidR="00E940B7">
          <w:rPr>
            <w:webHidden/>
          </w:rPr>
          <w:fldChar w:fldCharType="separate"/>
        </w:r>
        <w:r w:rsidR="00E940B7">
          <w:rPr>
            <w:webHidden/>
          </w:rPr>
          <w:t>6</w:t>
        </w:r>
        <w:r w:rsidR="00E940B7">
          <w:rPr>
            <w:webHidden/>
          </w:rPr>
          <w:fldChar w:fldCharType="end"/>
        </w:r>
      </w:hyperlink>
    </w:p>
    <w:p w14:paraId="09E752B7" w14:textId="56030556" w:rsidR="00E940B7" w:rsidRDefault="007C1C60" w:rsidP="00E940B7">
      <w:pPr>
        <w:pStyle w:val="TOC3"/>
        <w:rPr>
          <w:rFonts w:asciiTheme="minorHAnsi" w:eastAsiaTheme="minorEastAsia" w:hAnsiTheme="minorHAnsi" w:cstheme="minorBidi"/>
          <w:sz w:val="22"/>
          <w:szCs w:val="22"/>
        </w:rPr>
      </w:pPr>
      <w:hyperlink w:anchor="_Toc97312898" w:history="1">
        <w:r w:rsidR="00E940B7">
          <w:rPr>
            <w:rStyle w:val="Hyperlink"/>
          </w:rPr>
          <w:t>2</w:t>
        </w:r>
        <w:r w:rsidR="00E940B7" w:rsidRPr="00FE62C5">
          <w:rPr>
            <w:rStyle w:val="Hyperlink"/>
          </w:rPr>
          <w:t>.2.3.Hỗ trợ thiết kế database</w:t>
        </w:r>
        <w:r w:rsidR="00E940B7">
          <w:rPr>
            <w:webHidden/>
          </w:rPr>
          <w:tab/>
        </w:r>
        <w:r w:rsidR="00E940B7">
          <w:rPr>
            <w:webHidden/>
          </w:rPr>
          <w:fldChar w:fldCharType="begin"/>
        </w:r>
        <w:r w:rsidR="00E940B7">
          <w:rPr>
            <w:webHidden/>
          </w:rPr>
          <w:instrText xml:space="preserve"> PAGEREF _Toc97312898 \h </w:instrText>
        </w:r>
        <w:r w:rsidR="00E940B7">
          <w:rPr>
            <w:webHidden/>
          </w:rPr>
        </w:r>
        <w:r w:rsidR="00E940B7">
          <w:rPr>
            <w:webHidden/>
          </w:rPr>
          <w:fldChar w:fldCharType="separate"/>
        </w:r>
        <w:r w:rsidR="00E940B7">
          <w:rPr>
            <w:webHidden/>
          </w:rPr>
          <w:t>6</w:t>
        </w:r>
        <w:r w:rsidR="00E940B7">
          <w:rPr>
            <w:webHidden/>
          </w:rPr>
          <w:fldChar w:fldCharType="end"/>
        </w:r>
      </w:hyperlink>
    </w:p>
    <w:p w14:paraId="0A5CE89C" w14:textId="3D0CE4DC" w:rsidR="00E940B7" w:rsidRDefault="007C1C60" w:rsidP="00E940B7">
      <w:pPr>
        <w:pStyle w:val="TOC3"/>
        <w:rPr>
          <w:rFonts w:asciiTheme="minorHAnsi" w:eastAsiaTheme="minorEastAsia" w:hAnsiTheme="minorHAnsi" w:cstheme="minorBidi"/>
          <w:sz w:val="22"/>
          <w:szCs w:val="22"/>
        </w:rPr>
      </w:pPr>
      <w:hyperlink w:anchor="_Toc97312899" w:history="1">
        <w:r w:rsidR="00E940B7">
          <w:rPr>
            <w:rStyle w:val="Hyperlink"/>
          </w:rPr>
          <w:t>2</w:t>
        </w:r>
        <w:r w:rsidR="00E940B7" w:rsidRPr="00FE62C5">
          <w:rPr>
            <w:rStyle w:val="Hyperlink"/>
          </w:rPr>
          <w:t>.2.4.Xây dựng mô hình APP</w:t>
        </w:r>
        <w:r w:rsidR="00E940B7">
          <w:rPr>
            <w:webHidden/>
          </w:rPr>
          <w:tab/>
        </w:r>
        <w:r w:rsidR="00E940B7">
          <w:rPr>
            <w:webHidden/>
          </w:rPr>
          <w:fldChar w:fldCharType="begin"/>
        </w:r>
        <w:r w:rsidR="00E940B7">
          <w:rPr>
            <w:webHidden/>
          </w:rPr>
          <w:instrText xml:space="preserve"> PAGEREF _Toc97312899 \h </w:instrText>
        </w:r>
        <w:r w:rsidR="00E940B7">
          <w:rPr>
            <w:webHidden/>
          </w:rPr>
        </w:r>
        <w:r w:rsidR="00E940B7">
          <w:rPr>
            <w:webHidden/>
          </w:rPr>
          <w:fldChar w:fldCharType="separate"/>
        </w:r>
        <w:r w:rsidR="00E940B7">
          <w:rPr>
            <w:webHidden/>
          </w:rPr>
          <w:t>6</w:t>
        </w:r>
        <w:r w:rsidR="00E940B7">
          <w:rPr>
            <w:webHidden/>
          </w:rPr>
          <w:fldChar w:fldCharType="end"/>
        </w:r>
      </w:hyperlink>
    </w:p>
    <w:p w14:paraId="29547001" w14:textId="3893C1C0" w:rsidR="00E940B7" w:rsidRDefault="007C1C60" w:rsidP="00E940B7">
      <w:pPr>
        <w:pStyle w:val="TOC3"/>
        <w:rPr>
          <w:rFonts w:asciiTheme="minorHAnsi" w:eastAsiaTheme="minorEastAsia" w:hAnsiTheme="minorHAnsi" w:cstheme="minorBidi"/>
          <w:sz w:val="22"/>
          <w:szCs w:val="22"/>
        </w:rPr>
      </w:pPr>
      <w:hyperlink w:anchor="_Toc97312900" w:history="1">
        <w:r w:rsidR="00E940B7">
          <w:rPr>
            <w:rStyle w:val="Hyperlink"/>
          </w:rPr>
          <w:t>2</w:t>
        </w:r>
        <w:r w:rsidR="00E940B7" w:rsidRPr="00FE62C5">
          <w:rPr>
            <w:rStyle w:val="Hyperlink"/>
          </w:rPr>
          <w:t>.2.5.Xây dựng tài liệu đặc tả quy trình (FSD)</w:t>
        </w:r>
        <w:r w:rsidR="00E940B7">
          <w:rPr>
            <w:webHidden/>
          </w:rPr>
          <w:tab/>
        </w:r>
        <w:r w:rsidR="00E940B7">
          <w:rPr>
            <w:webHidden/>
          </w:rPr>
          <w:fldChar w:fldCharType="begin"/>
        </w:r>
        <w:r w:rsidR="00E940B7">
          <w:rPr>
            <w:webHidden/>
          </w:rPr>
          <w:instrText xml:space="preserve"> PAGEREF _Toc97312900 \h </w:instrText>
        </w:r>
        <w:r w:rsidR="00E940B7">
          <w:rPr>
            <w:webHidden/>
          </w:rPr>
        </w:r>
        <w:r w:rsidR="00E940B7">
          <w:rPr>
            <w:webHidden/>
          </w:rPr>
          <w:fldChar w:fldCharType="separate"/>
        </w:r>
        <w:r w:rsidR="00E940B7">
          <w:rPr>
            <w:webHidden/>
          </w:rPr>
          <w:t>7</w:t>
        </w:r>
        <w:r w:rsidR="00E940B7">
          <w:rPr>
            <w:webHidden/>
          </w:rPr>
          <w:fldChar w:fldCharType="end"/>
        </w:r>
      </w:hyperlink>
    </w:p>
    <w:p w14:paraId="298F32B1" w14:textId="0555FB61" w:rsidR="00775BBB" w:rsidRDefault="007C1C60">
      <w:pPr>
        <w:pStyle w:val="TOC1"/>
        <w:rPr>
          <w:rFonts w:asciiTheme="minorHAnsi" w:eastAsiaTheme="minorEastAsia" w:hAnsiTheme="minorHAnsi" w:cstheme="minorBidi"/>
          <w:b w:val="0"/>
          <w:bCs w:val="0"/>
          <w:smallCaps w:val="0"/>
          <w:noProof/>
          <w:sz w:val="22"/>
          <w:szCs w:val="22"/>
        </w:rPr>
      </w:pPr>
      <w:hyperlink w:anchor="_Toc98339750" w:history="1">
        <w:r w:rsidR="00775BBB" w:rsidRPr="00F02777">
          <w:rPr>
            <w:rStyle w:val="Hyperlink"/>
            <w:noProof/>
          </w:rPr>
          <w:t>CHƯƠNG 3. TRIỂN KHAI</w:t>
        </w:r>
        <w:r w:rsidR="00E940B7">
          <w:rPr>
            <w:rStyle w:val="Hyperlink"/>
            <w:noProof/>
          </w:rPr>
          <w:t xml:space="preserve"> PHÂN TÍCH NGHIỆP VỤ</w:t>
        </w:r>
        <w:r w:rsidR="00775BBB" w:rsidRPr="00F02777">
          <w:rPr>
            <w:rStyle w:val="Hyperlink"/>
            <w:noProof/>
          </w:rPr>
          <w:t xml:space="preserve"> …</w:t>
        </w:r>
        <w:r w:rsidR="00775BBB">
          <w:rPr>
            <w:noProof/>
            <w:webHidden/>
          </w:rPr>
          <w:tab/>
        </w:r>
        <w:r w:rsidR="00775BBB">
          <w:rPr>
            <w:noProof/>
            <w:webHidden/>
          </w:rPr>
          <w:fldChar w:fldCharType="begin"/>
        </w:r>
        <w:r w:rsidR="00775BBB">
          <w:rPr>
            <w:noProof/>
            <w:webHidden/>
          </w:rPr>
          <w:instrText xml:space="preserve"> PAGEREF _Toc98339750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75988B30" w14:textId="62A145BA" w:rsidR="00775BBB" w:rsidRDefault="007C1C60">
      <w:pPr>
        <w:pStyle w:val="TOC2"/>
        <w:rPr>
          <w:rFonts w:asciiTheme="minorHAnsi" w:eastAsiaTheme="minorEastAsia" w:hAnsiTheme="minorHAnsi" w:cstheme="minorBidi"/>
          <w:iCs w:val="0"/>
          <w:noProof/>
          <w:sz w:val="22"/>
          <w:szCs w:val="22"/>
        </w:rPr>
      </w:pPr>
      <w:hyperlink w:anchor="_Toc98339751" w:history="1">
        <w:r w:rsidR="00775BBB" w:rsidRPr="00F02777">
          <w:rPr>
            <w:rStyle w:val="Hyperlink"/>
            <w:noProof/>
          </w:rPr>
          <w:t>3.1.</w:t>
        </w:r>
        <w:r w:rsidR="00775BBB">
          <w:rPr>
            <w:rFonts w:asciiTheme="minorHAnsi" w:eastAsiaTheme="minorEastAsia" w:hAnsiTheme="minorHAnsi" w:cstheme="minorBidi"/>
            <w:iCs w:val="0"/>
            <w:noProof/>
            <w:sz w:val="22"/>
            <w:szCs w:val="22"/>
          </w:rPr>
          <w:tab/>
        </w:r>
        <w:r w:rsidR="009E2195" w:rsidRPr="009E2195">
          <w:rPr>
            <w:rStyle w:val="Hyperlink"/>
            <w:noProof/>
          </w:rPr>
          <w:t>Quy trình của dự án</w:t>
        </w:r>
        <w:r w:rsidR="00775BBB">
          <w:rPr>
            <w:noProof/>
            <w:webHidden/>
          </w:rPr>
          <w:tab/>
        </w:r>
        <w:r w:rsidR="00775BBB">
          <w:rPr>
            <w:noProof/>
            <w:webHidden/>
          </w:rPr>
          <w:fldChar w:fldCharType="begin"/>
        </w:r>
        <w:r w:rsidR="00775BBB">
          <w:rPr>
            <w:noProof/>
            <w:webHidden/>
          </w:rPr>
          <w:instrText xml:space="preserve"> PAGEREF _Toc98339751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782096F0" w14:textId="19A58116" w:rsidR="00775BBB" w:rsidRDefault="007C1C60">
      <w:pPr>
        <w:pStyle w:val="TOC3"/>
        <w:rPr>
          <w:rFonts w:asciiTheme="minorHAnsi" w:eastAsiaTheme="minorEastAsia" w:hAnsiTheme="minorHAnsi" w:cstheme="minorBidi"/>
          <w:noProof/>
          <w:sz w:val="22"/>
          <w:szCs w:val="22"/>
        </w:rPr>
      </w:pPr>
      <w:hyperlink w:anchor="_Toc98339752" w:history="1">
        <w:r w:rsidR="00775BBB" w:rsidRPr="00F02777">
          <w:rPr>
            <w:rStyle w:val="Hyperlink"/>
            <w:noProof/>
          </w:rPr>
          <w:t>3.1.1.</w:t>
        </w:r>
        <w:r w:rsidR="00775BBB">
          <w:rPr>
            <w:rFonts w:asciiTheme="minorHAnsi" w:eastAsiaTheme="minorEastAsia" w:hAnsiTheme="minorHAnsi" w:cstheme="minorBidi"/>
            <w:noProof/>
            <w:sz w:val="22"/>
            <w:szCs w:val="22"/>
          </w:rPr>
          <w:tab/>
        </w:r>
        <w:r w:rsidR="009E2195" w:rsidRPr="009E2195">
          <w:rPr>
            <w:rStyle w:val="Hyperlink"/>
            <w:noProof/>
          </w:rPr>
          <w:t>Quy trình Workflow</w:t>
        </w:r>
        <w:r w:rsidR="00775BBB" w:rsidRPr="009E2195">
          <w:rPr>
            <w:rStyle w:val="Hyperlink"/>
            <w:noProof/>
            <w:webHidden/>
          </w:rPr>
          <w:tab/>
        </w:r>
        <w:r w:rsidR="00775BBB">
          <w:rPr>
            <w:noProof/>
            <w:webHidden/>
          </w:rPr>
          <w:fldChar w:fldCharType="begin"/>
        </w:r>
        <w:r w:rsidR="00775BBB">
          <w:rPr>
            <w:noProof/>
            <w:webHidden/>
          </w:rPr>
          <w:instrText xml:space="preserve"> PAGEREF _Toc98339752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154B619D" w14:textId="5C5F91AF" w:rsidR="00775BBB" w:rsidRDefault="007C1C60">
      <w:pPr>
        <w:pStyle w:val="TOC3"/>
        <w:rPr>
          <w:rFonts w:asciiTheme="minorHAnsi" w:eastAsiaTheme="minorEastAsia" w:hAnsiTheme="minorHAnsi" w:cstheme="minorBidi"/>
          <w:noProof/>
          <w:sz w:val="22"/>
          <w:szCs w:val="22"/>
        </w:rPr>
      </w:pPr>
      <w:hyperlink w:anchor="_Toc98339753" w:history="1">
        <w:r w:rsidR="00775BBB" w:rsidRPr="00F02777">
          <w:rPr>
            <w:rStyle w:val="Hyperlink"/>
            <w:noProof/>
          </w:rPr>
          <w:t>3.1.2.</w:t>
        </w:r>
        <w:r w:rsidR="00775BBB">
          <w:rPr>
            <w:rFonts w:asciiTheme="minorHAnsi" w:eastAsiaTheme="minorEastAsia" w:hAnsiTheme="minorHAnsi" w:cstheme="minorBidi"/>
            <w:noProof/>
            <w:sz w:val="22"/>
            <w:szCs w:val="22"/>
          </w:rPr>
          <w:tab/>
        </w:r>
        <w:r w:rsidR="009E2195" w:rsidRPr="009E2195">
          <w:rPr>
            <w:rStyle w:val="Hyperlink"/>
            <w:noProof/>
          </w:rPr>
          <w:t>Diễn giải chi tiết quy trình</w:t>
        </w:r>
        <w:r w:rsidR="00775BBB">
          <w:rPr>
            <w:noProof/>
            <w:webHidden/>
          </w:rPr>
          <w:tab/>
        </w:r>
        <w:r w:rsidR="00775BBB">
          <w:rPr>
            <w:noProof/>
            <w:webHidden/>
          </w:rPr>
          <w:fldChar w:fldCharType="begin"/>
        </w:r>
        <w:r w:rsidR="00775BBB">
          <w:rPr>
            <w:noProof/>
            <w:webHidden/>
          </w:rPr>
          <w:instrText xml:space="preserve"> PAGEREF _Toc98339753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07EC7138" w14:textId="4A0DEEA5" w:rsidR="00775BBB" w:rsidRDefault="007C1C60">
      <w:pPr>
        <w:pStyle w:val="TOC2"/>
        <w:rPr>
          <w:noProof/>
        </w:rPr>
      </w:pPr>
      <w:hyperlink w:anchor="_Toc98339754" w:history="1">
        <w:r w:rsidR="00775BBB" w:rsidRPr="00F02777">
          <w:rPr>
            <w:rStyle w:val="Hyperlink"/>
            <w:noProof/>
          </w:rPr>
          <w:t>3.2.</w:t>
        </w:r>
        <w:r w:rsidR="00775BBB">
          <w:rPr>
            <w:rFonts w:asciiTheme="minorHAnsi" w:eastAsiaTheme="minorEastAsia" w:hAnsiTheme="minorHAnsi" w:cstheme="minorBidi"/>
            <w:iCs w:val="0"/>
            <w:noProof/>
            <w:sz w:val="22"/>
            <w:szCs w:val="22"/>
          </w:rPr>
          <w:tab/>
        </w:r>
        <w:r w:rsidR="009E2195" w:rsidRPr="009E2195">
          <w:rPr>
            <w:rStyle w:val="Hyperlink"/>
            <w:noProof/>
          </w:rPr>
          <w:t>Phân tích nhu cầu người dùng</w:t>
        </w:r>
        <w:r w:rsidR="00775BBB">
          <w:rPr>
            <w:noProof/>
            <w:webHidden/>
          </w:rPr>
          <w:tab/>
        </w:r>
        <w:r w:rsidR="00775BBB">
          <w:rPr>
            <w:noProof/>
            <w:webHidden/>
          </w:rPr>
          <w:fldChar w:fldCharType="begin"/>
        </w:r>
        <w:r w:rsidR="00775BBB">
          <w:rPr>
            <w:noProof/>
            <w:webHidden/>
          </w:rPr>
          <w:instrText xml:space="preserve"> PAGEREF _Toc98339754 \h </w:instrText>
        </w:r>
        <w:r w:rsidR="00775BBB">
          <w:rPr>
            <w:noProof/>
            <w:webHidden/>
          </w:rPr>
        </w:r>
        <w:r w:rsidR="00775BBB">
          <w:rPr>
            <w:noProof/>
            <w:webHidden/>
          </w:rPr>
          <w:fldChar w:fldCharType="separate"/>
        </w:r>
        <w:r w:rsidR="00775BBB">
          <w:rPr>
            <w:noProof/>
            <w:webHidden/>
          </w:rPr>
          <w:t>4</w:t>
        </w:r>
        <w:r w:rsidR="00775BBB">
          <w:rPr>
            <w:noProof/>
            <w:webHidden/>
          </w:rPr>
          <w:fldChar w:fldCharType="end"/>
        </w:r>
      </w:hyperlink>
    </w:p>
    <w:p w14:paraId="1388FFD1" w14:textId="770D981A" w:rsidR="009E2195" w:rsidRDefault="009E2195" w:rsidP="009E2195">
      <w:pPr>
        <w:ind w:firstLine="0"/>
        <w:rPr>
          <w:rFonts w:eastAsiaTheme="minorEastAsia"/>
          <w:webHidden/>
        </w:rPr>
      </w:pPr>
      <w:r>
        <w:rPr>
          <w:rFonts w:eastAsiaTheme="minorEastAsia"/>
        </w:rPr>
        <w:t xml:space="preserve">     </w:t>
      </w:r>
      <w:r w:rsidR="00E96886">
        <w:rPr>
          <w:rFonts w:eastAsiaTheme="minorEastAsia"/>
        </w:rPr>
        <w:t>3.1.1</w:t>
      </w:r>
      <w:r w:rsidRPr="009E2195">
        <w:rPr>
          <w:rFonts w:eastAsiaTheme="minorEastAsia"/>
        </w:rPr>
        <w:t>. Thiết kế User story</w:t>
      </w:r>
      <w:r w:rsidRPr="009E2195">
        <w:rPr>
          <w:rFonts w:eastAsiaTheme="minorEastAsia"/>
          <w:webHidden/>
        </w:rPr>
        <w:tab/>
      </w:r>
    </w:p>
    <w:p w14:paraId="108BA7DF" w14:textId="76D80461" w:rsidR="009E2195" w:rsidRDefault="007C1C60" w:rsidP="009E2195">
      <w:pPr>
        <w:pStyle w:val="TOC2"/>
        <w:rPr>
          <w:noProof/>
        </w:rPr>
      </w:pPr>
      <w:hyperlink w:anchor="_Toc98339754" w:history="1">
        <w:r w:rsidR="00E96886">
          <w:rPr>
            <w:rStyle w:val="Hyperlink"/>
            <w:noProof/>
          </w:rPr>
          <w:t>3.3</w:t>
        </w:r>
        <w:r w:rsidR="009E2195" w:rsidRPr="00F02777">
          <w:rPr>
            <w:rStyle w:val="Hyperlink"/>
            <w:noProof/>
          </w:rPr>
          <w:t>.</w:t>
        </w:r>
        <w:r w:rsidR="009E2195">
          <w:rPr>
            <w:rFonts w:asciiTheme="minorHAnsi" w:eastAsiaTheme="minorEastAsia" w:hAnsiTheme="minorHAnsi" w:cstheme="minorBidi"/>
            <w:iCs w:val="0"/>
            <w:noProof/>
            <w:sz w:val="22"/>
            <w:szCs w:val="22"/>
          </w:rPr>
          <w:tab/>
        </w:r>
        <w:r w:rsidR="009E2195">
          <w:rPr>
            <w:rStyle w:val="Hyperlink"/>
            <w:noProof/>
          </w:rPr>
          <w:t xml:space="preserve">Thiết kế </w:t>
        </w:r>
        <w:r w:rsidR="00E96886">
          <w:rPr>
            <w:rStyle w:val="Hyperlink"/>
            <w:noProof/>
          </w:rPr>
          <w:t>mock-up</w:t>
        </w:r>
        <w:r w:rsidR="009E2195">
          <w:rPr>
            <w:noProof/>
            <w:webHidden/>
          </w:rPr>
          <w:tab/>
        </w:r>
        <w:r w:rsidR="009E2195">
          <w:rPr>
            <w:noProof/>
            <w:webHidden/>
          </w:rPr>
          <w:fldChar w:fldCharType="begin"/>
        </w:r>
        <w:r w:rsidR="009E2195">
          <w:rPr>
            <w:noProof/>
            <w:webHidden/>
          </w:rPr>
          <w:instrText xml:space="preserve"> PAGEREF _Toc98339754 \h </w:instrText>
        </w:r>
        <w:r w:rsidR="009E2195">
          <w:rPr>
            <w:noProof/>
            <w:webHidden/>
          </w:rPr>
        </w:r>
        <w:r w:rsidR="009E2195">
          <w:rPr>
            <w:noProof/>
            <w:webHidden/>
          </w:rPr>
          <w:fldChar w:fldCharType="separate"/>
        </w:r>
        <w:r w:rsidR="009E2195">
          <w:rPr>
            <w:noProof/>
            <w:webHidden/>
          </w:rPr>
          <w:t>4</w:t>
        </w:r>
        <w:r w:rsidR="009E2195">
          <w:rPr>
            <w:noProof/>
            <w:webHidden/>
          </w:rPr>
          <w:fldChar w:fldCharType="end"/>
        </w:r>
      </w:hyperlink>
    </w:p>
    <w:p w14:paraId="6F028C97" w14:textId="1025B04F" w:rsidR="008055AF" w:rsidRPr="008055AF" w:rsidRDefault="007C1C60" w:rsidP="008055AF">
      <w:pPr>
        <w:pStyle w:val="TOC2"/>
        <w:rPr>
          <w:noProof/>
        </w:rPr>
      </w:pPr>
      <w:hyperlink w:anchor="_Toc98339754" w:history="1">
        <w:r w:rsidR="00E96886">
          <w:rPr>
            <w:rStyle w:val="Hyperlink"/>
            <w:noProof/>
          </w:rPr>
          <w:t>3.4</w:t>
        </w:r>
        <w:r w:rsidR="008055AF" w:rsidRPr="00F02777">
          <w:rPr>
            <w:rStyle w:val="Hyperlink"/>
            <w:noProof/>
          </w:rPr>
          <w:t>.</w:t>
        </w:r>
        <w:r w:rsidR="008055AF">
          <w:rPr>
            <w:rFonts w:asciiTheme="minorHAnsi" w:eastAsiaTheme="minorEastAsia" w:hAnsiTheme="minorHAnsi" w:cstheme="minorBidi"/>
            <w:iCs w:val="0"/>
            <w:noProof/>
            <w:sz w:val="22"/>
            <w:szCs w:val="22"/>
          </w:rPr>
          <w:tab/>
        </w:r>
        <w:r w:rsidR="008055AF">
          <w:rPr>
            <w:rStyle w:val="Hyperlink"/>
            <w:noProof/>
          </w:rPr>
          <w:t xml:space="preserve">Thiết kế </w:t>
        </w:r>
        <w:r w:rsidR="00E96886">
          <w:rPr>
            <w:rStyle w:val="Hyperlink"/>
            <w:noProof/>
          </w:rPr>
          <w:t>FSD</w:t>
        </w:r>
        <w:r w:rsidR="008055AF">
          <w:rPr>
            <w:noProof/>
            <w:webHidden/>
          </w:rPr>
          <w:tab/>
        </w:r>
        <w:r w:rsidR="008055AF">
          <w:rPr>
            <w:noProof/>
            <w:webHidden/>
          </w:rPr>
          <w:fldChar w:fldCharType="begin"/>
        </w:r>
        <w:r w:rsidR="008055AF">
          <w:rPr>
            <w:noProof/>
            <w:webHidden/>
          </w:rPr>
          <w:instrText xml:space="preserve"> PAGEREF _Toc98339754 \h </w:instrText>
        </w:r>
        <w:r w:rsidR="008055AF">
          <w:rPr>
            <w:noProof/>
            <w:webHidden/>
          </w:rPr>
        </w:r>
        <w:r w:rsidR="008055AF">
          <w:rPr>
            <w:noProof/>
            <w:webHidden/>
          </w:rPr>
          <w:fldChar w:fldCharType="separate"/>
        </w:r>
        <w:r w:rsidR="008055AF">
          <w:rPr>
            <w:noProof/>
            <w:webHidden/>
          </w:rPr>
          <w:t>4</w:t>
        </w:r>
        <w:r w:rsidR="008055AF">
          <w:rPr>
            <w:noProof/>
            <w:webHidden/>
          </w:rPr>
          <w:fldChar w:fldCharType="end"/>
        </w:r>
      </w:hyperlink>
    </w:p>
    <w:p w14:paraId="14C03921" w14:textId="4032F734" w:rsidR="00775BBB" w:rsidRDefault="007C1C60">
      <w:pPr>
        <w:pStyle w:val="TOC1"/>
        <w:rPr>
          <w:rFonts w:asciiTheme="minorHAnsi" w:eastAsiaTheme="minorEastAsia" w:hAnsiTheme="minorHAnsi" w:cstheme="minorBidi"/>
          <w:b w:val="0"/>
          <w:bCs w:val="0"/>
          <w:smallCaps w:val="0"/>
          <w:noProof/>
          <w:sz w:val="22"/>
          <w:szCs w:val="22"/>
        </w:rPr>
      </w:pPr>
      <w:hyperlink w:anchor="_Toc98339755" w:history="1">
        <w:r w:rsidR="00775BBB" w:rsidRPr="00F02777">
          <w:rPr>
            <w:rStyle w:val="Hyperlink"/>
            <w:noProof/>
          </w:rPr>
          <w:t>CHƯƠNG 4. KẾT QUẢ</w:t>
        </w:r>
        <w:r w:rsidR="00775BBB">
          <w:rPr>
            <w:noProof/>
            <w:webHidden/>
          </w:rPr>
          <w:tab/>
        </w:r>
        <w:r w:rsidR="00775BBB">
          <w:rPr>
            <w:noProof/>
            <w:webHidden/>
          </w:rPr>
          <w:fldChar w:fldCharType="begin"/>
        </w:r>
        <w:r w:rsidR="00775BBB">
          <w:rPr>
            <w:noProof/>
            <w:webHidden/>
          </w:rPr>
          <w:instrText xml:space="preserve"> PAGEREF _Toc98339755 \h </w:instrText>
        </w:r>
        <w:r w:rsidR="00775BBB">
          <w:rPr>
            <w:noProof/>
            <w:webHidden/>
          </w:rPr>
        </w:r>
        <w:r w:rsidR="00775BBB">
          <w:rPr>
            <w:noProof/>
            <w:webHidden/>
          </w:rPr>
          <w:fldChar w:fldCharType="separate"/>
        </w:r>
        <w:r w:rsidR="00775BBB">
          <w:rPr>
            <w:noProof/>
            <w:webHidden/>
          </w:rPr>
          <w:t>5</w:t>
        </w:r>
        <w:r w:rsidR="00775BBB">
          <w:rPr>
            <w:noProof/>
            <w:webHidden/>
          </w:rPr>
          <w:fldChar w:fldCharType="end"/>
        </w:r>
      </w:hyperlink>
    </w:p>
    <w:p w14:paraId="2D5C5AEA" w14:textId="3FCFBC9B" w:rsidR="00775BBB" w:rsidRDefault="007C1C60">
      <w:pPr>
        <w:pStyle w:val="TOC2"/>
        <w:rPr>
          <w:rFonts w:asciiTheme="minorHAnsi" w:eastAsiaTheme="minorEastAsia" w:hAnsiTheme="minorHAnsi" w:cstheme="minorBidi"/>
          <w:iCs w:val="0"/>
          <w:noProof/>
          <w:sz w:val="22"/>
          <w:szCs w:val="22"/>
        </w:rPr>
      </w:pPr>
      <w:hyperlink w:anchor="_Toc98339756" w:history="1">
        <w:r w:rsidR="00775BBB" w:rsidRPr="00F02777">
          <w:rPr>
            <w:rStyle w:val="Hyperlink"/>
            <w:noProof/>
          </w:rPr>
          <w:t>4.1.</w:t>
        </w:r>
        <w:r w:rsidR="00775BBB">
          <w:rPr>
            <w:rFonts w:asciiTheme="minorHAnsi" w:eastAsiaTheme="minorEastAsia" w:hAnsiTheme="minorHAnsi" w:cstheme="minorBidi"/>
            <w:iCs w:val="0"/>
            <w:noProof/>
            <w:sz w:val="22"/>
            <w:szCs w:val="22"/>
          </w:rPr>
          <w:tab/>
        </w:r>
        <w:r w:rsidR="009E2195" w:rsidRPr="009E2195">
          <w:rPr>
            <w:rStyle w:val="Hyperlink"/>
            <w:noProof/>
          </w:rPr>
          <w:t>VỀ ỨNG DỤNG</w:t>
        </w:r>
        <w:r w:rsidR="00775BBB">
          <w:rPr>
            <w:noProof/>
            <w:webHidden/>
          </w:rPr>
          <w:tab/>
        </w:r>
        <w:r w:rsidR="00775BBB">
          <w:rPr>
            <w:noProof/>
            <w:webHidden/>
          </w:rPr>
          <w:fldChar w:fldCharType="begin"/>
        </w:r>
        <w:r w:rsidR="00775BBB">
          <w:rPr>
            <w:noProof/>
            <w:webHidden/>
          </w:rPr>
          <w:instrText xml:space="preserve"> PAGEREF _Toc98339756 \h </w:instrText>
        </w:r>
        <w:r w:rsidR="00775BBB">
          <w:rPr>
            <w:noProof/>
            <w:webHidden/>
          </w:rPr>
        </w:r>
        <w:r w:rsidR="00775BBB">
          <w:rPr>
            <w:noProof/>
            <w:webHidden/>
          </w:rPr>
          <w:fldChar w:fldCharType="separate"/>
        </w:r>
        <w:r w:rsidR="00775BBB">
          <w:rPr>
            <w:noProof/>
            <w:webHidden/>
          </w:rPr>
          <w:t>5</w:t>
        </w:r>
        <w:r w:rsidR="00775BBB">
          <w:rPr>
            <w:noProof/>
            <w:webHidden/>
          </w:rPr>
          <w:fldChar w:fldCharType="end"/>
        </w:r>
      </w:hyperlink>
    </w:p>
    <w:p w14:paraId="4B189820" w14:textId="0EBC169B" w:rsidR="00775BBB" w:rsidRDefault="007C1C60">
      <w:pPr>
        <w:pStyle w:val="TOC2"/>
        <w:rPr>
          <w:rFonts w:asciiTheme="minorHAnsi" w:eastAsiaTheme="minorEastAsia" w:hAnsiTheme="minorHAnsi" w:cstheme="minorBidi"/>
          <w:iCs w:val="0"/>
          <w:noProof/>
          <w:sz w:val="22"/>
          <w:szCs w:val="22"/>
        </w:rPr>
      </w:pPr>
      <w:hyperlink w:anchor="_Toc98339757" w:history="1">
        <w:r w:rsidR="00775BBB" w:rsidRPr="00F02777">
          <w:rPr>
            <w:rStyle w:val="Hyperlink"/>
            <w:noProof/>
          </w:rPr>
          <w:t>4.2.</w:t>
        </w:r>
        <w:r w:rsidR="00775BBB">
          <w:rPr>
            <w:rFonts w:asciiTheme="minorHAnsi" w:eastAsiaTheme="minorEastAsia" w:hAnsiTheme="minorHAnsi" w:cstheme="minorBidi"/>
            <w:iCs w:val="0"/>
            <w:noProof/>
            <w:sz w:val="22"/>
            <w:szCs w:val="22"/>
          </w:rPr>
          <w:tab/>
        </w:r>
        <w:r w:rsidR="009E2195" w:rsidRPr="009E2195">
          <w:rPr>
            <w:rStyle w:val="Hyperlink"/>
            <w:noProof/>
          </w:rPr>
          <w:t xml:space="preserve">VỀ BẢN THÂN </w:t>
        </w:r>
        <w:r w:rsidR="00775BBB" w:rsidRPr="00F02777">
          <w:rPr>
            <w:rStyle w:val="Hyperlink"/>
            <w:noProof/>
          </w:rPr>
          <w:t>…</w:t>
        </w:r>
        <w:r w:rsidR="00775BBB">
          <w:rPr>
            <w:noProof/>
            <w:webHidden/>
          </w:rPr>
          <w:tab/>
        </w:r>
        <w:r w:rsidR="00775BBB">
          <w:rPr>
            <w:noProof/>
            <w:webHidden/>
          </w:rPr>
          <w:fldChar w:fldCharType="begin"/>
        </w:r>
        <w:r w:rsidR="00775BBB">
          <w:rPr>
            <w:noProof/>
            <w:webHidden/>
          </w:rPr>
          <w:instrText xml:space="preserve"> PAGEREF _Toc98339757 \h </w:instrText>
        </w:r>
        <w:r w:rsidR="00775BBB">
          <w:rPr>
            <w:noProof/>
            <w:webHidden/>
          </w:rPr>
        </w:r>
        <w:r w:rsidR="00775BBB">
          <w:rPr>
            <w:noProof/>
            <w:webHidden/>
          </w:rPr>
          <w:fldChar w:fldCharType="separate"/>
        </w:r>
        <w:r w:rsidR="00775BBB">
          <w:rPr>
            <w:noProof/>
            <w:webHidden/>
          </w:rPr>
          <w:t>5</w:t>
        </w:r>
        <w:r w:rsidR="00775BBB">
          <w:rPr>
            <w:noProof/>
            <w:webHidden/>
          </w:rPr>
          <w:fldChar w:fldCharType="end"/>
        </w:r>
      </w:hyperlink>
    </w:p>
    <w:p w14:paraId="0990EAA8" w14:textId="10E808B6" w:rsidR="00775BBB" w:rsidRDefault="007C1C60">
      <w:pPr>
        <w:pStyle w:val="TOC1"/>
        <w:rPr>
          <w:rFonts w:asciiTheme="minorHAnsi" w:eastAsiaTheme="minorEastAsia" w:hAnsiTheme="minorHAnsi" w:cstheme="minorBidi"/>
          <w:b w:val="0"/>
          <w:bCs w:val="0"/>
          <w:smallCaps w:val="0"/>
          <w:noProof/>
          <w:sz w:val="22"/>
          <w:szCs w:val="22"/>
        </w:rPr>
      </w:pPr>
      <w:hyperlink w:anchor="_Toc98339758" w:history="1">
        <w:r w:rsidR="00775BBB" w:rsidRPr="00F02777">
          <w:rPr>
            <w:rStyle w:val="Hyperlink"/>
            <w:noProof/>
          </w:rPr>
          <w:t>KẾT LUẬN VÀ HƯỚNG PHÁT TRIỂN</w:t>
        </w:r>
        <w:r w:rsidR="00775BBB">
          <w:rPr>
            <w:noProof/>
            <w:webHidden/>
          </w:rPr>
          <w:tab/>
        </w:r>
        <w:r w:rsidR="00775BBB">
          <w:rPr>
            <w:noProof/>
            <w:webHidden/>
          </w:rPr>
          <w:fldChar w:fldCharType="begin"/>
        </w:r>
        <w:r w:rsidR="00775BBB">
          <w:rPr>
            <w:noProof/>
            <w:webHidden/>
          </w:rPr>
          <w:instrText xml:space="preserve"> PAGEREF _Toc98339758 \h </w:instrText>
        </w:r>
        <w:r w:rsidR="00775BBB">
          <w:rPr>
            <w:noProof/>
            <w:webHidden/>
          </w:rPr>
        </w:r>
        <w:r w:rsidR="00775BBB">
          <w:rPr>
            <w:noProof/>
            <w:webHidden/>
          </w:rPr>
          <w:fldChar w:fldCharType="separate"/>
        </w:r>
        <w:r w:rsidR="00775BBB">
          <w:rPr>
            <w:noProof/>
            <w:webHidden/>
          </w:rPr>
          <w:t>6</w:t>
        </w:r>
        <w:r w:rsidR="00775BBB">
          <w:rPr>
            <w:noProof/>
            <w:webHidden/>
          </w:rPr>
          <w:fldChar w:fldCharType="end"/>
        </w:r>
      </w:hyperlink>
    </w:p>
    <w:p w14:paraId="1786D925" w14:textId="1312461A" w:rsidR="00775BBB" w:rsidRDefault="007C1C60">
      <w:pPr>
        <w:pStyle w:val="TOC1"/>
        <w:rPr>
          <w:rFonts w:asciiTheme="minorHAnsi" w:eastAsiaTheme="minorEastAsia" w:hAnsiTheme="minorHAnsi" w:cstheme="minorBidi"/>
          <w:b w:val="0"/>
          <w:bCs w:val="0"/>
          <w:smallCaps w:val="0"/>
          <w:noProof/>
          <w:sz w:val="22"/>
          <w:szCs w:val="22"/>
        </w:rPr>
      </w:pPr>
      <w:hyperlink w:anchor="_Toc98339759" w:history="1">
        <w:r w:rsidR="00775BBB" w:rsidRPr="00F02777">
          <w:rPr>
            <w:rStyle w:val="Hyperlink"/>
            <w:noProof/>
          </w:rPr>
          <w:t>TÀI LIỆU THAM KHẢO</w:t>
        </w:r>
        <w:r w:rsidR="00775BBB">
          <w:rPr>
            <w:noProof/>
            <w:webHidden/>
          </w:rPr>
          <w:tab/>
        </w:r>
        <w:r w:rsidR="00775BBB">
          <w:rPr>
            <w:noProof/>
            <w:webHidden/>
          </w:rPr>
          <w:fldChar w:fldCharType="begin"/>
        </w:r>
        <w:r w:rsidR="00775BBB">
          <w:rPr>
            <w:noProof/>
            <w:webHidden/>
          </w:rPr>
          <w:instrText xml:space="preserve"> PAGEREF _Toc98339759 \h </w:instrText>
        </w:r>
        <w:r w:rsidR="00775BBB">
          <w:rPr>
            <w:noProof/>
            <w:webHidden/>
          </w:rPr>
        </w:r>
        <w:r w:rsidR="00775BBB">
          <w:rPr>
            <w:noProof/>
            <w:webHidden/>
          </w:rPr>
          <w:fldChar w:fldCharType="separate"/>
        </w:r>
        <w:r w:rsidR="00775BBB">
          <w:rPr>
            <w:noProof/>
            <w:webHidden/>
          </w:rPr>
          <w:t>7</w:t>
        </w:r>
        <w:r w:rsidR="00775BBB">
          <w:rPr>
            <w:noProof/>
            <w:webHidden/>
          </w:rPr>
          <w:fldChar w:fldCharType="end"/>
        </w:r>
      </w:hyperlink>
    </w:p>
    <w:p w14:paraId="2B451711" w14:textId="0044E1E4" w:rsidR="00775BBB" w:rsidRDefault="007C1C60">
      <w:pPr>
        <w:pStyle w:val="TOC1"/>
        <w:rPr>
          <w:rFonts w:asciiTheme="minorHAnsi" w:eastAsiaTheme="minorEastAsia" w:hAnsiTheme="minorHAnsi" w:cstheme="minorBidi"/>
          <w:b w:val="0"/>
          <w:bCs w:val="0"/>
          <w:smallCaps w:val="0"/>
          <w:noProof/>
          <w:sz w:val="22"/>
          <w:szCs w:val="22"/>
        </w:rPr>
      </w:pPr>
      <w:hyperlink w:anchor="_Toc98339760" w:history="1">
        <w:r w:rsidR="00775BBB" w:rsidRPr="00F02777">
          <w:rPr>
            <w:rStyle w:val="Hyperlink"/>
            <w:noProof/>
          </w:rPr>
          <w:t>PHỤ LỤC</w:t>
        </w:r>
        <w:r w:rsidR="00775BBB">
          <w:rPr>
            <w:noProof/>
            <w:webHidden/>
          </w:rPr>
          <w:tab/>
        </w:r>
        <w:r w:rsidR="00775BBB">
          <w:rPr>
            <w:noProof/>
            <w:webHidden/>
          </w:rPr>
          <w:fldChar w:fldCharType="begin"/>
        </w:r>
        <w:r w:rsidR="00775BBB">
          <w:rPr>
            <w:noProof/>
            <w:webHidden/>
          </w:rPr>
          <w:instrText xml:space="preserve"> PAGEREF _Toc98339760 \h </w:instrText>
        </w:r>
        <w:r w:rsidR="00775BBB">
          <w:rPr>
            <w:noProof/>
            <w:webHidden/>
          </w:rPr>
        </w:r>
        <w:r w:rsidR="00775BBB">
          <w:rPr>
            <w:noProof/>
            <w:webHidden/>
          </w:rPr>
          <w:fldChar w:fldCharType="separate"/>
        </w:r>
        <w:r w:rsidR="00775BBB">
          <w:rPr>
            <w:noProof/>
            <w:webHidden/>
          </w:rPr>
          <w:t>8</w:t>
        </w:r>
        <w:r w:rsidR="00775BBB">
          <w:rPr>
            <w:noProof/>
            <w:webHidden/>
          </w:rPr>
          <w:fldChar w:fldCharType="end"/>
        </w:r>
      </w:hyperlink>
    </w:p>
    <w:p w14:paraId="1E5F2D85" w14:textId="42D24B75"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775BBB">
      <w:pPr>
        <w:pStyle w:val="Heading1"/>
        <w:numPr>
          <w:ilvl w:val="0"/>
          <w:numId w:val="0"/>
        </w:numPr>
      </w:pPr>
      <w:bookmarkStart w:id="14" w:name="_Toc98339736"/>
      <w:r w:rsidRPr="00032372">
        <w:lastRenderedPageBreak/>
        <w:t>DANH MỤC HÌNH ẢNH</w:t>
      </w:r>
      <w:bookmarkEnd w:id="13"/>
      <w:bookmarkEnd w:id="14"/>
    </w:p>
    <w:p w14:paraId="001EBCD5" w14:textId="32CBF1E4" w:rsidR="00543B0E" w:rsidRDefault="00FB23C8" w:rsidP="00543B0E">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p>
    <w:p w14:paraId="363EEA55" w14:textId="057645D6" w:rsidR="00E71236" w:rsidRDefault="00E71236">
      <w:pPr>
        <w:pStyle w:val="TableofFigures"/>
        <w:tabs>
          <w:tab w:val="right" w:leader="dot" w:pos="8494"/>
        </w:tabs>
        <w:rPr>
          <w:rFonts w:asciiTheme="minorHAnsi" w:eastAsiaTheme="minorEastAsia" w:hAnsiTheme="minorHAnsi" w:cstheme="minorBidi"/>
          <w:noProof/>
          <w:sz w:val="22"/>
          <w:szCs w:val="22"/>
          <w:lang w:eastAsia="en-US"/>
        </w:rPr>
      </w:pPr>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775BBB">
      <w:pPr>
        <w:pStyle w:val="Heading1"/>
        <w:numPr>
          <w:ilvl w:val="0"/>
          <w:numId w:val="0"/>
        </w:numPr>
      </w:pPr>
      <w:bookmarkStart w:id="15" w:name="_Toc342760182"/>
      <w:bookmarkStart w:id="16" w:name="_Toc98339737"/>
      <w:r w:rsidRPr="00701F40">
        <w:lastRenderedPageBreak/>
        <w:t>DANH MỤC BẢNG BIỂU</w:t>
      </w:r>
      <w:bookmarkEnd w:id="15"/>
      <w:bookmarkEnd w:id="16"/>
    </w:p>
    <w:p w14:paraId="74E8A94F" w14:textId="6EB58C4B" w:rsidR="00E96F6B" w:rsidRDefault="00272EF7" w:rsidP="00543B0E">
      <w:pPr>
        <w:pStyle w:val="TableofFigures"/>
        <w:tabs>
          <w:tab w:val="left" w:pos="2127"/>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775BBB">
      <w:pPr>
        <w:pStyle w:val="Heading1"/>
        <w:numPr>
          <w:ilvl w:val="0"/>
          <w:numId w:val="0"/>
        </w:numPr>
      </w:pPr>
      <w:bookmarkStart w:id="17" w:name="_Toc342760183"/>
      <w:bookmarkStart w:id="18" w:name="_Toc98339738"/>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tbl>
      <w:tblPr>
        <w:tblW w:w="8837"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3"/>
        <w:gridCol w:w="6764"/>
      </w:tblGrid>
      <w:tr w:rsidR="009E2195" w:rsidRPr="00F16A14" w14:paraId="39C000F9" w14:textId="77777777" w:rsidTr="009E2195">
        <w:trPr>
          <w:trHeight w:val="480"/>
        </w:trPr>
        <w:tc>
          <w:tcPr>
            <w:tcW w:w="2073" w:type="dxa"/>
            <w:vAlign w:val="center"/>
          </w:tcPr>
          <w:p w14:paraId="035ABBEB" w14:textId="77777777" w:rsidR="009E2195" w:rsidRPr="00F16A14" w:rsidRDefault="009E2195" w:rsidP="009E2195">
            <w:pPr>
              <w:ind w:firstLine="0"/>
              <w:jc w:val="center"/>
              <w:rPr>
                <w:b/>
              </w:rPr>
            </w:pPr>
            <w:bookmarkStart w:id="19" w:name="_Toc339315370"/>
            <w:bookmarkStart w:id="20" w:name="_Toc342760184"/>
            <w:r w:rsidRPr="00F16A14">
              <w:rPr>
                <w:b/>
              </w:rPr>
              <w:t>Từ viết tắt</w:t>
            </w:r>
          </w:p>
        </w:tc>
        <w:tc>
          <w:tcPr>
            <w:tcW w:w="6764" w:type="dxa"/>
            <w:vAlign w:val="center"/>
          </w:tcPr>
          <w:p w14:paraId="4AE7CD69" w14:textId="77777777" w:rsidR="009E2195" w:rsidRPr="00F16A14" w:rsidRDefault="009E2195" w:rsidP="009E2195">
            <w:pPr>
              <w:jc w:val="center"/>
              <w:rPr>
                <w:b/>
              </w:rPr>
            </w:pPr>
            <w:r w:rsidRPr="00F16A14">
              <w:rPr>
                <w:b/>
              </w:rPr>
              <w:t>Diễn giải</w:t>
            </w:r>
          </w:p>
        </w:tc>
      </w:tr>
      <w:tr w:rsidR="009E2195" w:rsidRPr="00F16A14" w14:paraId="4397D09B" w14:textId="77777777" w:rsidTr="009E2195">
        <w:trPr>
          <w:trHeight w:val="585"/>
        </w:trPr>
        <w:tc>
          <w:tcPr>
            <w:tcW w:w="2073" w:type="dxa"/>
          </w:tcPr>
          <w:p w14:paraId="15F22368" w14:textId="77777777" w:rsidR="009E2195" w:rsidRPr="00F16A14" w:rsidRDefault="009E2195" w:rsidP="009E2195">
            <w:r w:rsidRPr="00CB03F0">
              <w:rPr>
                <w:b/>
                <w:bCs/>
                <w:kern w:val="32"/>
              </w:rPr>
              <w:t>BA</w:t>
            </w:r>
          </w:p>
        </w:tc>
        <w:tc>
          <w:tcPr>
            <w:tcW w:w="6764" w:type="dxa"/>
          </w:tcPr>
          <w:p w14:paraId="0545032F" w14:textId="77777777" w:rsidR="009E2195" w:rsidRPr="00F16A14" w:rsidRDefault="009E2195" w:rsidP="009E2195">
            <w:pPr>
              <w:jc w:val="left"/>
            </w:pPr>
            <w:r w:rsidRPr="00CB03F0">
              <w:rPr>
                <w:bCs/>
                <w:kern w:val="32"/>
              </w:rPr>
              <w:t>: Business Analyst</w:t>
            </w:r>
          </w:p>
        </w:tc>
      </w:tr>
      <w:tr w:rsidR="009E2195" w:rsidRPr="00F16A14" w14:paraId="0C84E1FA" w14:textId="77777777" w:rsidTr="009E2195">
        <w:trPr>
          <w:trHeight w:val="585"/>
        </w:trPr>
        <w:tc>
          <w:tcPr>
            <w:tcW w:w="2073" w:type="dxa"/>
          </w:tcPr>
          <w:p w14:paraId="322A9C6E" w14:textId="77777777" w:rsidR="009E2195" w:rsidRPr="00F16A14" w:rsidRDefault="009E2195" w:rsidP="009E2195">
            <w:r w:rsidRPr="00CB03F0">
              <w:rPr>
                <w:b/>
                <w:bCs/>
                <w:kern w:val="32"/>
                <w:szCs w:val="32"/>
              </w:rPr>
              <w:t>CBQL</w:t>
            </w:r>
          </w:p>
        </w:tc>
        <w:tc>
          <w:tcPr>
            <w:tcW w:w="6764" w:type="dxa"/>
          </w:tcPr>
          <w:p w14:paraId="27C004CD" w14:textId="77777777" w:rsidR="009E2195" w:rsidRPr="00F16A14" w:rsidRDefault="009E2195" w:rsidP="009E2195">
            <w:pPr>
              <w:jc w:val="left"/>
            </w:pPr>
            <w:r w:rsidRPr="00CB03F0">
              <w:rPr>
                <w:bCs/>
                <w:kern w:val="32"/>
                <w:szCs w:val="32"/>
              </w:rPr>
              <w:t>: Cán bộ quản lý</w:t>
            </w:r>
          </w:p>
        </w:tc>
      </w:tr>
      <w:tr w:rsidR="009E2195" w:rsidRPr="00F16A14" w14:paraId="3610E8D2" w14:textId="77777777" w:rsidTr="009E2195">
        <w:trPr>
          <w:trHeight w:val="585"/>
        </w:trPr>
        <w:tc>
          <w:tcPr>
            <w:tcW w:w="2073" w:type="dxa"/>
          </w:tcPr>
          <w:p w14:paraId="60DDDB75" w14:textId="77777777" w:rsidR="009E2195" w:rsidRPr="00F16A14" w:rsidRDefault="009E2195" w:rsidP="009E2195">
            <w:r w:rsidRPr="00CB03F0">
              <w:rPr>
                <w:b/>
                <w:bCs/>
                <w:kern w:val="32"/>
                <w:szCs w:val="32"/>
              </w:rPr>
              <w:t>PO</w:t>
            </w:r>
          </w:p>
        </w:tc>
        <w:tc>
          <w:tcPr>
            <w:tcW w:w="6764" w:type="dxa"/>
          </w:tcPr>
          <w:p w14:paraId="3A38F4B7" w14:textId="77777777" w:rsidR="009E2195" w:rsidRPr="00F16A14" w:rsidRDefault="009E2195" w:rsidP="009E2195">
            <w:pPr>
              <w:jc w:val="left"/>
            </w:pPr>
            <w:r w:rsidRPr="00CB03F0">
              <w:rPr>
                <w:bCs/>
                <w:kern w:val="32"/>
                <w:szCs w:val="32"/>
              </w:rPr>
              <w:t>: Product Owner</w:t>
            </w:r>
          </w:p>
        </w:tc>
      </w:tr>
      <w:tr w:rsidR="009E2195" w:rsidRPr="00F16A14" w14:paraId="53319B25" w14:textId="77777777" w:rsidTr="009E2195">
        <w:trPr>
          <w:trHeight w:val="585"/>
        </w:trPr>
        <w:tc>
          <w:tcPr>
            <w:tcW w:w="2073" w:type="dxa"/>
          </w:tcPr>
          <w:p w14:paraId="41C0A00C" w14:textId="77777777" w:rsidR="009E2195" w:rsidRPr="00F16A14" w:rsidRDefault="009E2195" w:rsidP="009E2195">
            <w:r w:rsidRPr="00CB03F0">
              <w:rPr>
                <w:b/>
                <w:bCs/>
                <w:kern w:val="32"/>
                <w:szCs w:val="32"/>
              </w:rPr>
              <w:t>SA</w:t>
            </w:r>
          </w:p>
        </w:tc>
        <w:tc>
          <w:tcPr>
            <w:tcW w:w="6764" w:type="dxa"/>
          </w:tcPr>
          <w:p w14:paraId="15C8CB72" w14:textId="77777777" w:rsidR="009E2195" w:rsidRPr="00F16A14" w:rsidRDefault="009E2195" w:rsidP="009E2195">
            <w:pPr>
              <w:jc w:val="left"/>
            </w:pPr>
            <w:r w:rsidRPr="00CB03F0">
              <w:rPr>
                <w:bCs/>
                <w:kern w:val="32"/>
                <w:szCs w:val="32"/>
              </w:rPr>
              <w:t>: Software Architect</w:t>
            </w:r>
          </w:p>
        </w:tc>
      </w:tr>
      <w:tr w:rsidR="009E2195" w:rsidRPr="00F16A14" w14:paraId="28D7872A" w14:textId="77777777" w:rsidTr="009E2195">
        <w:trPr>
          <w:trHeight w:val="585"/>
        </w:trPr>
        <w:tc>
          <w:tcPr>
            <w:tcW w:w="2073" w:type="dxa"/>
          </w:tcPr>
          <w:p w14:paraId="3119C644" w14:textId="77777777" w:rsidR="009E2195" w:rsidRPr="00F16A14" w:rsidRDefault="009E2195" w:rsidP="009E2195">
            <w:r w:rsidRPr="00CB03F0">
              <w:rPr>
                <w:b/>
                <w:bCs/>
                <w:kern w:val="32"/>
                <w:szCs w:val="32"/>
              </w:rPr>
              <w:t>DEV</w:t>
            </w:r>
          </w:p>
        </w:tc>
        <w:tc>
          <w:tcPr>
            <w:tcW w:w="6764" w:type="dxa"/>
          </w:tcPr>
          <w:p w14:paraId="44D7E0CA" w14:textId="77777777" w:rsidR="009E2195" w:rsidRPr="00F16A14" w:rsidRDefault="009E2195" w:rsidP="009E2195">
            <w:pPr>
              <w:jc w:val="left"/>
            </w:pPr>
            <w:r w:rsidRPr="00CB03F0">
              <w:rPr>
                <w:bCs/>
                <w:kern w:val="32"/>
                <w:szCs w:val="32"/>
              </w:rPr>
              <w:t>: Developer</w:t>
            </w:r>
          </w:p>
        </w:tc>
      </w:tr>
      <w:tr w:rsidR="009E2195" w:rsidRPr="00F16A14" w14:paraId="635B7548" w14:textId="77777777" w:rsidTr="009E2195">
        <w:trPr>
          <w:trHeight w:val="585"/>
        </w:trPr>
        <w:tc>
          <w:tcPr>
            <w:tcW w:w="2073" w:type="dxa"/>
          </w:tcPr>
          <w:p w14:paraId="6F6931AB" w14:textId="77777777" w:rsidR="009E2195" w:rsidRPr="00CB03F0" w:rsidRDefault="009E2195" w:rsidP="009E2195">
            <w:pPr>
              <w:rPr>
                <w:b/>
                <w:bCs/>
                <w:kern w:val="32"/>
                <w:szCs w:val="32"/>
              </w:rPr>
            </w:pPr>
            <w:r w:rsidRPr="00220C7D">
              <w:rPr>
                <w:b/>
                <w:bCs/>
                <w:kern w:val="32"/>
                <w:szCs w:val="32"/>
              </w:rPr>
              <w:t>WF</w:t>
            </w:r>
          </w:p>
        </w:tc>
        <w:tc>
          <w:tcPr>
            <w:tcW w:w="6764" w:type="dxa"/>
          </w:tcPr>
          <w:p w14:paraId="31A35E0A" w14:textId="77777777" w:rsidR="009E2195" w:rsidRPr="00CB03F0" w:rsidRDefault="009E2195" w:rsidP="009E2195">
            <w:pPr>
              <w:jc w:val="left"/>
              <w:rPr>
                <w:bCs/>
                <w:kern w:val="32"/>
                <w:szCs w:val="32"/>
              </w:rPr>
            </w:pPr>
            <w:r w:rsidRPr="00220C7D">
              <w:rPr>
                <w:bCs/>
                <w:kern w:val="32"/>
                <w:szCs w:val="32"/>
              </w:rPr>
              <w:t>: Workflow</w:t>
            </w:r>
          </w:p>
        </w:tc>
      </w:tr>
      <w:tr w:rsidR="009E2195" w:rsidRPr="00F16A14" w14:paraId="3EBDA563" w14:textId="77777777" w:rsidTr="009E2195">
        <w:trPr>
          <w:trHeight w:val="585"/>
        </w:trPr>
        <w:tc>
          <w:tcPr>
            <w:tcW w:w="2073" w:type="dxa"/>
          </w:tcPr>
          <w:p w14:paraId="46AF2838" w14:textId="77777777" w:rsidR="009E2195" w:rsidRPr="00CB03F0" w:rsidRDefault="009E2195" w:rsidP="009E2195">
            <w:pPr>
              <w:rPr>
                <w:b/>
                <w:bCs/>
                <w:kern w:val="32"/>
                <w:szCs w:val="32"/>
              </w:rPr>
            </w:pPr>
            <w:r w:rsidRPr="00220C7D">
              <w:rPr>
                <w:b/>
                <w:bCs/>
                <w:kern w:val="32"/>
                <w:szCs w:val="32"/>
              </w:rPr>
              <w:t>US</w:t>
            </w:r>
          </w:p>
        </w:tc>
        <w:tc>
          <w:tcPr>
            <w:tcW w:w="6764" w:type="dxa"/>
          </w:tcPr>
          <w:p w14:paraId="48A6B6BF" w14:textId="77777777" w:rsidR="009E2195" w:rsidRPr="00CB03F0" w:rsidRDefault="009E2195" w:rsidP="009E2195">
            <w:pPr>
              <w:jc w:val="left"/>
              <w:rPr>
                <w:bCs/>
                <w:kern w:val="32"/>
                <w:szCs w:val="32"/>
              </w:rPr>
            </w:pPr>
            <w:r w:rsidRPr="00220C7D">
              <w:rPr>
                <w:bCs/>
                <w:kern w:val="32"/>
                <w:szCs w:val="32"/>
              </w:rPr>
              <w:t>: User Story</w:t>
            </w:r>
          </w:p>
        </w:tc>
      </w:tr>
      <w:tr w:rsidR="009E2195" w:rsidRPr="00F16A14" w14:paraId="7A2BB60D" w14:textId="77777777" w:rsidTr="009E2195">
        <w:trPr>
          <w:trHeight w:val="585"/>
        </w:trPr>
        <w:tc>
          <w:tcPr>
            <w:tcW w:w="2073" w:type="dxa"/>
          </w:tcPr>
          <w:p w14:paraId="0C7EA54E" w14:textId="77777777" w:rsidR="009E2195" w:rsidRPr="00CB03F0" w:rsidRDefault="009E2195" w:rsidP="009E2195">
            <w:pPr>
              <w:rPr>
                <w:b/>
                <w:bCs/>
                <w:kern w:val="32"/>
                <w:szCs w:val="32"/>
              </w:rPr>
            </w:pPr>
            <w:r w:rsidRPr="00220C7D">
              <w:rPr>
                <w:b/>
                <w:bCs/>
                <w:kern w:val="32"/>
                <w:szCs w:val="32"/>
              </w:rPr>
              <w:t>FSD</w:t>
            </w:r>
          </w:p>
        </w:tc>
        <w:tc>
          <w:tcPr>
            <w:tcW w:w="6764" w:type="dxa"/>
          </w:tcPr>
          <w:p w14:paraId="719848BF" w14:textId="77777777" w:rsidR="009E2195" w:rsidRPr="00CB03F0" w:rsidRDefault="009E2195" w:rsidP="009E2195">
            <w:pPr>
              <w:jc w:val="left"/>
              <w:rPr>
                <w:bCs/>
                <w:kern w:val="32"/>
                <w:szCs w:val="32"/>
              </w:rPr>
            </w:pPr>
            <w:r w:rsidRPr="00220C7D">
              <w:rPr>
                <w:bCs/>
                <w:kern w:val="32"/>
                <w:szCs w:val="32"/>
              </w:rPr>
              <w:t xml:space="preserve">: Functional Specification Document </w:t>
            </w:r>
          </w:p>
        </w:tc>
      </w:tr>
    </w:tbl>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4F82A9D9" w:rsidR="00055968" w:rsidRPr="00701F40" w:rsidRDefault="00055968" w:rsidP="00122D9F">
      <w:pPr>
        <w:pStyle w:val="Heading1"/>
        <w:numPr>
          <w:ilvl w:val="0"/>
          <w:numId w:val="0"/>
        </w:numPr>
        <w:rPr>
          <w:szCs w:val="28"/>
          <w:lang w:val="de-DE"/>
        </w:rPr>
      </w:pPr>
      <w:bookmarkStart w:id="21" w:name="_Toc339315372"/>
      <w:bookmarkStart w:id="22" w:name="_Toc342760186"/>
      <w:bookmarkStart w:id="23" w:name="_Toc98339739"/>
      <w:bookmarkEnd w:id="19"/>
      <w:bookmarkEnd w:id="20"/>
      <w:r w:rsidRPr="00701F40">
        <w:rPr>
          <w:lang w:val="de-DE"/>
        </w:rPr>
        <w:lastRenderedPageBreak/>
        <w:t>LỜI MỞ ĐẦU</w:t>
      </w:r>
      <w:bookmarkEnd w:id="21"/>
      <w:bookmarkEnd w:id="22"/>
      <w:bookmarkEnd w:id="23"/>
    </w:p>
    <w:p w14:paraId="3C624DAC" w14:textId="33AE09E5" w:rsidR="00055968" w:rsidRDefault="00055968" w:rsidP="00C54E05">
      <w:pPr>
        <w:pStyle w:val="ListParagraph"/>
        <w:numPr>
          <w:ilvl w:val="0"/>
          <w:numId w:val="14"/>
        </w:numPr>
        <w:spacing w:before="120" w:after="120" w:line="336" w:lineRule="auto"/>
        <w:ind w:left="284" w:hanging="284"/>
        <w:rPr>
          <w:b/>
          <w:szCs w:val="26"/>
          <w:lang w:val="de-DE"/>
        </w:rPr>
      </w:pPr>
      <w:r w:rsidRPr="00701F40">
        <w:rPr>
          <w:b/>
          <w:szCs w:val="26"/>
          <w:lang w:val="de-DE"/>
        </w:rPr>
        <w:t>Mục tiêu nghiên cứu của đề tài</w:t>
      </w:r>
    </w:p>
    <w:p w14:paraId="75066B37" w14:textId="77777777" w:rsidR="00EE77CC" w:rsidRDefault="00EE77CC" w:rsidP="00EE77CC">
      <w:pPr>
        <w:spacing w:after="120" w:line="336" w:lineRule="auto"/>
      </w:pPr>
      <w:r>
        <w:t xml:space="preserve">Đại dịch COVID- 19 đã và đang thay đổi sâu sắc thế giới, gây ra nhiều khó khăn trong việc tiếp cận y tế của bệnh nhân đòi hỏi ngành y tế cần có những thay đổi để đảm bảo công tác khám chữa bệnh nhưng vẫn an toàn trong mùa dịch. Thực hiện chủ chương của Bộ y tế “Khám, chữa bệnh từ xa” cùng xu hướng chung toàn cầu, Trung tâm Nội tiết đã phối hợp cùng các Khoa phòng trong Bệnh viện triển khai mô hình khám bệnh từ xa- giao thuốc tại nhà, sử dụng dịch vụ Bác sỹ gia đình. Để nâng cao hiệu quả của mô hình này, Trung tâm Nội tiết đã triển khai công tác theo dõi- quản lý từ xa cho tất cả quý thân chủ đã khám tại Trung tâm. Bác sỹ theo dõi chặt chẽ các chỉ số về đường máu, huyết áp, dinh dưỡng, vận động và các triệu chứng của bệnh nhân hàng ngày. Đặt ra nhu cầu cần liên lạc trao đổi thường xuyên giữa bác sỹ - bệnh nhân và theo dõi xuyên suốt trên một nền tảng. </w:t>
      </w:r>
    </w:p>
    <w:p w14:paraId="0892BA4D" w14:textId="77777777" w:rsidR="007C1C60" w:rsidRDefault="00EE77CC" w:rsidP="00EE77CC">
      <w:pPr>
        <w:spacing w:after="120" w:line="336" w:lineRule="auto"/>
        <w:rPr>
          <w:ins w:id="24" w:author="nhamct" w:date="2022-04-14T15:30:00Z"/>
        </w:rPr>
      </w:pPr>
      <w:r>
        <w:t xml:space="preserve">Trước đây, để theo dõi- chăm sóc các hồ sơ này điều dưỡng phải thao tác trên nhiều ứng dụng như </w:t>
      </w:r>
      <w:del w:id="25" w:author="nhamct" w:date="2022-04-14T15:30:00Z">
        <w:r w:rsidDel="007C1C60">
          <w:delText>skype</w:delText>
        </w:r>
      </w:del>
      <w:ins w:id="26" w:author="nhamct" w:date="2022-04-14T15:30:00Z">
        <w:r w:rsidR="007C1C60">
          <w:t>Skype</w:t>
        </w:r>
      </w:ins>
      <w:r>
        <w:t xml:space="preserve">, </w:t>
      </w:r>
      <w:del w:id="27" w:author="nhamct" w:date="2022-04-14T15:30:00Z">
        <w:r w:rsidDel="007C1C60">
          <w:delText xml:space="preserve">microsoft </w:delText>
        </w:r>
      </w:del>
      <w:ins w:id="28" w:author="nhamct" w:date="2022-04-14T15:30:00Z">
        <w:r w:rsidR="007C1C60">
          <w:t xml:space="preserve">Microsoft </w:t>
        </w:r>
      </w:ins>
      <w:del w:id="29" w:author="nhamct" w:date="2022-04-14T15:30:00Z">
        <w:r w:rsidDel="007C1C60">
          <w:delText>excel</w:delText>
        </w:r>
      </w:del>
      <w:ins w:id="30" w:author="nhamct" w:date="2022-04-14T15:30:00Z">
        <w:r w:rsidR="007C1C60">
          <w:t>Excel</w:t>
        </w:r>
      </w:ins>
      <w:r>
        <w:t xml:space="preserve">, </w:t>
      </w:r>
      <w:del w:id="31" w:author="nhamct" w:date="2022-04-14T15:30:00Z">
        <w:r w:rsidDel="007C1C60">
          <w:delText>zalo</w:delText>
        </w:r>
      </w:del>
      <w:ins w:id="32" w:author="nhamct" w:date="2022-04-14T15:30:00Z">
        <w:r w:rsidR="007C1C60">
          <w:t>Zalo</w:t>
        </w:r>
      </w:ins>
      <w:r>
        <w:t>. Diễn tiến đường huyết, huyết áp của người bệnh sẽ được ghi lại thủ công vào giấy và chụp hình gửi qua zalo Trung tâm Nội tiết, từ đó bác sỹ sẽ tham chiếu và điều chỉnh phác đồ điều trị. Hoạt động này đã để lại nhiều hạn chế:</w:t>
      </w:r>
    </w:p>
    <w:p w14:paraId="634360A2" w14:textId="77777777" w:rsidR="007C1C60" w:rsidRDefault="00EE77CC" w:rsidP="00EE77CC">
      <w:pPr>
        <w:spacing w:after="120" w:line="336" w:lineRule="auto"/>
        <w:rPr>
          <w:ins w:id="33" w:author="nhamct" w:date="2022-04-14T15:30:00Z"/>
        </w:rPr>
      </w:pPr>
      <w:r>
        <w:t xml:space="preserve"> - Điều dưỡng sẽ mất nhiều thời gian cho việc thao tác trên nhiều ứng dụng và tìm kiếm thông tin đường máu, huyết áp trước đó.</w:t>
      </w:r>
    </w:p>
    <w:p w14:paraId="4B664097" w14:textId="77777777" w:rsidR="007C1C60" w:rsidRDefault="00EE77CC" w:rsidP="00EE77CC">
      <w:pPr>
        <w:spacing w:after="120" w:line="336" w:lineRule="auto"/>
        <w:rPr>
          <w:ins w:id="34" w:author="nhamct" w:date="2022-04-14T15:30:00Z"/>
        </w:rPr>
      </w:pPr>
      <w:r>
        <w:t xml:space="preserve"> - Bác sỹ khó khăn trong quản lý chỉ số đường máu, huyết áp của từng bệnh nhân. </w:t>
      </w:r>
    </w:p>
    <w:p w14:paraId="29B2473A" w14:textId="77777777" w:rsidR="007C1C60" w:rsidRDefault="00EE77CC" w:rsidP="00EE77CC">
      <w:pPr>
        <w:spacing w:after="120" w:line="336" w:lineRule="auto"/>
        <w:rPr>
          <w:ins w:id="35" w:author="nhamct" w:date="2022-04-14T15:30:00Z"/>
        </w:rPr>
      </w:pPr>
      <w:r>
        <w:t xml:space="preserve">- Bản thân người bệnh phải lưu nhật ký chỉ số đường máu, huyết áp bằng rất nhiều giấy tờ. </w:t>
      </w:r>
    </w:p>
    <w:p w14:paraId="78E67D2F" w14:textId="77777777" w:rsidR="007C1C60" w:rsidRDefault="00EE77CC" w:rsidP="00EE77CC">
      <w:pPr>
        <w:spacing w:after="120" w:line="336" w:lineRule="auto"/>
        <w:rPr>
          <w:ins w:id="36" w:author="nhamct" w:date="2022-04-14T15:30:00Z"/>
        </w:rPr>
      </w:pPr>
      <w:r>
        <w:t xml:space="preserve">- Đặc biệt, rất nhiều bệnh nhân chưa tự nhận biết được mức đường máu hay huyết áp tại thời điểm đo được là cao hay thấp. </w:t>
      </w:r>
    </w:p>
    <w:p w14:paraId="36BE628B" w14:textId="072AAE8F" w:rsidR="00EE77CC" w:rsidRPr="00EE77CC" w:rsidDel="007C1C60" w:rsidRDefault="00EE77CC" w:rsidP="00EE77CC">
      <w:pPr>
        <w:spacing w:after="120" w:line="336" w:lineRule="auto"/>
        <w:rPr>
          <w:del w:id="37" w:author="nhamct" w:date="2022-04-14T15:30:00Z"/>
          <w:b/>
          <w:lang w:val="de-DE"/>
        </w:rPr>
      </w:pPr>
      <w:del w:id="38" w:author="nhamct" w:date="2022-04-14T15:30:00Z">
        <w:r w:rsidDel="007C1C60">
          <w:delText xml:space="preserve">Tất cả những vấn đề trên sẽ được giải quyết khi APP DI ĐỘNG QUẢN LÝ BỆNH NHÂN ra đời. </w:delText>
        </w:r>
      </w:del>
      <w:ins w:id="39" w:author="nhamct" w:date="2022-04-14T15:30:00Z">
        <w:r w:rsidR="007C1C60">
          <w:t>Nhằm gi</w:t>
        </w:r>
      </w:ins>
      <w:ins w:id="40" w:author="nhamct" w:date="2022-04-14T15:31:00Z">
        <w:r w:rsidR="007C1C60">
          <w:t>ải quyết những hạn chế nêu trên, bệnh viện XX… xây dựng ứng dụng Y… trên nền tảng Z.</w:t>
        </w:r>
      </w:ins>
    </w:p>
    <w:p w14:paraId="2EB5B3C8" w14:textId="03325F42" w:rsidR="00055968" w:rsidRDefault="009E2195" w:rsidP="00C54E05">
      <w:pPr>
        <w:pStyle w:val="ListParagraph"/>
        <w:numPr>
          <w:ilvl w:val="0"/>
          <w:numId w:val="14"/>
        </w:numPr>
        <w:spacing w:before="120" w:after="120" w:line="336" w:lineRule="auto"/>
        <w:ind w:left="284" w:hanging="284"/>
        <w:rPr>
          <w:b/>
          <w:szCs w:val="26"/>
          <w:lang w:val="de-DE"/>
        </w:rPr>
      </w:pPr>
      <w:r>
        <w:rPr>
          <w:b/>
          <w:szCs w:val="26"/>
          <w:lang w:val="de-DE"/>
        </w:rPr>
        <w:t>Nội dung</w:t>
      </w:r>
      <w:r w:rsidR="00055968" w:rsidRPr="00701F40">
        <w:rPr>
          <w:b/>
          <w:szCs w:val="26"/>
          <w:lang w:val="de-DE"/>
        </w:rPr>
        <w:t xml:space="preserve"> của đề tài</w:t>
      </w:r>
    </w:p>
    <w:p w14:paraId="21C4B18C" w14:textId="4961196E" w:rsidR="009E2195" w:rsidRPr="009E2195" w:rsidDel="007C1C60" w:rsidRDefault="009E2195" w:rsidP="00C54E05">
      <w:pPr>
        <w:pStyle w:val="ListParagraph"/>
        <w:numPr>
          <w:ilvl w:val="0"/>
          <w:numId w:val="18"/>
        </w:numPr>
        <w:spacing w:before="0" w:after="120"/>
        <w:rPr>
          <w:del w:id="41" w:author="nhamct" w:date="2022-04-14T15:32:00Z"/>
          <w:u w:val="single"/>
        </w:rPr>
      </w:pPr>
      <w:del w:id="42" w:author="nhamct" w:date="2022-04-14T15:32:00Z">
        <w:r w:rsidRPr="009E2195" w:rsidDel="007C1C60">
          <w:rPr>
            <w:u w:val="single"/>
          </w:rPr>
          <w:lastRenderedPageBreak/>
          <w:delText xml:space="preserve">Thiết lập phần </w:delText>
        </w:r>
        <w:r w:rsidDel="007C1C60">
          <w:rPr>
            <w:u w:val="single"/>
          </w:rPr>
          <w:delText>mềm</w:delText>
        </w:r>
        <w:r w:rsidRPr="009E2195" w:rsidDel="007C1C60">
          <w:rPr>
            <w:u w:val="single"/>
          </w:rPr>
          <w:delText xml:space="preserve"> quản lý BN</w:delText>
        </w:r>
      </w:del>
    </w:p>
    <w:p w14:paraId="11DBFCFD" w14:textId="6165F80B" w:rsidR="009E2195" w:rsidRPr="002F5994" w:rsidDel="007C1C60" w:rsidRDefault="009E2195" w:rsidP="00C54E05">
      <w:pPr>
        <w:pStyle w:val="ListParagraph"/>
        <w:numPr>
          <w:ilvl w:val="0"/>
          <w:numId w:val="16"/>
        </w:numPr>
        <w:spacing w:before="0" w:after="120"/>
        <w:ind w:left="1440"/>
        <w:rPr>
          <w:del w:id="43" w:author="nhamct" w:date="2022-04-14T15:32:00Z"/>
          <w:szCs w:val="26"/>
        </w:rPr>
      </w:pPr>
      <w:del w:id="44" w:author="nhamct" w:date="2022-04-14T15:32:00Z">
        <w:r w:rsidRPr="002F5994" w:rsidDel="007C1C60">
          <w:rPr>
            <w:szCs w:val="26"/>
          </w:rPr>
          <w:delText xml:space="preserve">Quản lý tự động: đưa ra các yêu cầu cấu hình trên phần </w:delText>
        </w:r>
        <w:r w:rsidDel="007C1C60">
          <w:rPr>
            <w:szCs w:val="26"/>
          </w:rPr>
          <w:delText>mềm</w:delText>
        </w:r>
        <w:r w:rsidRPr="002F5994" w:rsidDel="007C1C60">
          <w:rPr>
            <w:szCs w:val="26"/>
          </w:rPr>
          <w:delText xml:space="preserve"> </w:delText>
        </w:r>
        <w:r w:rsidDel="007C1C60">
          <w:rPr>
            <w:szCs w:val="26"/>
          </w:rPr>
          <w:delText>Ehealth</w:delText>
        </w:r>
        <w:r w:rsidRPr="002F5994" w:rsidDel="007C1C60">
          <w:rPr>
            <w:szCs w:val="26"/>
          </w:rPr>
          <w:delText xml:space="preserve"> (báo cáo chi tiết trong kế hoạch triển khai dự án).</w:delText>
        </w:r>
      </w:del>
    </w:p>
    <w:p w14:paraId="3F852112" w14:textId="31CB0206" w:rsidR="009E2195" w:rsidRPr="002F5994" w:rsidDel="007C1C60" w:rsidRDefault="009E2195" w:rsidP="00C54E05">
      <w:pPr>
        <w:pStyle w:val="ListParagraph"/>
        <w:numPr>
          <w:ilvl w:val="0"/>
          <w:numId w:val="16"/>
        </w:numPr>
        <w:spacing w:before="0" w:after="120"/>
        <w:ind w:left="1440"/>
        <w:rPr>
          <w:del w:id="45" w:author="nhamct" w:date="2022-04-14T15:32:00Z"/>
          <w:szCs w:val="26"/>
        </w:rPr>
      </w:pPr>
      <w:del w:id="46" w:author="nhamct" w:date="2022-04-14T15:32:00Z">
        <w:r w:rsidRPr="002F5994" w:rsidDel="007C1C60">
          <w:rPr>
            <w:szCs w:val="26"/>
          </w:rPr>
          <w:delText>Quản lý bán tự động: đưa ra các tình huống cấu hình khác nhau có sự ca</w:delText>
        </w:r>
        <w:r w:rsidDel="007C1C60">
          <w:rPr>
            <w:szCs w:val="26"/>
          </w:rPr>
          <w:delText>n thiệt của NVYT (báo</w:delText>
        </w:r>
        <w:r w:rsidRPr="002F5994" w:rsidDel="007C1C60">
          <w:rPr>
            <w:szCs w:val="26"/>
          </w:rPr>
          <w:delText xml:space="preserve"> cáo chi tiết trong kế hoạch triển khai dự án).</w:delText>
        </w:r>
      </w:del>
    </w:p>
    <w:p w14:paraId="71527AFD" w14:textId="59E9634A" w:rsidR="009E2195" w:rsidRPr="009E2195" w:rsidDel="007C1C60" w:rsidRDefault="009E2195" w:rsidP="00C54E05">
      <w:pPr>
        <w:pStyle w:val="ListParagraph"/>
        <w:numPr>
          <w:ilvl w:val="0"/>
          <w:numId w:val="18"/>
        </w:numPr>
        <w:spacing w:after="120"/>
        <w:rPr>
          <w:del w:id="47" w:author="nhamct" w:date="2022-04-14T15:32:00Z"/>
          <w:u w:val="single"/>
        </w:rPr>
      </w:pPr>
      <w:del w:id="48" w:author="nhamct" w:date="2022-04-14T15:32:00Z">
        <w:r w:rsidRPr="009E2195" w:rsidDel="007C1C60">
          <w:rPr>
            <w:u w:val="single"/>
          </w:rPr>
          <w:delText xml:space="preserve"> Thiết lập phần </w:delText>
        </w:r>
        <w:r w:rsidDel="007C1C60">
          <w:rPr>
            <w:u w:val="single"/>
          </w:rPr>
          <w:delText>mềm</w:delText>
        </w:r>
        <w:r w:rsidRPr="009E2195" w:rsidDel="007C1C60">
          <w:rPr>
            <w:u w:val="single"/>
          </w:rPr>
          <w:delText xml:space="preserve"> quản lý quá trình điều trị</w:delText>
        </w:r>
      </w:del>
    </w:p>
    <w:p w14:paraId="044538BF" w14:textId="517A6A0D" w:rsidR="009E2195" w:rsidRPr="002F5994" w:rsidDel="007C1C60" w:rsidRDefault="009E2195" w:rsidP="00C54E05">
      <w:pPr>
        <w:pStyle w:val="ListParagraph"/>
        <w:numPr>
          <w:ilvl w:val="0"/>
          <w:numId w:val="17"/>
        </w:numPr>
        <w:spacing w:before="0" w:after="120"/>
        <w:ind w:left="1440"/>
        <w:rPr>
          <w:del w:id="49" w:author="nhamct" w:date="2022-04-14T15:32:00Z"/>
          <w:szCs w:val="26"/>
        </w:rPr>
      </w:pPr>
      <w:del w:id="50" w:author="nhamct" w:date="2022-04-14T15:32:00Z">
        <w:r w:rsidRPr="002F5994" w:rsidDel="007C1C60">
          <w:rPr>
            <w:szCs w:val="26"/>
          </w:rPr>
          <w:delText>Thống kê các số liệu về đường huyết</w:delText>
        </w:r>
      </w:del>
    </w:p>
    <w:p w14:paraId="6E9E9C2D" w14:textId="25091613" w:rsidR="009E2195" w:rsidRPr="002F5994" w:rsidDel="007C1C60" w:rsidRDefault="00EE77CC" w:rsidP="00C54E05">
      <w:pPr>
        <w:pStyle w:val="ListParagraph"/>
        <w:numPr>
          <w:ilvl w:val="0"/>
          <w:numId w:val="17"/>
        </w:numPr>
        <w:spacing w:before="0" w:after="120"/>
        <w:ind w:left="1440"/>
        <w:rPr>
          <w:del w:id="51" w:author="nhamct" w:date="2022-04-14T15:32:00Z"/>
          <w:szCs w:val="26"/>
        </w:rPr>
      </w:pPr>
      <w:del w:id="52" w:author="nhamct" w:date="2022-04-14T15:32:00Z">
        <w:r w:rsidDel="007C1C60">
          <w:rPr>
            <w:szCs w:val="26"/>
          </w:rPr>
          <w:delText>Các</w:delText>
        </w:r>
        <w:r w:rsidR="009E2195" w:rsidRPr="002F5994" w:rsidDel="007C1C60">
          <w:rPr>
            <w:szCs w:val="26"/>
          </w:rPr>
          <w:delText xml:space="preserve"> đơn thuốc các đợt điều trị.</w:delText>
        </w:r>
      </w:del>
    </w:p>
    <w:p w14:paraId="55DA4B4E" w14:textId="02DA6571" w:rsidR="009E2195" w:rsidRPr="002F5994" w:rsidDel="007C1C60" w:rsidRDefault="009E2195" w:rsidP="00C54E05">
      <w:pPr>
        <w:pStyle w:val="ListParagraph"/>
        <w:numPr>
          <w:ilvl w:val="0"/>
          <w:numId w:val="17"/>
        </w:numPr>
        <w:spacing w:before="0" w:after="120"/>
        <w:ind w:left="1440"/>
        <w:rPr>
          <w:del w:id="53" w:author="nhamct" w:date="2022-04-14T15:32:00Z"/>
          <w:szCs w:val="26"/>
        </w:rPr>
      </w:pPr>
      <w:del w:id="54" w:author="nhamct" w:date="2022-04-14T15:32:00Z">
        <w:r w:rsidRPr="002F5994" w:rsidDel="007C1C60">
          <w:rPr>
            <w:szCs w:val="26"/>
          </w:rPr>
          <w:delText>Đánh giá kết quả điều tr</w:delText>
        </w:r>
        <w:r w:rsidR="00EE77CC" w:rsidDel="007C1C60">
          <w:rPr>
            <w:szCs w:val="26"/>
          </w:rPr>
          <w:delText>ị</w:delText>
        </w:r>
      </w:del>
    </w:p>
    <w:p w14:paraId="3287CAF9" w14:textId="14D76F40" w:rsidR="009E2195" w:rsidDel="007C1C60" w:rsidRDefault="009E2195" w:rsidP="00C54E05">
      <w:pPr>
        <w:pStyle w:val="ListParagraph"/>
        <w:numPr>
          <w:ilvl w:val="0"/>
          <w:numId w:val="18"/>
        </w:numPr>
        <w:spacing w:after="120"/>
        <w:rPr>
          <w:del w:id="55" w:author="nhamct" w:date="2022-04-14T15:32:00Z"/>
          <w:u w:val="single"/>
        </w:rPr>
      </w:pPr>
      <w:del w:id="56" w:author="nhamct" w:date="2022-04-14T15:32:00Z">
        <w:r w:rsidRPr="009E2195" w:rsidDel="007C1C60">
          <w:rPr>
            <w:u w:val="single"/>
          </w:rPr>
          <w:delText>Phần mềm hỗ trợ nhắc nhở BN tái khám và điều trị</w:delText>
        </w:r>
      </w:del>
    </w:p>
    <w:p w14:paraId="3E7D26F7" w14:textId="22F79957" w:rsidR="009E2195" w:rsidDel="007C1C60" w:rsidRDefault="00EE77CC" w:rsidP="00C54E05">
      <w:pPr>
        <w:pStyle w:val="ListParagraph"/>
        <w:numPr>
          <w:ilvl w:val="0"/>
          <w:numId w:val="18"/>
        </w:numPr>
        <w:spacing w:after="120"/>
        <w:rPr>
          <w:del w:id="57" w:author="nhamct" w:date="2022-04-14T15:32:00Z"/>
          <w:u w:val="single"/>
        </w:rPr>
      </w:pPr>
      <w:del w:id="58" w:author="nhamct" w:date="2022-04-14T15:32:00Z">
        <w:r w:rsidDel="007C1C60">
          <w:rPr>
            <w:u w:val="single"/>
          </w:rPr>
          <w:delText>Triển khai dịch vụ giao thuốc tận nhà</w:delText>
        </w:r>
      </w:del>
    </w:p>
    <w:p w14:paraId="6D33B71F" w14:textId="3DDDA598" w:rsidR="00EE77CC" w:rsidRPr="00EE77CC" w:rsidRDefault="007C1C60" w:rsidP="00EE77CC">
      <w:pPr>
        <w:pStyle w:val="ListParagraph"/>
        <w:spacing w:after="120"/>
        <w:ind w:firstLine="0"/>
        <w:rPr>
          <w:u w:val="single"/>
        </w:rPr>
      </w:pPr>
      <w:ins w:id="59" w:author="nhamct" w:date="2022-04-14T15:32:00Z">
        <w:r>
          <w:rPr>
            <w:u w:val="single"/>
          </w:rPr>
          <w:t xml:space="preserve">Cần phải trình bày xem đề tài này làm cái gì. </w:t>
        </w:r>
      </w:ins>
    </w:p>
    <w:p w14:paraId="0BE12789" w14:textId="4A1F2FB8" w:rsidR="00D335F0" w:rsidRDefault="00D335F0" w:rsidP="00C54E05">
      <w:pPr>
        <w:pStyle w:val="ListParagraph"/>
        <w:numPr>
          <w:ilvl w:val="0"/>
          <w:numId w:val="14"/>
        </w:numPr>
        <w:spacing w:before="120" w:after="120" w:line="336" w:lineRule="auto"/>
        <w:ind w:left="284" w:hanging="284"/>
        <w:rPr>
          <w:b/>
          <w:szCs w:val="26"/>
          <w:lang w:val="de-DE"/>
        </w:rPr>
      </w:pPr>
      <w:r w:rsidRPr="00701F40">
        <w:rPr>
          <w:b/>
          <w:szCs w:val="26"/>
          <w:lang w:val="de-DE"/>
        </w:rPr>
        <w:t xml:space="preserve">Phương pháp </w:t>
      </w:r>
      <w:r w:rsidR="004C40B1">
        <w:rPr>
          <w:b/>
          <w:szCs w:val="26"/>
          <w:lang w:val="de-DE"/>
        </w:rPr>
        <w:t>thực hiện</w:t>
      </w:r>
    </w:p>
    <w:p w14:paraId="4B42CBB8" w14:textId="2F0678EE" w:rsidR="009E2195" w:rsidRDefault="004C40B1" w:rsidP="009E2195">
      <w:pPr>
        <w:pStyle w:val="Nomal-"/>
      </w:pPr>
      <w:r>
        <w:t xml:space="preserve">Phân tích nhu cầu người dùng : ghi nhận các yêu cầu/ đề xuất của người dùng thông qua các cuộc trao đổi trực tiếp hoặc trực tuyến. </w:t>
      </w:r>
    </w:p>
    <w:p w14:paraId="08576918" w14:textId="0928FF0C" w:rsidR="004C40B1" w:rsidRPr="004C40B1" w:rsidRDefault="004C40B1" w:rsidP="004C40B1">
      <w:pPr>
        <w:pStyle w:val="Nomal-"/>
      </w:pPr>
      <w:r w:rsidRPr="004C40B1">
        <w:t xml:space="preserve">Hệ thống hóa quy trình </w:t>
      </w:r>
      <w:r>
        <w:t>rõ nét</w:t>
      </w:r>
      <w:r w:rsidRPr="004C40B1">
        <w:t xml:space="preserve"> bằng hình vẽ</w:t>
      </w:r>
    </w:p>
    <w:p w14:paraId="1C6764C2" w14:textId="77777777" w:rsidR="004C40B1" w:rsidRPr="004C40B1" w:rsidRDefault="004C40B1" w:rsidP="004C40B1">
      <w:pPr>
        <w:pStyle w:val="Nomal-"/>
      </w:pPr>
      <w:r w:rsidRPr="004C40B1">
        <w:t>Phân tích, thiết kế yêu cầu sử dụng đối với mỗi người dùng cụ thể</w:t>
      </w:r>
    </w:p>
    <w:p w14:paraId="4591324E" w14:textId="7C90FBAA" w:rsidR="004C40B1" w:rsidRPr="004C40B1" w:rsidRDefault="004C40B1" w:rsidP="004C40B1">
      <w:pPr>
        <w:pStyle w:val="Nomal-"/>
      </w:pPr>
      <w:r w:rsidRPr="004C40B1">
        <w:t xml:space="preserve">Xác định nhu cầu người dùng và hệ thống </w:t>
      </w:r>
      <w:r>
        <w:t>cần làm những công việc gì</w:t>
      </w:r>
      <w:r w:rsidRPr="004C40B1">
        <w:t xml:space="preserve"> để phục vụ nhu cầu đó</w:t>
      </w:r>
    </w:p>
    <w:p w14:paraId="6E43AD47" w14:textId="77777777" w:rsidR="004C40B1" w:rsidRPr="004C40B1" w:rsidRDefault="004C40B1" w:rsidP="004C40B1">
      <w:pPr>
        <w:pStyle w:val="Nomal-"/>
      </w:pPr>
      <w:r w:rsidRPr="004C40B1">
        <w:t>Thiết kế giao diện phần mềm từ các yêu cầu đã phân tích</w:t>
      </w:r>
    </w:p>
    <w:p w14:paraId="355B7FEB" w14:textId="2E2205F2" w:rsidR="004C40B1" w:rsidRPr="004C40B1" w:rsidRDefault="00465CD2" w:rsidP="004C40B1">
      <w:pPr>
        <w:pStyle w:val="Nomal-"/>
      </w:pPr>
      <w:r w:rsidRPr="007C1C60">
        <w:rPr>
          <w:highlight w:val="yellow"/>
          <w:rPrChange w:id="60" w:author="nhamct" w:date="2022-04-14T15:36:00Z">
            <w:rPr/>
          </w:rPrChange>
        </w:rPr>
        <w:t>Xây</w:t>
      </w:r>
      <w:r w:rsidR="004C40B1" w:rsidRPr="007C1C60">
        <w:rPr>
          <w:highlight w:val="yellow"/>
          <w:rPrChange w:id="61" w:author="nhamct" w:date="2022-04-14T15:36:00Z">
            <w:rPr/>
          </w:rPrChange>
        </w:rPr>
        <w:t xml:space="preserve"> dựng</w:t>
      </w:r>
      <w:ins w:id="62" w:author="nhamct" w:date="2022-04-14T15:36:00Z">
        <w:r w:rsidR="007C1C60">
          <w:rPr>
            <w:highlight w:val="yellow"/>
          </w:rPr>
          <w:t>????</w:t>
        </w:r>
      </w:ins>
      <w:r w:rsidR="004C40B1" w:rsidRPr="004C40B1">
        <w:t xml:space="preserve"> hệ thống database phù hợp</w:t>
      </w:r>
    </w:p>
    <w:p w14:paraId="5E6C669C" w14:textId="558AF94E" w:rsidR="004C40B1" w:rsidRDefault="004C40B1" w:rsidP="00EE77CC">
      <w:pPr>
        <w:pStyle w:val="Nomal-"/>
      </w:pPr>
      <w:r w:rsidRPr="004C40B1">
        <w:t xml:space="preserve">Đặc tả </w:t>
      </w:r>
      <w:r w:rsidR="00465CD2">
        <w:t xml:space="preserve">nhu cầu một cách logic, nội dung bao gồm: </w:t>
      </w:r>
      <w:r w:rsidRPr="004C40B1">
        <w:t>Front-end, Back-end và Database</w:t>
      </w:r>
    </w:p>
    <w:p w14:paraId="0DD9E77B" w14:textId="3C0E4D5E" w:rsidR="00D335F0" w:rsidRPr="00D335F0" w:rsidRDefault="00D335F0" w:rsidP="00C54E05">
      <w:pPr>
        <w:pStyle w:val="ListParagraph"/>
        <w:numPr>
          <w:ilvl w:val="0"/>
          <w:numId w:val="14"/>
        </w:numPr>
        <w:spacing w:before="120" w:after="120" w:line="336" w:lineRule="auto"/>
        <w:ind w:left="284" w:hanging="284"/>
        <w:rPr>
          <w:rFonts w:eastAsiaTheme="minorHAnsi"/>
        </w:rPr>
      </w:pPr>
      <w:r w:rsidRPr="00701F40">
        <w:rPr>
          <w:b/>
          <w:szCs w:val="26"/>
          <w:lang w:val="de-DE"/>
        </w:rPr>
        <w:t>Đối tượng và phạm vi nghiên cứu</w:t>
      </w:r>
    </w:p>
    <w:p w14:paraId="577F91D5" w14:textId="6309E86F" w:rsidR="00EE77CC" w:rsidRPr="00EE77CC" w:rsidRDefault="00EE77CC" w:rsidP="00EE77CC">
      <w:pPr>
        <w:pStyle w:val="Nomal-"/>
      </w:pPr>
      <w:r w:rsidRPr="00EE77CC">
        <w:t>Đối tượng: Tiểu ban Huấn luyện đào tạo của Bệnh viện, CBQL, nhân viên khối chuyên môn, đơn vị lập trình</w:t>
      </w:r>
    </w:p>
    <w:p w14:paraId="540A69FA" w14:textId="17A06A01" w:rsidR="00EE77CC" w:rsidRPr="00EE77CC" w:rsidRDefault="00EE77CC" w:rsidP="00EE77CC">
      <w:pPr>
        <w:pStyle w:val="Nomal-"/>
      </w:pPr>
      <w:r w:rsidRPr="00EE77CC">
        <w:t>Phạm vi:</w:t>
      </w:r>
    </w:p>
    <w:p w14:paraId="2E906E3E" w14:textId="536C2530" w:rsidR="00EE77CC" w:rsidRPr="00EE77CC" w:rsidDel="007C1C60" w:rsidRDefault="00EE77CC" w:rsidP="00C54E05">
      <w:pPr>
        <w:numPr>
          <w:ilvl w:val="0"/>
          <w:numId w:val="19"/>
        </w:numPr>
        <w:spacing w:before="0" w:line="240" w:lineRule="auto"/>
        <w:ind w:left="1440"/>
        <w:textAlignment w:val="baseline"/>
        <w:rPr>
          <w:del w:id="63" w:author="nhamct" w:date="2022-04-14T15:36:00Z"/>
          <w:color w:val="000000"/>
        </w:rPr>
      </w:pPr>
      <w:del w:id="64" w:author="nhamct" w:date="2022-04-14T15:36:00Z">
        <w:r w:rsidRPr="00EE77CC" w:rsidDel="007C1C60">
          <w:rPr>
            <w:color w:val="000000"/>
          </w:rPr>
          <w:lastRenderedPageBreak/>
          <w:delText>Môi trường: App mobile và website nội bộ</w:delText>
        </w:r>
      </w:del>
    </w:p>
    <w:p w14:paraId="75E212DE" w14:textId="5D5DFFE9" w:rsidR="00EE77CC" w:rsidRPr="00EE77CC" w:rsidDel="007C1C60" w:rsidRDefault="00EE77CC" w:rsidP="00C54E05">
      <w:pPr>
        <w:numPr>
          <w:ilvl w:val="0"/>
          <w:numId w:val="19"/>
        </w:numPr>
        <w:spacing w:after="0" w:line="240" w:lineRule="auto"/>
        <w:ind w:left="1440"/>
        <w:textAlignment w:val="baseline"/>
        <w:rPr>
          <w:del w:id="65" w:author="nhamct" w:date="2022-04-14T15:36:00Z"/>
          <w:color w:val="000000"/>
        </w:rPr>
      </w:pPr>
      <w:del w:id="66" w:author="nhamct" w:date="2022-04-14T15:36:00Z">
        <w:r w:rsidRPr="00EE77CC" w:rsidDel="007C1C60">
          <w:rPr>
            <w:color w:val="000000"/>
          </w:rPr>
          <w:delText xml:space="preserve">Nội dung: Các module trong app và phần mềm </w:delText>
        </w:r>
      </w:del>
    </w:p>
    <w:p w14:paraId="0BBAE53F" w14:textId="785FD68B" w:rsidR="00D335F0" w:rsidRPr="00D335F0" w:rsidRDefault="007C1C60" w:rsidP="00EE77CC">
      <w:pPr>
        <w:pStyle w:val="Nomal-"/>
        <w:numPr>
          <w:ilvl w:val="0"/>
          <w:numId w:val="0"/>
        </w:numPr>
        <w:ind w:left="360" w:hanging="360"/>
        <w:rPr>
          <w:lang w:val="de-DE"/>
        </w:rPr>
      </w:pPr>
      <w:ins w:id="67" w:author="nhamct" w:date="2022-04-14T15:36:00Z">
        <w:r>
          <w:rPr>
            <w:lang w:val="de-DE"/>
          </w:rPr>
          <w:t>Viết lại</w:t>
        </w:r>
      </w:ins>
    </w:p>
    <w:p w14:paraId="641BDE76" w14:textId="77777777" w:rsidR="00055968" w:rsidRPr="00D335F0" w:rsidRDefault="00055968" w:rsidP="00C54E05">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7FCC03F6" w14:textId="2BF4FFDF" w:rsidR="00055968" w:rsidRPr="00701F40" w:rsidRDefault="00FA287A" w:rsidP="00162A00">
      <w:pPr>
        <w:pStyle w:val="BINHTHUONG"/>
        <w:ind w:firstLine="720"/>
        <w:rPr>
          <w:rFonts w:eastAsiaTheme="minorHAnsi"/>
          <w:lang w:val="de-DE"/>
        </w:rPr>
      </w:pPr>
      <w:bookmarkStart w:id="68" w:name="_Hlk70968157"/>
      <w:r>
        <w:rPr>
          <w:rFonts w:eastAsiaTheme="minorHAnsi"/>
          <w:lang w:val="de-DE"/>
        </w:rPr>
        <w:t>Đ</w:t>
      </w:r>
      <w:r w:rsidR="00055968" w:rsidRPr="00701F40">
        <w:rPr>
          <w:rFonts w:eastAsiaTheme="minorHAnsi"/>
          <w:lang w:val="de-DE"/>
        </w:rPr>
        <w:t xml:space="preserve">ề tài </w:t>
      </w:r>
      <w:r w:rsidR="0039407A" w:rsidRPr="00701F40">
        <w:rPr>
          <w:rFonts w:eastAsiaTheme="minorHAnsi"/>
          <w:lang w:val="de-DE"/>
        </w:rPr>
        <w:t xml:space="preserve">được tổ chức </w:t>
      </w:r>
      <w:r w:rsidR="00B00B9A">
        <w:rPr>
          <w:rFonts w:eastAsiaTheme="minorHAnsi"/>
          <w:lang w:val="de-DE"/>
        </w:rPr>
        <w:t xml:space="preserve">gồm phần mở đầu, </w:t>
      </w:r>
      <w:r w:rsidR="009E2195">
        <w:rPr>
          <w:rFonts w:eastAsiaTheme="minorHAnsi"/>
          <w:lang w:val="de-DE"/>
        </w:rPr>
        <w:t>5</w:t>
      </w:r>
      <w:r w:rsidR="00055968" w:rsidRPr="00701F40">
        <w:rPr>
          <w:rFonts w:eastAsiaTheme="minorHAnsi"/>
          <w:lang w:val="de-DE"/>
        </w:rPr>
        <w:t xml:space="preserve"> chương</w:t>
      </w:r>
      <w:r>
        <w:rPr>
          <w:rFonts w:eastAsiaTheme="minorHAnsi"/>
          <w:lang w:val="de-DE"/>
        </w:rPr>
        <w:t xml:space="preserve"> </w:t>
      </w:r>
      <w:r w:rsidR="00B00B9A">
        <w:rPr>
          <w:rFonts w:eastAsiaTheme="minorHAnsi"/>
          <w:lang w:val="de-DE"/>
        </w:rPr>
        <w:t>nội dung và phần kết luận</w:t>
      </w:r>
      <w:bookmarkEnd w:id="68"/>
      <w:r w:rsidR="00164900">
        <w:rPr>
          <w:rFonts w:eastAsiaTheme="minorHAnsi"/>
          <w:lang w:val="de-DE"/>
        </w:rPr>
        <w:t>...</w:t>
      </w:r>
    </w:p>
    <w:p w14:paraId="1F6A7477" w14:textId="4C1580AC" w:rsidR="00B00B9A" w:rsidRPr="00B00B9A" w:rsidRDefault="00B00B9A" w:rsidP="00A618DD">
      <w:pPr>
        <w:pStyle w:val="Nomal-"/>
        <w:ind w:left="714" w:hanging="357"/>
        <w:rPr>
          <w:lang w:val="de-DE"/>
        </w:rPr>
      </w:pPr>
      <w:r>
        <w:rPr>
          <w:lang w:val="de-DE"/>
        </w:rPr>
        <w:t>Mở đầu</w:t>
      </w:r>
    </w:p>
    <w:p w14:paraId="5BCC3CC6" w14:textId="15CFBE43" w:rsidR="009E2195" w:rsidRDefault="009E2195" w:rsidP="009E2195">
      <w:pPr>
        <w:pStyle w:val="Nomal-"/>
      </w:pPr>
      <w:r>
        <w:t>Chương</w:t>
      </w:r>
      <w:r w:rsidRPr="009E2195">
        <w:t xml:space="preserve"> </w:t>
      </w:r>
      <w:r>
        <w:t>1:</w:t>
      </w:r>
      <w:r w:rsidRPr="009E2195">
        <w:t xml:space="preserve"> Giới thiệu về Family Hospital</w:t>
      </w:r>
    </w:p>
    <w:p w14:paraId="45445BE2" w14:textId="0C12C202" w:rsidR="009E2195" w:rsidRDefault="009E2195" w:rsidP="009E2195">
      <w:pPr>
        <w:pStyle w:val="Nomal-"/>
      </w:pPr>
      <w:r>
        <w:t>Chương</w:t>
      </w:r>
      <w:r w:rsidRPr="009E2195">
        <w:rPr>
          <w:spacing w:val="-2"/>
        </w:rPr>
        <w:t xml:space="preserve"> </w:t>
      </w:r>
      <w:r>
        <w:t>2:</w:t>
      </w:r>
      <w:r w:rsidRPr="009E2195">
        <w:rPr>
          <w:spacing w:val="-2"/>
        </w:rPr>
        <w:t xml:space="preserve"> </w:t>
      </w:r>
      <w:r w:rsidRPr="00597AC2">
        <w:t>Cơ sở lý thuyết về business analyst</w:t>
      </w:r>
    </w:p>
    <w:p w14:paraId="6A85D2C7" w14:textId="036E1A2E" w:rsidR="009E2195" w:rsidRDefault="009E2195" w:rsidP="009E2195">
      <w:pPr>
        <w:pStyle w:val="Nomal-"/>
      </w:pPr>
      <w:r>
        <w:t>Chương</w:t>
      </w:r>
      <w:r w:rsidRPr="009E2195">
        <w:rPr>
          <w:spacing w:val="-3"/>
        </w:rPr>
        <w:t xml:space="preserve"> </w:t>
      </w:r>
      <w:r>
        <w:t>3:</w:t>
      </w:r>
      <w:r w:rsidRPr="009E2195">
        <w:rPr>
          <w:spacing w:val="-2"/>
        </w:rPr>
        <w:t xml:space="preserve"> </w:t>
      </w:r>
      <w:r w:rsidRPr="00597AC2">
        <w:t>Công cụ hỗ trợ</w:t>
      </w:r>
      <w:r>
        <w:t>.</w:t>
      </w:r>
    </w:p>
    <w:p w14:paraId="2AF408CA" w14:textId="4774258A" w:rsidR="009E2195" w:rsidRDefault="009E2195" w:rsidP="009E2195">
      <w:pPr>
        <w:pStyle w:val="Nomal-"/>
      </w:pPr>
      <w:r>
        <w:t>Chương</w:t>
      </w:r>
      <w:r w:rsidRPr="009E2195">
        <w:rPr>
          <w:spacing w:val="-2"/>
        </w:rPr>
        <w:t xml:space="preserve"> </w:t>
      </w:r>
      <w:r>
        <w:t>4:</w:t>
      </w:r>
      <w:r w:rsidRPr="009E2195">
        <w:rPr>
          <w:spacing w:val="-2"/>
        </w:rPr>
        <w:t xml:space="preserve"> </w:t>
      </w:r>
      <w:r w:rsidRPr="00597AC2">
        <w:t>Phân tích hệ thống</w:t>
      </w:r>
    </w:p>
    <w:p w14:paraId="6F0207D2" w14:textId="55D09AE4" w:rsidR="009E2195" w:rsidRDefault="009E2195" w:rsidP="009E2195">
      <w:pPr>
        <w:pStyle w:val="Nomal-"/>
      </w:pPr>
      <w:r>
        <w:t xml:space="preserve">Chương 5: </w:t>
      </w:r>
      <w:r w:rsidRPr="00597AC2">
        <w:t>Đánh giá kết quả - Tổng kết</w:t>
      </w:r>
    </w:p>
    <w:p w14:paraId="4BFAA0D8" w14:textId="7E319C3B" w:rsidR="00153BDA" w:rsidRDefault="006D201A" w:rsidP="003F61CE">
      <w:pPr>
        <w:pStyle w:val="Nomal-"/>
      </w:pPr>
      <w:r w:rsidRPr="007C38C6">
        <w:t>Kết luận và hướng phát triển</w:t>
      </w:r>
      <w:r w:rsidR="00153BDA">
        <w:br w:type="page"/>
      </w:r>
    </w:p>
    <w:p w14:paraId="38942F8A" w14:textId="3EA44676" w:rsidR="00543B0E" w:rsidRDefault="00543B0E" w:rsidP="00543B0E">
      <w:pPr>
        <w:pStyle w:val="Heading1"/>
      </w:pPr>
      <w:bookmarkStart w:id="69" w:name="_Toc98339740"/>
      <w:bookmarkStart w:id="70" w:name="_Toc428093756"/>
      <w:r w:rsidRPr="00297E69">
        <w:lastRenderedPageBreak/>
        <w:t xml:space="preserve">GIỚI THIỆU </w:t>
      </w:r>
      <w:r>
        <w:t xml:space="preserve">VỀ BỆNH VIỆN ĐA KHOA GIA ĐÌNH </w:t>
      </w:r>
      <w:bookmarkEnd w:id="69"/>
      <w:bookmarkEnd w:id="70"/>
    </w:p>
    <w:p w14:paraId="3F2FFD27" w14:textId="2E4BB351" w:rsidR="00EE77CC" w:rsidRPr="00EE77CC" w:rsidRDefault="00EE77CC" w:rsidP="00EE77CC">
      <w:pPr>
        <w:ind w:firstLine="0"/>
        <w:rPr>
          <w:b/>
        </w:rPr>
      </w:pPr>
      <w:r w:rsidRPr="00EE77CC">
        <w:rPr>
          <w:b/>
        </w:rPr>
        <w:t>1.1.</w:t>
      </w:r>
      <w:r w:rsidRPr="00EE77CC">
        <w:rPr>
          <w:rFonts w:eastAsiaTheme="minorEastAsia"/>
          <w:b/>
        </w:rPr>
        <w:tab/>
      </w:r>
      <w:r w:rsidRPr="00EE77CC">
        <w:rPr>
          <w:b/>
        </w:rPr>
        <w:t>GIỚI THIỆU CHUNG VỀ FAMILY HOSPITAL</w:t>
      </w:r>
    </w:p>
    <w:p w14:paraId="0AB45977" w14:textId="55C26E9C" w:rsidR="00543B0E" w:rsidRDefault="00EE77CC" w:rsidP="00C54E05">
      <w:pPr>
        <w:pStyle w:val="Heading3"/>
        <w:numPr>
          <w:ilvl w:val="2"/>
          <w:numId w:val="22"/>
        </w:numPr>
      </w:pPr>
      <w:bookmarkStart w:id="71" w:name="_Toc97312882"/>
      <w:r>
        <w:t xml:space="preserve"> </w:t>
      </w:r>
      <w:r w:rsidR="00543B0E">
        <w:t>Bệnh viện Đa khoa Gia Đình</w:t>
      </w:r>
      <w:bookmarkEnd w:id="71"/>
    </w:p>
    <w:p w14:paraId="0EACCBFB" w14:textId="24AE738D" w:rsidR="00EE77CC" w:rsidRPr="006F4DFA" w:rsidRDefault="00EE77CC" w:rsidP="00EE77CC">
      <w:pPr>
        <w:pStyle w:val="Nomal-"/>
      </w:pPr>
      <w:r w:rsidRPr="008A1DCB">
        <w:rPr>
          <w:shd w:val="clear" w:color="auto" w:fill="FFFFFF"/>
        </w:rPr>
        <w:t>Kế thừa phong cách phục vụ, sự tin cậy từ hơn 1 vạn thân chủ của Trung Tâm Bác Sỹ Gia Đình, FAMILY nay vươn mình thành Bệnh Viện Đa Khoa Gia Đình với quy mô 250 giường bệnh đầy đủ các chuyên khoa sâu.</w:t>
      </w:r>
      <w:r>
        <w:rPr>
          <w:shd w:val="clear" w:color="auto" w:fill="FFFFFF"/>
        </w:rPr>
        <w:t xml:space="preserve"> </w:t>
      </w:r>
    </w:p>
    <w:p w14:paraId="161A2504" w14:textId="191BAB45" w:rsidR="00EE77CC" w:rsidRPr="006F4DFA" w:rsidRDefault="00EE77CC" w:rsidP="00EE77CC">
      <w:pPr>
        <w:pStyle w:val="Nomal-"/>
      </w:pPr>
      <w:r w:rsidRPr="006F4DFA">
        <w:rPr>
          <w:shd w:val="clear" w:color="auto" w:fill="FFFFFF"/>
        </w:rPr>
        <w:t>Famil</w:t>
      </w:r>
      <w:r>
        <w:rPr>
          <w:shd w:val="clear" w:color="auto" w:fill="FFFFFF"/>
        </w:rPr>
        <w:t>y vẫn luôn kiên trì phát triển </w:t>
      </w:r>
      <w:r w:rsidRPr="006F4DFA">
        <w:rPr>
          <w:shd w:val="clear" w:color="auto" w:fill="FFFFFF"/>
        </w:rPr>
        <w:t>với quan điểm hoạt động </w:t>
      </w:r>
      <w:r>
        <w:rPr>
          <w:rStyle w:val="Emphasis"/>
          <w:b/>
          <w:bCs/>
          <w:color w:val="222222"/>
          <w:shd w:val="clear" w:color="auto" w:fill="FFFFFF"/>
        </w:rPr>
        <w:t>“</w:t>
      </w:r>
      <w:r w:rsidRPr="006F4DFA">
        <w:rPr>
          <w:rStyle w:val="Emphasis"/>
          <w:b/>
          <w:bCs/>
          <w:color w:val="222222"/>
          <w:shd w:val="clear" w:color="auto" w:fill="FFFFFF"/>
        </w:rPr>
        <w:t>Uy tín phải được khẳng địn</w:t>
      </w:r>
      <w:r>
        <w:rPr>
          <w:rStyle w:val="Emphasis"/>
          <w:b/>
          <w:bCs/>
          <w:color w:val="222222"/>
          <w:shd w:val="clear" w:color="auto" w:fill="FFFFFF"/>
        </w:rPr>
        <w:t>h qua chất lượng khám chữa bệnh</w:t>
      </w:r>
      <w:r w:rsidRPr="006F4DFA">
        <w:rPr>
          <w:rStyle w:val="Emphasis"/>
          <w:b/>
          <w:bCs/>
          <w:color w:val="222222"/>
          <w:shd w:val="clear" w:color="auto" w:fill="FFFFFF"/>
        </w:rPr>
        <w:t>”</w:t>
      </w:r>
      <w:r w:rsidRPr="006F4DFA">
        <w:rPr>
          <w:shd w:val="clear" w:color="auto" w:fill="FFFFFF"/>
        </w:rPr>
        <w:t> mà toàn bộ tập thể  cán bộ, nhân viên Y tế của FAMILY đã cùng nhau xây dựng nên từ những viên gạch đầu tiên của Bệnh Viện.</w:t>
      </w:r>
    </w:p>
    <w:p w14:paraId="31055728" w14:textId="040AD336" w:rsidR="00EE77CC" w:rsidRPr="00EE77CC" w:rsidRDefault="00EE77CC" w:rsidP="00EE77CC">
      <w:pPr>
        <w:pStyle w:val="Nomal-"/>
      </w:pPr>
      <w:r w:rsidRPr="006F4DFA">
        <w:rPr>
          <w:color w:val="000000" w:themeColor="text1"/>
          <w:shd w:val="clear" w:color="auto" w:fill="FFFFFF"/>
        </w:rPr>
        <w:t xml:space="preserve">Bệnh viện đầu tiên tại Đà Nẵng có hệ thống hồ sơ bệnh án điện tử - Electronic Health Record. </w:t>
      </w:r>
      <w:r w:rsidRPr="006F4DFA">
        <w:rPr>
          <w:color w:val="222222"/>
          <w:shd w:val="clear" w:color="auto" w:fill="FFFFFF"/>
        </w:rPr>
        <w:t>Toàn</w:t>
      </w:r>
      <w:r>
        <w:rPr>
          <w:color w:val="222222"/>
          <w:shd w:val="clear" w:color="auto" w:fill="FFFFFF"/>
        </w:rPr>
        <w:t xml:space="preserve"> bộ thông tin thân chủ đều được nhập và lưu trữ </w:t>
      </w:r>
      <w:r w:rsidRPr="006F4DFA">
        <w:rPr>
          <w:color w:val="222222"/>
          <w:shd w:val="clear" w:color="auto" w:fill="FFFFFF"/>
        </w:rPr>
        <w:t>vĩnh viễn vào</w:t>
      </w:r>
      <w:r>
        <w:rPr>
          <w:color w:val="222222"/>
          <w:shd w:val="clear" w:color="auto" w:fill="FFFFFF"/>
        </w:rPr>
        <w:t xml:space="preserve"> hệ thống hồ sơ bệnh án điện tử</w:t>
      </w:r>
      <w:r w:rsidRPr="006F4DFA">
        <w:rPr>
          <w:color w:val="222222"/>
          <w:shd w:val="clear" w:color="auto" w:fill="FFFFFF"/>
        </w:rPr>
        <w:t>. Đây chính là một trong những điểm khác biệt và tiện nghi FAMILY đem đến cho khách hàng của mình.</w:t>
      </w:r>
      <w:r>
        <w:rPr>
          <w:color w:val="222222"/>
          <w:shd w:val="clear" w:color="auto" w:fill="FFFFFF"/>
        </w:rPr>
        <w:t xml:space="preserve"> </w:t>
      </w:r>
      <w:r w:rsidRPr="006F4DFA">
        <w:rPr>
          <w:color w:val="222222"/>
          <w:shd w:val="clear" w:color="auto" w:fill="FFFFFF"/>
        </w:rPr>
        <w:t xml:space="preserve">Toàn bộ quá trình và lịch sử khám, điều trị của </w:t>
      </w:r>
      <w:r>
        <w:rPr>
          <w:color w:val="222222"/>
          <w:shd w:val="clear" w:color="auto" w:fill="FFFFFF"/>
        </w:rPr>
        <w:t>thân chủ</w:t>
      </w:r>
      <w:r w:rsidRPr="006F4DFA">
        <w:rPr>
          <w:color w:val="222222"/>
          <w:shd w:val="clear" w:color="auto" w:fill="FFFFFF"/>
        </w:rPr>
        <w:t xml:space="preserve"> sẽ luôn là dữ liệu tuyệt mật chỉ dành cho việc hỗ trợ điều trị tại FAMILY hay khi bệnh nhân yêu cầu</w:t>
      </w:r>
    </w:p>
    <w:p w14:paraId="5919D646" w14:textId="074D11E3" w:rsidR="00D40935" w:rsidRDefault="00D40935" w:rsidP="00D40935">
      <w:pPr>
        <w:pStyle w:val="Caption"/>
        <w:spacing w:before="120"/>
      </w:pPr>
    </w:p>
    <w:p w14:paraId="12D6BA2B" w14:textId="04F545E0" w:rsidR="00EE77CC" w:rsidRDefault="00EE77CC" w:rsidP="00C54E05">
      <w:pPr>
        <w:pStyle w:val="Heading3"/>
        <w:numPr>
          <w:ilvl w:val="2"/>
          <w:numId w:val="22"/>
        </w:numPr>
      </w:pPr>
      <w:bookmarkStart w:id="72" w:name="_Toc97312884"/>
      <w:r>
        <w:t xml:space="preserve"> Tầm nhìn và sứ mệnh</w:t>
      </w:r>
      <w:bookmarkEnd w:id="72"/>
    </w:p>
    <w:p w14:paraId="4D3650D9" w14:textId="77777777" w:rsidR="00EE77CC" w:rsidRDefault="00EE77CC" w:rsidP="00EE77CC">
      <w:pPr>
        <w:pStyle w:val="Nomal-"/>
        <w:tabs>
          <w:tab w:val="clear" w:pos="360"/>
          <w:tab w:val="num" w:pos="717"/>
        </w:tabs>
        <w:ind w:left="717"/>
      </w:pPr>
      <w:r>
        <w:t>Tầm nhìn: Trở thành Bệnh viện tư cung cấp dịch vụ chăm sóc Y tế tốt nhất tại Đà Nẵng nói riêng và miền Trung-Tây Nguyên.</w:t>
      </w:r>
    </w:p>
    <w:p w14:paraId="37C86202" w14:textId="77777777" w:rsidR="00EE77CC" w:rsidRDefault="00EE77CC" w:rsidP="00EE77CC">
      <w:pPr>
        <w:pStyle w:val="Nomal-"/>
        <w:tabs>
          <w:tab w:val="clear" w:pos="360"/>
          <w:tab w:val="num" w:pos="717"/>
        </w:tabs>
        <w:ind w:left="717"/>
      </w:pPr>
      <w:r>
        <w:t>Sứ mệnh:</w:t>
      </w:r>
    </w:p>
    <w:p w14:paraId="1D64C404" w14:textId="77777777" w:rsidR="00EE77CC" w:rsidRDefault="00EE77CC" w:rsidP="00C54E05">
      <w:pPr>
        <w:pStyle w:val="Nomal-"/>
        <w:numPr>
          <w:ilvl w:val="0"/>
          <w:numId w:val="21"/>
        </w:numPr>
      </w:pPr>
      <w:r>
        <w:t>Slogan với khách hàng: “Thân thiết như người nhà” luôn là tiêu chí hàng đầu trong văn hóa FAMILY</w:t>
      </w:r>
    </w:p>
    <w:p w14:paraId="3DC08666" w14:textId="77777777" w:rsidR="00EE77CC" w:rsidRDefault="00EE77CC" w:rsidP="00C54E05">
      <w:pPr>
        <w:pStyle w:val="Nomal-"/>
        <w:numPr>
          <w:ilvl w:val="0"/>
          <w:numId w:val="21"/>
        </w:numPr>
      </w:pPr>
      <w:r>
        <w:t>Với nhân viên: Tạo dựng môi trường làm việc thân thiện, chuyên nghiệp, năng động, cải tiến liên tục dựa trên sự phát triển độc lập của từng cá nhân và khả năng phối hợp làm việc theo nhóm, theo quy trình của bệnh viện</w:t>
      </w:r>
    </w:p>
    <w:p w14:paraId="1DF0D2B2" w14:textId="77777777" w:rsidR="00EE77CC" w:rsidRPr="00313ABC" w:rsidRDefault="00EE77CC" w:rsidP="00C54E05">
      <w:pPr>
        <w:pStyle w:val="Nomal-"/>
        <w:numPr>
          <w:ilvl w:val="0"/>
          <w:numId w:val="21"/>
        </w:numPr>
      </w:pPr>
      <w:r>
        <w:lastRenderedPageBreak/>
        <w:t>Với cộng đồng xã hội: Chung tay vì cộng đồng là cam kết vững bền của FAMILY đến với người dân</w:t>
      </w:r>
    </w:p>
    <w:p w14:paraId="0F0332BB" w14:textId="77777777" w:rsidR="00E96F6B" w:rsidRDefault="00E96F6B" w:rsidP="00FF6E56"/>
    <w:p w14:paraId="760E4F2A" w14:textId="41C12EF3" w:rsidR="00EE77CC" w:rsidRPr="00EE77CC" w:rsidRDefault="00EE77CC" w:rsidP="00EE77CC">
      <w:pPr>
        <w:pStyle w:val="Heading2"/>
        <w:rPr>
          <w:caps/>
          <w:kern w:val="32"/>
          <w:szCs w:val="32"/>
        </w:rPr>
      </w:pPr>
      <w:r>
        <w:t xml:space="preserve"> 1.1.3 </w:t>
      </w:r>
      <w:r w:rsidRPr="00EE77CC">
        <w:t>Cơ cấu tổ chức và nhân sự</w:t>
      </w:r>
    </w:p>
    <w:p w14:paraId="68C126DE" w14:textId="77777777" w:rsidR="00EE77CC" w:rsidRDefault="00EE77CC" w:rsidP="00EE77CC">
      <w:pPr>
        <w:pStyle w:val="Heading2"/>
      </w:pPr>
    </w:p>
    <w:p w14:paraId="6213F738" w14:textId="77777777" w:rsidR="00EE77CC" w:rsidRDefault="00EE77CC" w:rsidP="00EE77CC">
      <w:pPr>
        <w:pStyle w:val="Heading2"/>
      </w:pPr>
    </w:p>
    <w:p w14:paraId="3FA07903" w14:textId="77777777" w:rsidR="00EE77CC" w:rsidRDefault="00EE77CC" w:rsidP="00EE77CC">
      <w:pPr>
        <w:pStyle w:val="Heading2"/>
      </w:pPr>
      <w:r>
        <w:rPr>
          <w:noProof/>
        </w:rPr>
        <w:drawing>
          <wp:inline distT="0" distB="0" distL="0" distR="0" wp14:anchorId="48421BF8" wp14:editId="67B25252">
            <wp:extent cx="5400040" cy="3037840"/>
            <wp:effectExtent l="0" t="0" r="0" b="0"/>
            <wp:docPr id="2" name="Picture 2" descr="https://familyhospital.vn/wp-content/uploads/2020/02/so_do_to_chu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amilyhospital.vn/wp-content/uploads/2020/02/so_do_to_chuc.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318653ED" w14:textId="77777777" w:rsidR="00EE77CC" w:rsidRDefault="00EE77CC" w:rsidP="00EE77CC">
      <w:pPr>
        <w:pStyle w:val="Heading2"/>
      </w:pPr>
    </w:p>
    <w:p w14:paraId="136E4135" w14:textId="77777777" w:rsidR="00EE77CC" w:rsidRDefault="00EE77CC" w:rsidP="00EE77CC">
      <w:pPr>
        <w:pStyle w:val="Heading2"/>
      </w:pPr>
    </w:p>
    <w:p w14:paraId="572B47F2" w14:textId="77777777" w:rsidR="00EE77CC" w:rsidRDefault="00EE77CC" w:rsidP="00EE77CC">
      <w:pPr>
        <w:pStyle w:val="Heading2"/>
      </w:pPr>
    </w:p>
    <w:p w14:paraId="3EBA9A57" w14:textId="0037E82E" w:rsidR="00EE77CC" w:rsidRDefault="00EE77CC" w:rsidP="00C54E05">
      <w:pPr>
        <w:pStyle w:val="Heading2"/>
        <w:numPr>
          <w:ilvl w:val="1"/>
          <w:numId w:val="22"/>
        </w:numPr>
      </w:pPr>
      <w:bookmarkStart w:id="73" w:name="_Toc97312887"/>
      <w:r>
        <w:t xml:space="preserve">  Tình hình hoạt động</w:t>
      </w:r>
      <w:bookmarkEnd w:id="73"/>
    </w:p>
    <w:p w14:paraId="17BFCD6E" w14:textId="77777777" w:rsidR="00EE77CC" w:rsidRDefault="00EE77CC" w:rsidP="00C54E05">
      <w:pPr>
        <w:pStyle w:val="Heading3"/>
        <w:numPr>
          <w:ilvl w:val="2"/>
          <w:numId w:val="22"/>
        </w:numPr>
      </w:pPr>
      <w:bookmarkStart w:id="74" w:name="_Toc97312888"/>
      <w:r>
        <w:t>Phạm vi hoạt động của Bệnh viện</w:t>
      </w:r>
      <w:bookmarkEnd w:id="74"/>
    </w:p>
    <w:p w14:paraId="3438B5ED" w14:textId="24B1B9B0" w:rsidR="00EE77CC" w:rsidRDefault="00EE77CC" w:rsidP="00EE77CC">
      <w:pPr>
        <w:pStyle w:val="Nomal-"/>
        <w:tabs>
          <w:tab w:val="clear" w:pos="360"/>
          <w:tab w:val="num" w:pos="717"/>
        </w:tabs>
        <w:ind w:left="717"/>
      </w:pPr>
      <w:r>
        <w:t>Cơ sở chính : 173 Nguyễn Hữu Thọ, Quận Hải Châu, Thành Phố Đà Nẵng</w:t>
      </w:r>
    </w:p>
    <w:p w14:paraId="0FBDF122" w14:textId="13697730" w:rsidR="00EE77CC" w:rsidRDefault="00EE77CC" w:rsidP="00EE77CC">
      <w:pPr>
        <w:pStyle w:val="Nomal-"/>
        <w:tabs>
          <w:tab w:val="clear" w:pos="360"/>
          <w:tab w:val="num" w:pos="717"/>
        </w:tabs>
        <w:ind w:left="717"/>
      </w:pPr>
      <w:r>
        <w:t>Phòng khám vệ tinh</w:t>
      </w:r>
    </w:p>
    <w:p w14:paraId="04D86A5D" w14:textId="77777777" w:rsidR="00EE77CC" w:rsidRDefault="00EE77CC" w:rsidP="00C54E05">
      <w:pPr>
        <w:pStyle w:val="Heading3"/>
        <w:numPr>
          <w:ilvl w:val="2"/>
          <w:numId w:val="22"/>
        </w:numPr>
      </w:pPr>
      <w:bookmarkStart w:id="75" w:name="_Toc97312889"/>
      <w:r>
        <w:t>Chiến lược và định hướng của Bệnh viện trong thời gian tới</w:t>
      </w:r>
      <w:bookmarkEnd w:id="75"/>
    </w:p>
    <w:p w14:paraId="7D75306C" w14:textId="77777777" w:rsidR="00EE77CC" w:rsidRDefault="00EE77CC" w:rsidP="00EE77CC">
      <w:pPr>
        <w:pStyle w:val="Nomal-"/>
        <w:tabs>
          <w:tab w:val="clear" w:pos="360"/>
          <w:tab w:val="num" w:pos="717"/>
        </w:tabs>
        <w:ind w:left="717"/>
      </w:pPr>
      <w:r>
        <w:t>Bệnh viện đầu tiên tại Đà Nẵng nhận điều trị cho bệnh nhân Covid, đồng thời mở phòng khám cùng dịch vụ hậu Covid</w:t>
      </w:r>
    </w:p>
    <w:p w14:paraId="13CF99BF" w14:textId="77777777" w:rsidR="00EE77CC" w:rsidRPr="002776FC" w:rsidRDefault="00EE77CC" w:rsidP="00EE77CC">
      <w:pPr>
        <w:pStyle w:val="Nomal-"/>
        <w:tabs>
          <w:tab w:val="clear" w:pos="360"/>
          <w:tab w:val="num" w:pos="717"/>
        </w:tabs>
        <w:ind w:left="717"/>
      </w:pPr>
      <w:r>
        <w:t>Dự án Quần thể Bệnh viện Quốc Tế chất lượng cao triển khai trên diện tích hơn 100 nghìn mét vuông tại phường Hòa Quý, Ngũ Hành Sơn, Đà Nẵng.</w:t>
      </w:r>
    </w:p>
    <w:p w14:paraId="1E49E744" w14:textId="77777777" w:rsidR="00EE77CC" w:rsidRDefault="00EE77CC" w:rsidP="00EE77CC">
      <w:pPr>
        <w:pStyle w:val="Nomal-"/>
        <w:tabs>
          <w:tab w:val="clear" w:pos="360"/>
          <w:tab w:val="num" w:pos="717"/>
        </w:tabs>
        <w:ind w:left="717"/>
      </w:pPr>
      <w:r>
        <w:t>Phát triển ứng dụng app mobile quản lí bệnh nhân tại nhà và tại viện cho tất cả các khoa khám bệnh.</w:t>
      </w:r>
    </w:p>
    <w:p w14:paraId="36FD6A1E" w14:textId="5F03675E" w:rsidR="0018241B" w:rsidRPr="00EE77CC" w:rsidRDefault="0018241B" w:rsidP="00A53FEC">
      <w:pPr>
        <w:pStyle w:val="Heading2"/>
        <w:ind w:left="0"/>
        <w:rPr>
          <w:kern w:val="32"/>
          <w:szCs w:val="32"/>
        </w:rPr>
      </w:pPr>
    </w:p>
    <w:p w14:paraId="7C0763D8" w14:textId="69E75B41" w:rsidR="00EE77CC" w:rsidRPr="00EE77CC" w:rsidRDefault="00EE77CC" w:rsidP="00EE77CC">
      <w:pPr>
        <w:pStyle w:val="Heading2"/>
        <w:ind w:left="0"/>
      </w:pPr>
      <w:bookmarkStart w:id="76" w:name="_Toc98339746"/>
      <w:r>
        <w:t xml:space="preserve"> </w:t>
      </w:r>
      <w:r w:rsidR="002E6096">
        <w:t xml:space="preserve">       </w:t>
      </w:r>
      <w:r w:rsidRPr="00EE77CC">
        <w:t>CHƯƠNG 2. CƠ SỞ LÝ THUYẾT VỀ BUSINESS ANALYST</w:t>
      </w:r>
    </w:p>
    <w:p w14:paraId="4FA9625C" w14:textId="1FD38EDC" w:rsidR="00153BDA" w:rsidRDefault="00156148" w:rsidP="00EE77CC">
      <w:pPr>
        <w:pStyle w:val="Heading2"/>
      </w:pPr>
      <w:r>
        <w:t>2.1</w:t>
      </w:r>
      <w:bookmarkEnd w:id="76"/>
      <w:r>
        <w:t xml:space="preserve"> </w:t>
      </w:r>
      <w:r w:rsidR="002E6096">
        <w:t>Mô hình Phân tích Nghiệp Vụ</w:t>
      </w:r>
    </w:p>
    <w:p w14:paraId="21CE554E" w14:textId="1E09CEB7" w:rsidR="002E6096" w:rsidRDefault="002E6096" w:rsidP="002E6096">
      <w:pPr>
        <w:pStyle w:val="Heading2"/>
        <w:keepNext w:val="0"/>
        <w:widowControl w:val="0"/>
        <w:tabs>
          <w:tab w:val="left" w:pos="1348"/>
          <w:tab w:val="left" w:pos="1349"/>
        </w:tabs>
        <w:spacing w:before="130"/>
        <w:ind w:left="630"/>
      </w:pPr>
      <w:r>
        <w:t>2</w:t>
      </w:r>
      <w:r w:rsidRPr="006F4DFA">
        <w:t>.1.1 Khái</w:t>
      </w:r>
      <w:r>
        <w:rPr>
          <w:spacing w:val="-5"/>
        </w:rPr>
        <w:t xml:space="preserve"> </w:t>
      </w:r>
      <w:r>
        <w:t>niệm</w:t>
      </w:r>
    </w:p>
    <w:p w14:paraId="03AB5440" w14:textId="77777777" w:rsidR="002E6096" w:rsidRPr="002E6096" w:rsidRDefault="002E6096" w:rsidP="002E6096">
      <w:pPr>
        <w:pStyle w:val="BodyText"/>
        <w:spacing w:before="88" w:line="312" w:lineRule="auto"/>
        <w:ind w:left="100" w:right="209" w:firstLine="631"/>
        <w:rPr>
          <w:sz w:val="26"/>
          <w:szCs w:val="26"/>
        </w:rPr>
      </w:pPr>
      <w:r w:rsidRPr="002E6096">
        <w:rPr>
          <w:sz w:val="26"/>
          <w:szCs w:val="26"/>
        </w:rPr>
        <w:t>Business</w:t>
      </w:r>
      <w:r w:rsidRPr="002E6096">
        <w:rPr>
          <w:spacing w:val="-5"/>
          <w:sz w:val="26"/>
          <w:szCs w:val="26"/>
        </w:rPr>
        <w:t xml:space="preserve"> </w:t>
      </w:r>
      <w:r w:rsidRPr="002E6096">
        <w:rPr>
          <w:sz w:val="26"/>
          <w:szCs w:val="26"/>
        </w:rPr>
        <w:t>Analyst</w:t>
      </w:r>
      <w:r w:rsidRPr="002E6096">
        <w:rPr>
          <w:spacing w:val="-4"/>
          <w:sz w:val="26"/>
          <w:szCs w:val="26"/>
        </w:rPr>
        <w:t xml:space="preserve"> </w:t>
      </w:r>
      <w:r w:rsidRPr="002E6096">
        <w:rPr>
          <w:sz w:val="26"/>
          <w:szCs w:val="26"/>
        </w:rPr>
        <w:t>(BA)</w:t>
      </w:r>
      <w:r w:rsidRPr="002E6096">
        <w:rPr>
          <w:spacing w:val="-2"/>
          <w:sz w:val="26"/>
          <w:szCs w:val="26"/>
        </w:rPr>
        <w:t xml:space="preserve"> </w:t>
      </w:r>
      <w:r w:rsidRPr="002E6096">
        <w:rPr>
          <w:sz w:val="26"/>
          <w:szCs w:val="26"/>
        </w:rPr>
        <w:t>-</w:t>
      </w:r>
      <w:r w:rsidRPr="002E6096">
        <w:rPr>
          <w:spacing w:val="-4"/>
          <w:sz w:val="26"/>
          <w:szCs w:val="26"/>
        </w:rPr>
        <w:t xml:space="preserve"> </w:t>
      </w:r>
      <w:r w:rsidRPr="002E6096">
        <w:rPr>
          <w:sz w:val="26"/>
          <w:szCs w:val="26"/>
        </w:rPr>
        <w:t>Chuyên</w:t>
      </w:r>
      <w:r w:rsidRPr="002E6096">
        <w:rPr>
          <w:spacing w:val="-4"/>
          <w:sz w:val="26"/>
          <w:szCs w:val="26"/>
        </w:rPr>
        <w:t xml:space="preserve"> </w:t>
      </w:r>
      <w:r w:rsidRPr="002E6096">
        <w:rPr>
          <w:sz w:val="26"/>
          <w:szCs w:val="26"/>
        </w:rPr>
        <w:t>viên</w:t>
      </w:r>
      <w:r w:rsidRPr="002E6096">
        <w:rPr>
          <w:spacing w:val="-5"/>
          <w:sz w:val="26"/>
          <w:szCs w:val="26"/>
        </w:rPr>
        <w:t xml:space="preserve"> </w:t>
      </w:r>
      <w:r w:rsidRPr="002E6096">
        <w:rPr>
          <w:sz w:val="26"/>
          <w:szCs w:val="26"/>
        </w:rPr>
        <w:t>phân</w:t>
      </w:r>
      <w:r w:rsidRPr="002E6096">
        <w:rPr>
          <w:spacing w:val="-4"/>
          <w:sz w:val="26"/>
          <w:szCs w:val="26"/>
        </w:rPr>
        <w:t xml:space="preserve"> </w:t>
      </w:r>
      <w:r w:rsidRPr="002E6096">
        <w:rPr>
          <w:sz w:val="26"/>
          <w:szCs w:val="26"/>
        </w:rPr>
        <w:t>tích</w:t>
      </w:r>
      <w:r w:rsidRPr="002E6096">
        <w:rPr>
          <w:spacing w:val="-4"/>
          <w:sz w:val="26"/>
          <w:szCs w:val="26"/>
        </w:rPr>
        <w:t xml:space="preserve"> </w:t>
      </w:r>
      <w:r w:rsidRPr="002E6096">
        <w:rPr>
          <w:sz w:val="26"/>
          <w:szCs w:val="26"/>
        </w:rPr>
        <w:t>nghiệp</w:t>
      </w:r>
      <w:r w:rsidRPr="002E6096">
        <w:rPr>
          <w:spacing w:val="-5"/>
          <w:sz w:val="26"/>
          <w:szCs w:val="26"/>
        </w:rPr>
        <w:t xml:space="preserve"> </w:t>
      </w:r>
      <w:r w:rsidRPr="002E6096">
        <w:rPr>
          <w:sz w:val="26"/>
          <w:szCs w:val="26"/>
        </w:rPr>
        <w:t>vụ”.</w:t>
      </w:r>
      <w:r w:rsidRPr="002E6096">
        <w:rPr>
          <w:spacing w:val="-4"/>
          <w:sz w:val="26"/>
          <w:szCs w:val="26"/>
        </w:rPr>
        <w:t xml:space="preserve"> </w:t>
      </w:r>
      <w:r w:rsidRPr="002E6096">
        <w:rPr>
          <w:sz w:val="26"/>
          <w:szCs w:val="26"/>
        </w:rPr>
        <w:t>BA</w:t>
      </w:r>
      <w:r w:rsidRPr="002E6096">
        <w:rPr>
          <w:spacing w:val="-5"/>
          <w:sz w:val="26"/>
          <w:szCs w:val="26"/>
        </w:rPr>
        <w:t xml:space="preserve"> </w:t>
      </w:r>
      <w:r w:rsidRPr="002E6096">
        <w:rPr>
          <w:sz w:val="26"/>
          <w:szCs w:val="26"/>
        </w:rPr>
        <w:t>là</w:t>
      </w:r>
      <w:r w:rsidRPr="002E6096">
        <w:rPr>
          <w:spacing w:val="-4"/>
          <w:sz w:val="26"/>
          <w:szCs w:val="26"/>
        </w:rPr>
        <w:t xml:space="preserve"> </w:t>
      </w:r>
      <w:r w:rsidRPr="002E6096">
        <w:rPr>
          <w:sz w:val="26"/>
          <w:szCs w:val="26"/>
        </w:rPr>
        <w:t>người</w:t>
      </w:r>
      <w:r w:rsidRPr="002E6096">
        <w:rPr>
          <w:spacing w:val="-4"/>
          <w:sz w:val="26"/>
          <w:szCs w:val="26"/>
        </w:rPr>
        <w:t xml:space="preserve"> </w:t>
      </w:r>
      <w:r w:rsidRPr="002E6096">
        <w:rPr>
          <w:sz w:val="26"/>
          <w:szCs w:val="26"/>
        </w:rPr>
        <w:t>đứng</w:t>
      </w:r>
      <w:r w:rsidRPr="002E6096">
        <w:rPr>
          <w:spacing w:val="-5"/>
          <w:sz w:val="26"/>
          <w:szCs w:val="26"/>
        </w:rPr>
        <w:t xml:space="preserve"> </w:t>
      </w:r>
      <w:r w:rsidRPr="002E6096">
        <w:rPr>
          <w:sz w:val="26"/>
          <w:szCs w:val="26"/>
        </w:rPr>
        <w:t>giữa,</w:t>
      </w:r>
      <w:r w:rsidRPr="002E6096">
        <w:rPr>
          <w:spacing w:val="-62"/>
          <w:sz w:val="26"/>
          <w:szCs w:val="26"/>
        </w:rPr>
        <w:t xml:space="preserve"> </w:t>
      </w:r>
      <w:r w:rsidRPr="002E6096">
        <w:rPr>
          <w:sz w:val="26"/>
          <w:szCs w:val="26"/>
        </w:rPr>
        <w:t>kết</w:t>
      </w:r>
      <w:r w:rsidRPr="002E6096">
        <w:rPr>
          <w:spacing w:val="-2"/>
          <w:sz w:val="26"/>
          <w:szCs w:val="26"/>
        </w:rPr>
        <w:t xml:space="preserve"> </w:t>
      </w:r>
      <w:r w:rsidRPr="002E6096">
        <w:rPr>
          <w:sz w:val="26"/>
          <w:szCs w:val="26"/>
        </w:rPr>
        <w:t>nối</w:t>
      </w:r>
      <w:r w:rsidRPr="002E6096">
        <w:rPr>
          <w:spacing w:val="-1"/>
          <w:sz w:val="26"/>
          <w:szCs w:val="26"/>
        </w:rPr>
        <w:t xml:space="preserve"> </w:t>
      </w:r>
      <w:r w:rsidRPr="002E6096">
        <w:rPr>
          <w:sz w:val="26"/>
          <w:szCs w:val="26"/>
        </w:rPr>
        <w:t>khách</w:t>
      </w:r>
      <w:r w:rsidRPr="002E6096">
        <w:rPr>
          <w:spacing w:val="-1"/>
          <w:sz w:val="26"/>
          <w:szCs w:val="26"/>
        </w:rPr>
        <w:t xml:space="preserve"> </w:t>
      </w:r>
      <w:r w:rsidRPr="002E6096">
        <w:rPr>
          <w:sz w:val="26"/>
          <w:szCs w:val="26"/>
        </w:rPr>
        <w:t>hàng</w:t>
      </w:r>
      <w:r w:rsidRPr="002E6096">
        <w:rPr>
          <w:spacing w:val="2"/>
          <w:sz w:val="26"/>
          <w:szCs w:val="26"/>
        </w:rPr>
        <w:t xml:space="preserve"> </w:t>
      </w:r>
      <w:r w:rsidRPr="002E6096">
        <w:rPr>
          <w:sz w:val="26"/>
          <w:szCs w:val="26"/>
        </w:rPr>
        <w:t>và</w:t>
      </w:r>
      <w:r w:rsidRPr="002E6096">
        <w:rPr>
          <w:spacing w:val="1"/>
          <w:sz w:val="26"/>
          <w:szCs w:val="26"/>
        </w:rPr>
        <w:t xml:space="preserve"> </w:t>
      </w:r>
      <w:r w:rsidRPr="002E6096">
        <w:rPr>
          <w:sz w:val="26"/>
          <w:szCs w:val="26"/>
        </w:rPr>
        <w:t>đội</w:t>
      </w:r>
      <w:r w:rsidRPr="002E6096">
        <w:rPr>
          <w:spacing w:val="-1"/>
          <w:sz w:val="26"/>
          <w:szCs w:val="26"/>
        </w:rPr>
        <w:t xml:space="preserve"> </w:t>
      </w:r>
      <w:r w:rsidRPr="002E6096">
        <w:rPr>
          <w:sz w:val="26"/>
          <w:szCs w:val="26"/>
        </w:rPr>
        <w:t>kỹ</w:t>
      </w:r>
      <w:r w:rsidRPr="002E6096">
        <w:rPr>
          <w:spacing w:val="-1"/>
          <w:sz w:val="26"/>
          <w:szCs w:val="26"/>
        </w:rPr>
        <w:t xml:space="preserve"> </w:t>
      </w:r>
      <w:r w:rsidRPr="002E6096">
        <w:rPr>
          <w:sz w:val="26"/>
          <w:szCs w:val="26"/>
        </w:rPr>
        <w:t>thuật</w:t>
      </w:r>
      <w:r w:rsidRPr="002E6096">
        <w:rPr>
          <w:spacing w:val="-1"/>
          <w:sz w:val="26"/>
          <w:szCs w:val="26"/>
        </w:rPr>
        <w:t xml:space="preserve"> </w:t>
      </w:r>
      <w:r w:rsidRPr="002E6096">
        <w:rPr>
          <w:sz w:val="26"/>
          <w:szCs w:val="26"/>
        </w:rPr>
        <w:t>của</w:t>
      </w:r>
      <w:r w:rsidRPr="002E6096">
        <w:rPr>
          <w:spacing w:val="-1"/>
          <w:sz w:val="26"/>
          <w:szCs w:val="26"/>
        </w:rPr>
        <w:t xml:space="preserve"> </w:t>
      </w:r>
      <w:r w:rsidRPr="002E6096">
        <w:rPr>
          <w:sz w:val="26"/>
          <w:szCs w:val="26"/>
        </w:rPr>
        <w:t>doanh</w:t>
      </w:r>
      <w:r w:rsidRPr="002E6096">
        <w:rPr>
          <w:spacing w:val="1"/>
          <w:sz w:val="26"/>
          <w:szCs w:val="26"/>
        </w:rPr>
        <w:t xml:space="preserve"> </w:t>
      </w:r>
      <w:r w:rsidRPr="002E6096">
        <w:rPr>
          <w:sz w:val="26"/>
          <w:szCs w:val="26"/>
        </w:rPr>
        <w:t>nghiệp</w:t>
      </w:r>
      <w:r w:rsidRPr="002E6096">
        <w:rPr>
          <w:spacing w:val="-1"/>
          <w:sz w:val="26"/>
          <w:szCs w:val="26"/>
        </w:rPr>
        <w:t xml:space="preserve"> </w:t>
      </w:r>
      <w:r w:rsidRPr="002E6096">
        <w:rPr>
          <w:sz w:val="26"/>
          <w:szCs w:val="26"/>
        </w:rPr>
        <w:t>(</w:t>
      </w:r>
      <w:r w:rsidRPr="002E6096">
        <w:rPr>
          <w:b/>
          <w:sz w:val="26"/>
          <w:szCs w:val="26"/>
        </w:rPr>
        <w:t>Hình</w:t>
      </w:r>
      <w:r w:rsidRPr="002E6096">
        <w:rPr>
          <w:b/>
          <w:spacing w:val="-1"/>
          <w:sz w:val="26"/>
          <w:szCs w:val="26"/>
        </w:rPr>
        <w:t xml:space="preserve"> </w:t>
      </w:r>
      <w:r w:rsidRPr="002E6096">
        <w:rPr>
          <w:b/>
          <w:sz w:val="26"/>
          <w:szCs w:val="26"/>
        </w:rPr>
        <w:t>1.1</w:t>
      </w:r>
      <w:r w:rsidRPr="002E6096">
        <w:rPr>
          <w:sz w:val="26"/>
          <w:szCs w:val="26"/>
        </w:rPr>
        <w:t>).</w:t>
      </w:r>
    </w:p>
    <w:p w14:paraId="121C4FA3" w14:textId="2D320ECE" w:rsidR="002E6096" w:rsidRDefault="002E6096" w:rsidP="002E6096">
      <w:r>
        <w:rPr>
          <w:noProof/>
        </w:rPr>
        <w:drawing>
          <wp:inline distT="0" distB="0" distL="0" distR="0" wp14:anchorId="3A47A09E" wp14:editId="68E98E22">
            <wp:extent cx="4617720" cy="2598420"/>
            <wp:effectExtent l="0" t="0" r="0" b="0"/>
            <wp:docPr id="5" name="Picture 5" descr="ba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 là gì"/>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7720" cy="2598420"/>
                    </a:xfrm>
                    <a:prstGeom prst="rect">
                      <a:avLst/>
                    </a:prstGeom>
                    <a:noFill/>
                    <a:ln>
                      <a:noFill/>
                    </a:ln>
                  </pic:spPr>
                </pic:pic>
              </a:graphicData>
            </a:graphic>
          </wp:inline>
        </w:drawing>
      </w:r>
    </w:p>
    <w:p w14:paraId="41CD1678" w14:textId="34A14035" w:rsidR="002E6096" w:rsidRDefault="002E6096" w:rsidP="002E6096">
      <w:pPr>
        <w:ind w:right="1745"/>
        <w:jc w:val="right"/>
        <w:rPr>
          <w:b/>
        </w:rPr>
      </w:pPr>
      <w:r>
        <w:rPr>
          <w:b/>
        </w:rPr>
        <w:t>Hình</w:t>
      </w:r>
      <w:r>
        <w:rPr>
          <w:b/>
          <w:spacing w:val="-1"/>
        </w:rPr>
        <w:t xml:space="preserve"> </w:t>
      </w:r>
      <w:r>
        <w:rPr>
          <w:b/>
        </w:rPr>
        <w:t>1.1.</w:t>
      </w:r>
      <w:r>
        <w:rPr>
          <w:b/>
          <w:spacing w:val="-1"/>
        </w:rPr>
        <w:t xml:space="preserve"> </w:t>
      </w:r>
      <w:r>
        <w:rPr>
          <w:b/>
        </w:rPr>
        <w:t>Tổng</w:t>
      </w:r>
      <w:r>
        <w:rPr>
          <w:b/>
          <w:spacing w:val="-1"/>
        </w:rPr>
        <w:t xml:space="preserve"> </w:t>
      </w:r>
      <w:r>
        <w:rPr>
          <w:b/>
        </w:rPr>
        <w:t>quan</w:t>
      </w:r>
      <w:r>
        <w:rPr>
          <w:b/>
          <w:spacing w:val="-2"/>
        </w:rPr>
        <w:t xml:space="preserve"> </w:t>
      </w:r>
      <w:r>
        <w:rPr>
          <w:b/>
        </w:rPr>
        <w:t>về</w:t>
      </w:r>
      <w:r>
        <w:rPr>
          <w:b/>
          <w:spacing w:val="-5"/>
        </w:rPr>
        <w:t xml:space="preserve"> </w:t>
      </w:r>
      <w:r>
        <w:rPr>
          <w:b/>
        </w:rPr>
        <w:t>Business</w:t>
      </w:r>
      <w:r>
        <w:rPr>
          <w:b/>
          <w:spacing w:val="-1"/>
        </w:rPr>
        <w:t xml:space="preserve"> </w:t>
      </w:r>
      <w:r>
        <w:rPr>
          <w:b/>
        </w:rPr>
        <w:t>Analyst</w:t>
      </w:r>
    </w:p>
    <w:p w14:paraId="5751BC17" w14:textId="77777777" w:rsidR="002E6096" w:rsidRPr="002E6096" w:rsidRDefault="002E6096" w:rsidP="002E6096">
      <w:pPr>
        <w:pStyle w:val="BodyText"/>
        <w:ind w:left="666"/>
        <w:rPr>
          <w:sz w:val="26"/>
          <w:szCs w:val="26"/>
        </w:rPr>
      </w:pPr>
      <w:r w:rsidRPr="002E6096">
        <w:rPr>
          <w:sz w:val="26"/>
          <w:szCs w:val="26"/>
        </w:rPr>
        <w:t>BA</w:t>
      </w:r>
      <w:r w:rsidRPr="002E6096">
        <w:rPr>
          <w:spacing w:val="-2"/>
          <w:sz w:val="26"/>
          <w:szCs w:val="26"/>
        </w:rPr>
        <w:t xml:space="preserve"> </w:t>
      </w:r>
      <w:r w:rsidRPr="002E6096">
        <w:rPr>
          <w:sz w:val="26"/>
          <w:szCs w:val="26"/>
        </w:rPr>
        <w:t>bao</w:t>
      </w:r>
      <w:r w:rsidRPr="002E6096">
        <w:rPr>
          <w:spacing w:val="-1"/>
          <w:sz w:val="26"/>
          <w:szCs w:val="26"/>
        </w:rPr>
        <w:t xml:space="preserve"> </w:t>
      </w:r>
      <w:r w:rsidRPr="002E6096">
        <w:rPr>
          <w:sz w:val="26"/>
          <w:szCs w:val="26"/>
        </w:rPr>
        <w:t>gồm</w:t>
      </w:r>
      <w:r w:rsidRPr="002E6096">
        <w:rPr>
          <w:spacing w:val="-2"/>
          <w:sz w:val="26"/>
          <w:szCs w:val="26"/>
        </w:rPr>
        <w:t xml:space="preserve"> </w:t>
      </w:r>
      <w:r w:rsidRPr="002E6096">
        <w:rPr>
          <w:sz w:val="26"/>
          <w:szCs w:val="26"/>
        </w:rPr>
        <w:t>3</w:t>
      </w:r>
      <w:r w:rsidRPr="002E6096">
        <w:rPr>
          <w:spacing w:val="-1"/>
          <w:sz w:val="26"/>
          <w:szCs w:val="26"/>
        </w:rPr>
        <w:t xml:space="preserve"> </w:t>
      </w:r>
      <w:r w:rsidRPr="002E6096">
        <w:rPr>
          <w:sz w:val="26"/>
          <w:szCs w:val="26"/>
        </w:rPr>
        <w:t>chuyên</w:t>
      </w:r>
      <w:r w:rsidRPr="002E6096">
        <w:rPr>
          <w:spacing w:val="2"/>
          <w:sz w:val="26"/>
          <w:szCs w:val="26"/>
        </w:rPr>
        <w:t xml:space="preserve"> </w:t>
      </w:r>
      <w:r w:rsidRPr="002E6096">
        <w:rPr>
          <w:sz w:val="26"/>
          <w:szCs w:val="26"/>
        </w:rPr>
        <w:t>môn</w:t>
      </w:r>
      <w:r w:rsidRPr="002E6096">
        <w:rPr>
          <w:spacing w:val="-2"/>
          <w:sz w:val="26"/>
          <w:szCs w:val="26"/>
        </w:rPr>
        <w:t xml:space="preserve"> </w:t>
      </w:r>
      <w:r w:rsidRPr="002E6096">
        <w:rPr>
          <w:sz w:val="26"/>
          <w:szCs w:val="26"/>
        </w:rPr>
        <w:t>chính:</w:t>
      </w:r>
    </w:p>
    <w:p w14:paraId="75A9AF92" w14:textId="77777777" w:rsidR="002E6096" w:rsidRPr="002E6096" w:rsidRDefault="002E6096" w:rsidP="00C54E05">
      <w:pPr>
        <w:pStyle w:val="ListParagraph"/>
        <w:widowControl w:val="0"/>
        <w:numPr>
          <w:ilvl w:val="0"/>
          <w:numId w:val="23"/>
        </w:numPr>
        <w:tabs>
          <w:tab w:val="left" w:pos="1387"/>
        </w:tabs>
        <w:autoSpaceDE w:val="0"/>
        <w:autoSpaceDN w:val="0"/>
        <w:spacing w:before="210" w:after="0" w:line="312" w:lineRule="auto"/>
        <w:ind w:right="216"/>
        <w:contextualSpacing w:val="0"/>
        <w:rPr>
          <w:szCs w:val="26"/>
        </w:rPr>
      </w:pPr>
      <w:r w:rsidRPr="002E6096">
        <w:rPr>
          <w:szCs w:val="26"/>
        </w:rPr>
        <w:t>Management</w:t>
      </w:r>
      <w:r w:rsidRPr="002E6096">
        <w:rPr>
          <w:spacing w:val="-8"/>
          <w:szCs w:val="26"/>
        </w:rPr>
        <w:t xml:space="preserve"> </w:t>
      </w:r>
      <w:r w:rsidRPr="002E6096">
        <w:rPr>
          <w:szCs w:val="26"/>
        </w:rPr>
        <w:t>Analyst</w:t>
      </w:r>
      <w:r w:rsidRPr="002E6096">
        <w:rPr>
          <w:spacing w:val="-3"/>
          <w:szCs w:val="26"/>
        </w:rPr>
        <w:t xml:space="preserve"> </w:t>
      </w:r>
      <w:r w:rsidRPr="002E6096">
        <w:rPr>
          <w:szCs w:val="26"/>
        </w:rPr>
        <w:t>–</w:t>
      </w:r>
      <w:r w:rsidRPr="002E6096">
        <w:rPr>
          <w:spacing w:val="-5"/>
          <w:szCs w:val="26"/>
        </w:rPr>
        <w:t xml:space="preserve"> </w:t>
      </w:r>
      <w:r w:rsidRPr="002E6096">
        <w:rPr>
          <w:szCs w:val="26"/>
        </w:rPr>
        <w:t>Chuyên</w:t>
      </w:r>
      <w:r w:rsidRPr="002E6096">
        <w:rPr>
          <w:spacing w:val="-7"/>
          <w:szCs w:val="26"/>
        </w:rPr>
        <w:t xml:space="preserve"> </w:t>
      </w:r>
      <w:r w:rsidRPr="002E6096">
        <w:rPr>
          <w:szCs w:val="26"/>
        </w:rPr>
        <w:t>gia</w:t>
      </w:r>
      <w:r w:rsidRPr="002E6096">
        <w:rPr>
          <w:spacing w:val="-6"/>
          <w:szCs w:val="26"/>
        </w:rPr>
        <w:t xml:space="preserve"> </w:t>
      </w:r>
      <w:r w:rsidRPr="002E6096">
        <w:rPr>
          <w:szCs w:val="26"/>
        </w:rPr>
        <w:t>tư</w:t>
      </w:r>
      <w:r w:rsidRPr="002E6096">
        <w:rPr>
          <w:spacing w:val="-3"/>
          <w:szCs w:val="26"/>
        </w:rPr>
        <w:t xml:space="preserve"> </w:t>
      </w:r>
      <w:r w:rsidRPr="002E6096">
        <w:rPr>
          <w:szCs w:val="26"/>
        </w:rPr>
        <w:t>vấn</w:t>
      </w:r>
      <w:r w:rsidRPr="002E6096">
        <w:rPr>
          <w:spacing w:val="-6"/>
          <w:szCs w:val="26"/>
        </w:rPr>
        <w:t xml:space="preserve"> </w:t>
      </w:r>
      <w:r w:rsidRPr="002E6096">
        <w:rPr>
          <w:szCs w:val="26"/>
        </w:rPr>
        <w:t>quản</w:t>
      </w:r>
      <w:r w:rsidRPr="002E6096">
        <w:rPr>
          <w:spacing w:val="-7"/>
          <w:szCs w:val="26"/>
        </w:rPr>
        <w:t xml:space="preserve"> </w:t>
      </w:r>
      <w:r w:rsidRPr="002E6096">
        <w:rPr>
          <w:szCs w:val="26"/>
        </w:rPr>
        <w:t>lý:</w:t>
      </w:r>
      <w:r w:rsidRPr="002E6096">
        <w:rPr>
          <w:spacing w:val="-4"/>
          <w:szCs w:val="26"/>
        </w:rPr>
        <w:t xml:space="preserve"> </w:t>
      </w:r>
      <w:r w:rsidRPr="002E6096">
        <w:rPr>
          <w:szCs w:val="26"/>
        </w:rPr>
        <w:t>Chuyên</w:t>
      </w:r>
      <w:r w:rsidRPr="002E6096">
        <w:rPr>
          <w:spacing w:val="-7"/>
          <w:szCs w:val="26"/>
        </w:rPr>
        <w:t xml:space="preserve"> </w:t>
      </w:r>
      <w:r w:rsidRPr="002E6096">
        <w:rPr>
          <w:szCs w:val="26"/>
        </w:rPr>
        <w:t>gia</w:t>
      </w:r>
      <w:r w:rsidRPr="002E6096">
        <w:rPr>
          <w:spacing w:val="-6"/>
          <w:szCs w:val="26"/>
        </w:rPr>
        <w:t xml:space="preserve"> </w:t>
      </w:r>
      <w:r w:rsidRPr="002E6096">
        <w:rPr>
          <w:szCs w:val="26"/>
        </w:rPr>
        <w:t>tư</w:t>
      </w:r>
      <w:r w:rsidRPr="002E6096">
        <w:rPr>
          <w:spacing w:val="-3"/>
          <w:szCs w:val="26"/>
        </w:rPr>
        <w:t xml:space="preserve"> </w:t>
      </w:r>
      <w:r w:rsidRPr="002E6096">
        <w:rPr>
          <w:szCs w:val="26"/>
        </w:rPr>
        <w:t>vấn</w:t>
      </w:r>
      <w:r w:rsidRPr="002E6096">
        <w:rPr>
          <w:spacing w:val="-6"/>
          <w:szCs w:val="26"/>
        </w:rPr>
        <w:t xml:space="preserve"> </w:t>
      </w:r>
      <w:r w:rsidRPr="002E6096">
        <w:rPr>
          <w:szCs w:val="26"/>
        </w:rPr>
        <w:t>quản</w:t>
      </w:r>
      <w:r w:rsidRPr="002E6096">
        <w:rPr>
          <w:spacing w:val="-5"/>
          <w:szCs w:val="26"/>
        </w:rPr>
        <w:t xml:space="preserve"> </w:t>
      </w:r>
      <w:r w:rsidRPr="002E6096">
        <w:rPr>
          <w:szCs w:val="26"/>
        </w:rPr>
        <w:t>lý</w:t>
      </w:r>
      <w:r w:rsidRPr="002E6096">
        <w:rPr>
          <w:spacing w:val="-63"/>
          <w:szCs w:val="26"/>
        </w:rPr>
        <w:t xml:space="preserve"> </w:t>
      </w:r>
      <w:r w:rsidRPr="002E6096">
        <w:rPr>
          <w:szCs w:val="26"/>
        </w:rPr>
        <w:t>là người đề xuất các giải pháp để cải thiện hiệu quả của doanh nghiệp. Họ tư</w:t>
      </w:r>
      <w:r w:rsidRPr="002E6096">
        <w:rPr>
          <w:spacing w:val="1"/>
          <w:szCs w:val="26"/>
        </w:rPr>
        <w:t xml:space="preserve"> </w:t>
      </w:r>
      <w:r w:rsidRPr="002E6096">
        <w:rPr>
          <w:szCs w:val="26"/>
        </w:rPr>
        <w:t>vấn cho các nhà quản lý về cách làm cho công ty có lợi hơn thông qua việc</w:t>
      </w:r>
      <w:r w:rsidRPr="002E6096">
        <w:rPr>
          <w:spacing w:val="1"/>
          <w:szCs w:val="26"/>
        </w:rPr>
        <w:t xml:space="preserve"> </w:t>
      </w:r>
      <w:r w:rsidRPr="002E6096">
        <w:rPr>
          <w:szCs w:val="26"/>
        </w:rPr>
        <w:t>giảm</w:t>
      </w:r>
      <w:r w:rsidRPr="002E6096">
        <w:rPr>
          <w:spacing w:val="-2"/>
          <w:szCs w:val="26"/>
        </w:rPr>
        <w:t xml:space="preserve"> </w:t>
      </w:r>
      <w:r w:rsidRPr="002E6096">
        <w:rPr>
          <w:szCs w:val="26"/>
        </w:rPr>
        <w:t>chi</w:t>
      </w:r>
      <w:r w:rsidRPr="002E6096">
        <w:rPr>
          <w:spacing w:val="-1"/>
          <w:szCs w:val="26"/>
        </w:rPr>
        <w:t xml:space="preserve"> </w:t>
      </w:r>
      <w:r w:rsidRPr="002E6096">
        <w:rPr>
          <w:szCs w:val="26"/>
        </w:rPr>
        <w:t>phí</w:t>
      </w:r>
      <w:r w:rsidRPr="002E6096">
        <w:rPr>
          <w:spacing w:val="-1"/>
          <w:szCs w:val="26"/>
        </w:rPr>
        <w:t xml:space="preserve"> </w:t>
      </w:r>
      <w:r w:rsidRPr="002E6096">
        <w:rPr>
          <w:szCs w:val="26"/>
        </w:rPr>
        <w:t>và tăng</w:t>
      </w:r>
      <w:r w:rsidRPr="002E6096">
        <w:rPr>
          <w:spacing w:val="-1"/>
          <w:szCs w:val="26"/>
        </w:rPr>
        <w:t xml:space="preserve"> </w:t>
      </w:r>
      <w:r w:rsidRPr="002E6096">
        <w:rPr>
          <w:szCs w:val="26"/>
        </w:rPr>
        <w:t>doanh</w:t>
      </w:r>
      <w:r w:rsidRPr="002E6096">
        <w:rPr>
          <w:spacing w:val="-1"/>
          <w:szCs w:val="26"/>
        </w:rPr>
        <w:t xml:space="preserve"> </w:t>
      </w:r>
      <w:r w:rsidRPr="002E6096">
        <w:rPr>
          <w:szCs w:val="26"/>
        </w:rPr>
        <w:t>thu.</w:t>
      </w:r>
    </w:p>
    <w:p w14:paraId="09C15F7D" w14:textId="77777777" w:rsidR="002E6096" w:rsidRPr="002E6096" w:rsidRDefault="002E6096" w:rsidP="00C54E05">
      <w:pPr>
        <w:pStyle w:val="ListParagraph"/>
        <w:widowControl w:val="0"/>
        <w:numPr>
          <w:ilvl w:val="0"/>
          <w:numId w:val="23"/>
        </w:numPr>
        <w:tabs>
          <w:tab w:val="left" w:pos="1387"/>
        </w:tabs>
        <w:autoSpaceDE w:val="0"/>
        <w:autoSpaceDN w:val="0"/>
        <w:spacing w:before="1" w:after="0" w:line="312" w:lineRule="auto"/>
        <w:ind w:right="218"/>
        <w:contextualSpacing w:val="0"/>
        <w:rPr>
          <w:szCs w:val="26"/>
        </w:rPr>
      </w:pPr>
      <w:r w:rsidRPr="002E6096">
        <w:rPr>
          <w:szCs w:val="26"/>
        </w:rPr>
        <w:t>Systems Analyst – chuyên viên phân tích hệ thống: Chuyên viên phân tích hệ</w:t>
      </w:r>
      <w:r w:rsidRPr="002E6096">
        <w:rPr>
          <w:spacing w:val="-62"/>
          <w:szCs w:val="26"/>
        </w:rPr>
        <w:t xml:space="preserve"> </w:t>
      </w:r>
      <w:r w:rsidRPr="002E6096">
        <w:rPr>
          <w:szCs w:val="26"/>
        </w:rPr>
        <w:t>thống là người phân tích và thiết kế kỹ thuật để giải quyết các vấn đề kinh</w:t>
      </w:r>
      <w:r w:rsidRPr="002E6096">
        <w:rPr>
          <w:spacing w:val="1"/>
          <w:szCs w:val="26"/>
        </w:rPr>
        <w:t xml:space="preserve"> </w:t>
      </w:r>
      <w:r w:rsidRPr="002E6096">
        <w:rPr>
          <w:szCs w:val="26"/>
        </w:rPr>
        <w:t>doanh sử dụng kỹ thuật (technical). Họ xác định những cải tiến cần thiết của</w:t>
      </w:r>
      <w:r w:rsidRPr="002E6096">
        <w:rPr>
          <w:spacing w:val="1"/>
          <w:szCs w:val="26"/>
        </w:rPr>
        <w:t xml:space="preserve"> </w:t>
      </w:r>
      <w:r w:rsidRPr="002E6096">
        <w:rPr>
          <w:szCs w:val="26"/>
        </w:rPr>
        <w:t>công ty, thiết kế hệ thống để thực hiện những thay đổi đó, đào tạo và chuyển</w:t>
      </w:r>
      <w:r w:rsidRPr="002E6096">
        <w:rPr>
          <w:spacing w:val="1"/>
          <w:szCs w:val="26"/>
        </w:rPr>
        <w:t xml:space="preserve"> </w:t>
      </w:r>
      <w:r w:rsidRPr="002E6096">
        <w:rPr>
          <w:szCs w:val="26"/>
        </w:rPr>
        <w:t>giao</w:t>
      </w:r>
      <w:r w:rsidRPr="002E6096">
        <w:rPr>
          <w:spacing w:val="-2"/>
          <w:szCs w:val="26"/>
        </w:rPr>
        <w:t xml:space="preserve"> </w:t>
      </w:r>
      <w:r w:rsidRPr="002E6096">
        <w:rPr>
          <w:szCs w:val="26"/>
        </w:rPr>
        <w:t>cho</w:t>
      </w:r>
      <w:r w:rsidRPr="002E6096">
        <w:rPr>
          <w:spacing w:val="-1"/>
          <w:szCs w:val="26"/>
        </w:rPr>
        <w:t xml:space="preserve"> </w:t>
      </w:r>
      <w:r w:rsidRPr="002E6096">
        <w:rPr>
          <w:szCs w:val="26"/>
        </w:rPr>
        <w:t>người</w:t>
      </w:r>
      <w:r w:rsidRPr="002E6096">
        <w:rPr>
          <w:spacing w:val="-1"/>
          <w:szCs w:val="26"/>
        </w:rPr>
        <w:t xml:space="preserve"> </w:t>
      </w:r>
      <w:r w:rsidRPr="002E6096">
        <w:rPr>
          <w:szCs w:val="26"/>
        </w:rPr>
        <w:t>khác</w:t>
      </w:r>
      <w:r w:rsidRPr="002E6096">
        <w:rPr>
          <w:spacing w:val="-1"/>
          <w:szCs w:val="26"/>
        </w:rPr>
        <w:t xml:space="preserve"> </w:t>
      </w:r>
      <w:r w:rsidRPr="002E6096">
        <w:rPr>
          <w:szCs w:val="26"/>
        </w:rPr>
        <w:t>sử</w:t>
      </w:r>
      <w:r w:rsidRPr="002E6096">
        <w:rPr>
          <w:spacing w:val="3"/>
          <w:szCs w:val="26"/>
        </w:rPr>
        <w:t xml:space="preserve"> </w:t>
      </w:r>
      <w:r w:rsidRPr="002E6096">
        <w:rPr>
          <w:szCs w:val="26"/>
        </w:rPr>
        <w:t>dụng</w:t>
      </w:r>
      <w:r w:rsidRPr="002E6096">
        <w:rPr>
          <w:spacing w:val="-1"/>
          <w:szCs w:val="26"/>
        </w:rPr>
        <w:t xml:space="preserve"> </w:t>
      </w:r>
      <w:r w:rsidRPr="002E6096">
        <w:rPr>
          <w:szCs w:val="26"/>
        </w:rPr>
        <w:t>hệ</w:t>
      </w:r>
      <w:r w:rsidRPr="002E6096">
        <w:rPr>
          <w:spacing w:val="-2"/>
          <w:szCs w:val="26"/>
        </w:rPr>
        <w:t xml:space="preserve"> </w:t>
      </w:r>
      <w:r w:rsidRPr="002E6096">
        <w:rPr>
          <w:szCs w:val="26"/>
        </w:rPr>
        <w:t>thống.</w:t>
      </w:r>
    </w:p>
    <w:p w14:paraId="5A79042B" w14:textId="77777777" w:rsidR="002E6096" w:rsidRPr="002E6096" w:rsidRDefault="002E6096" w:rsidP="00C54E05">
      <w:pPr>
        <w:pStyle w:val="ListParagraph"/>
        <w:widowControl w:val="0"/>
        <w:numPr>
          <w:ilvl w:val="0"/>
          <w:numId w:val="23"/>
        </w:numPr>
        <w:tabs>
          <w:tab w:val="left" w:pos="1387"/>
        </w:tabs>
        <w:autoSpaceDE w:val="0"/>
        <w:autoSpaceDN w:val="0"/>
        <w:spacing w:before="1" w:after="0" w:line="312" w:lineRule="auto"/>
        <w:ind w:right="217"/>
        <w:contextualSpacing w:val="0"/>
        <w:rPr>
          <w:szCs w:val="26"/>
        </w:rPr>
      </w:pPr>
      <w:r w:rsidRPr="002E6096">
        <w:rPr>
          <w:szCs w:val="26"/>
        </w:rPr>
        <w:t>Data Analyst – chuyên gia phân tích dữ liệu: Chuyên gia phân tích dữ liệu là</w:t>
      </w:r>
      <w:r w:rsidRPr="002E6096">
        <w:rPr>
          <w:spacing w:val="1"/>
          <w:szCs w:val="26"/>
        </w:rPr>
        <w:t xml:space="preserve"> </w:t>
      </w:r>
      <w:r w:rsidRPr="002E6096">
        <w:rPr>
          <w:szCs w:val="26"/>
        </w:rPr>
        <w:t>người</w:t>
      </w:r>
      <w:r w:rsidRPr="002E6096">
        <w:rPr>
          <w:spacing w:val="-9"/>
          <w:szCs w:val="26"/>
        </w:rPr>
        <w:t xml:space="preserve"> </w:t>
      </w:r>
      <w:r w:rsidRPr="002E6096">
        <w:rPr>
          <w:szCs w:val="26"/>
        </w:rPr>
        <w:t>thu</w:t>
      </w:r>
      <w:r w:rsidRPr="002E6096">
        <w:rPr>
          <w:spacing w:val="-6"/>
          <w:szCs w:val="26"/>
        </w:rPr>
        <w:t xml:space="preserve"> </w:t>
      </w:r>
      <w:r w:rsidRPr="002E6096">
        <w:rPr>
          <w:szCs w:val="26"/>
        </w:rPr>
        <w:t>thập</w:t>
      </w:r>
      <w:r w:rsidRPr="002E6096">
        <w:rPr>
          <w:spacing w:val="-6"/>
          <w:szCs w:val="26"/>
        </w:rPr>
        <w:t xml:space="preserve"> </w:t>
      </w:r>
      <w:r w:rsidRPr="002E6096">
        <w:rPr>
          <w:szCs w:val="26"/>
        </w:rPr>
        <w:t>thông</w:t>
      </w:r>
      <w:r w:rsidRPr="002E6096">
        <w:rPr>
          <w:spacing w:val="-8"/>
          <w:szCs w:val="26"/>
        </w:rPr>
        <w:t xml:space="preserve"> </w:t>
      </w:r>
      <w:r w:rsidRPr="002E6096">
        <w:rPr>
          <w:szCs w:val="26"/>
        </w:rPr>
        <w:t>tin</w:t>
      </w:r>
      <w:r w:rsidRPr="002E6096">
        <w:rPr>
          <w:spacing w:val="-8"/>
          <w:szCs w:val="26"/>
        </w:rPr>
        <w:t xml:space="preserve"> </w:t>
      </w:r>
      <w:r w:rsidRPr="002E6096">
        <w:rPr>
          <w:szCs w:val="26"/>
        </w:rPr>
        <w:t>và</w:t>
      </w:r>
      <w:r w:rsidRPr="002E6096">
        <w:rPr>
          <w:spacing w:val="-5"/>
          <w:szCs w:val="26"/>
        </w:rPr>
        <w:t xml:space="preserve"> </w:t>
      </w:r>
      <w:r w:rsidRPr="002E6096">
        <w:rPr>
          <w:szCs w:val="26"/>
        </w:rPr>
        <w:t>kết</w:t>
      </w:r>
      <w:r w:rsidRPr="002E6096">
        <w:rPr>
          <w:spacing w:val="-8"/>
          <w:szCs w:val="26"/>
        </w:rPr>
        <w:t xml:space="preserve"> </w:t>
      </w:r>
      <w:r w:rsidRPr="002E6096">
        <w:rPr>
          <w:szCs w:val="26"/>
        </w:rPr>
        <w:t>quả,</w:t>
      </w:r>
      <w:r w:rsidRPr="002E6096">
        <w:rPr>
          <w:spacing w:val="-8"/>
          <w:szCs w:val="26"/>
        </w:rPr>
        <w:t xml:space="preserve"> </w:t>
      </w:r>
      <w:r w:rsidRPr="002E6096">
        <w:rPr>
          <w:szCs w:val="26"/>
        </w:rPr>
        <w:t>sau</w:t>
      </w:r>
      <w:r w:rsidRPr="002E6096">
        <w:rPr>
          <w:spacing w:val="-8"/>
          <w:szCs w:val="26"/>
        </w:rPr>
        <w:t xml:space="preserve"> </w:t>
      </w:r>
      <w:r w:rsidRPr="002E6096">
        <w:rPr>
          <w:szCs w:val="26"/>
        </w:rPr>
        <w:t>đó</w:t>
      </w:r>
      <w:r w:rsidRPr="002E6096">
        <w:rPr>
          <w:spacing w:val="-9"/>
          <w:szCs w:val="26"/>
        </w:rPr>
        <w:t xml:space="preserve"> </w:t>
      </w:r>
      <w:r w:rsidRPr="002E6096">
        <w:rPr>
          <w:szCs w:val="26"/>
        </w:rPr>
        <w:t>trình</w:t>
      </w:r>
      <w:r w:rsidRPr="002E6096">
        <w:rPr>
          <w:spacing w:val="-8"/>
          <w:szCs w:val="26"/>
        </w:rPr>
        <w:t xml:space="preserve"> </w:t>
      </w:r>
      <w:r w:rsidRPr="002E6096">
        <w:rPr>
          <w:szCs w:val="26"/>
        </w:rPr>
        <w:t>bày</w:t>
      </w:r>
      <w:r w:rsidRPr="002E6096">
        <w:rPr>
          <w:spacing w:val="-6"/>
          <w:szCs w:val="26"/>
        </w:rPr>
        <w:t xml:space="preserve"> </w:t>
      </w:r>
      <w:r w:rsidRPr="002E6096">
        <w:rPr>
          <w:szCs w:val="26"/>
        </w:rPr>
        <w:t>những</w:t>
      </w:r>
      <w:r w:rsidRPr="002E6096">
        <w:rPr>
          <w:spacing w:val="-6"/>
          <w:szCs w:val="26"/>
        </w:rPr>
        <w:t xml:space="preserve"> </w:t>
      </w:r>
      <w:r w:rsidRPr="002E6096">
        <w:rPr>
          <w:szCs w:val="26"/>
        </w:rPr>
        <w:t>dữ</w:t>
      </w:r>
      <w:r w:rsidRPr="002E6096">
        <w:rPr>
          <w:spacing w:val="-7"/>
          <w:szCs w:val="26"/>
        </w:rPr>
        <w:t xml:space="preserve"> </w:t>
      </w:r>
      <w:r w:rsidRPr="002E6096">
        <w:rPr>
          <w:szCs w:val="26"/>
        </w:rPr>
        <w:t>liệu</w:t>
      </w:r>
      <w:r w:rsidRPr="002E6096">
        <w:rPr>
          <w:spacing w:val="-6"/>
          <w:szCs w:val="26"/>
        </w:rPr>
        <w:t xml:space="preserve"> </w:t>
      </w:r>
      <w:r w:rsidRPr="002E6096">
        <w:rPr>
          <w:szCs w:val="26"/>
        </w:rPr>
        <w:t>này</w:t>
      </w:r>
      <w:r w:rsidRPr="002E6096">
        <w:rPr>
          <w:spacing w:val="-7"/>
          <w:szCs w:val="26"/>
        </w:rPr>
        <w:t xml:space="preserve"> </w:t>
      </w:r>
      <w:r w:rsidRPr="002E6096">
        <w:rPr>
          <w:szCs w:val="26"/>
        </w:rPr>
        <w:t>ở</w:t>
      </w:r>
      <w:r w:rsidRPr="002E6096">
        <w:rPr>
          <w:spacing w:val="-6"/>
          <w:szCs w:val="26"/>
        </w:rPr>
        <w:t xml:space="preserve"> </w:t>
      </w:r>
      <w:r w:rsidRPr="002E6096">
        <w:rPr>
          <w:szCs w:val="26"/>
        </w:rPr>
        <w:t>dạng đồ thị, biểu đồ, sơ đồ hoặc bảng biểu và báo cáo lên trên. Tiếp theo họ sẽ sử</w:t>
      </w:r>
      <w:r w:rsidRPr="002E6096">
        <w:rPr>
          <w:spacing w:val="1"/>
          <w:szCs w:val="26"/>
        </w:rPr>
        <w:t xml:space="preserve"> </w:t>
      </w:r>
      <w:r w:rsidRPr="002E6096">
        <w:rPr>
          <w:szCs w:val="26"/>
        </w:rPr>
        <w:t>dụng</w:t>
      </w:r>
      <w:r w:rsidRPr="002E6096">
        <w:rPr>
          <w:spacing w:val="-14"/>
          <w:szCs w:val="26"/>
        </w:rPr>
        <w:t xml:space="preserve"> </w:t>
      </w:r>
      <w:r w:rsidRPr="002E6096">
        <w:rPr>
          <w:szCs w:val="26"/>
        </w:rPr>
        <w:t>các</w:t>
      </w:r>
      <w:r w:rsidRPr="002E6096">
        <w:rPr>
          <w:spacing w:val="-14"/>
          <w:szCs w:val="26"/>
        </w:rPr>
        <w:t xml:space="preserve"> </w:t>
      </w:r>
      <w:r w:rsidRPr="002E6096">
        <w:rPr>
          <w:szCs w:val="26"/>
        </w:rPr>
        <w:t>dữ</w:t>
      </w:r>
      <w:r w:rsidRPr="002E6096">
        <w:rPr>
          <w:spacing w:val="-10"/>
          <w:szCs w:val="26"/>
        </w:rPr>
        <w:t xml:space="preserve"> </w:t>
      </w:r>
      <w:r w:rsidRPr="002E6096">
        <w:rPr>
          <w:szCs w:val="26"/>
        </w:rPr>
        <w:t>liệu</w:t>
      </w:r>
      <w:r w:rsidRPr="002E6096">
        <w:rPr>
          <w:spacing w:val="-12"/>
          <w:szCs w:val="26"/>
        </w:rPr>
        <w:t xml:space="preserve"> </w:t>
      </w:r>
      <w:r w:rsidRPr="002E6096">
        <w:rPr>
          <w:szCs w:val="26"/>
        </w:rPr>
        <w:t>này</w:t>
      </w:r>
      <w:r w:rsidRPr="002E6096">
        <w:rPr>
          <w:spacing w:val="-11"/>
          <w:szCs w:val="26"/>
        </w:rPr>
        <w:t xml:space="preserve"> </w:t>
      </w:r>
      <w:r w:rsidRPr="002E6096">
        <w:rPr>
          <w:szCs w:val="26"/>
        </w:rPr>
        <w:t>để</w:t>
      </w:r>
      <w:r w:rsidRPr="002E6096">
        <w:rPr>
          <w:spacing w:val="-11"/>
          <w:szCs w:val="26"/>
        </w:rPr>
        <w:t xml:space="preserve"> </w:t>
      </w:r>
      <w:r w:rsidRPr="002E6096">
        <w:rPr>
          <w:szCs w:val="26"/>
        </w:rPr>
        <w:t>xác</w:t>
      </w:r>
      <w:r w:rsidRPr="002E6096">
        <w:rPr>
          <w:spacing w:val="-11"/>
          <w:szCs w:val="26"/>
        </w:rPr>
        <w:t xml:space="preserve"> </w:t>
      </w:r>
      <w:r w:rsidRPr="002E6096">
        <w:rPr>
          <w:szCs w:val="26"/>
        </w:rPr>
        <w:t>định</w:t>
      </w:r>
      <w:r w:rsidRPr="002E6096">
        <w:rPr>
          <w:spacing w:val="-11"/>
          <w:szCs w:val="26"/>
        </w:rPr>
        <w:t xml:space="preserve"> </w:t>
      </w:r>
      <w:r w:rsidRPr="002E6096">
        <w:rPr>
          <w:szCs w:val="26"/>
        </w:rPr>
        <w:t>xu</w:t>
      </w:r>
      <w:r w:rsidRPr="002E6096">
        <w:rPr>
          <w:spacing w:val="-12"/>
          <w:szCs w:val="26"/>
        </w:rPr>
        <w:t xml:space="preserve"> </w:t>
      </w:r>
      <w:r w:rsidRPr="002E6096">
        <w:rPr>
          <w:szCs w:val="26"/>
        </w:rPr>
        <w:t>hướng</w:t>
      </w:r>
      <w:r w:rsidRPr="002E6096">
        <w:rPr>
          <w:spacing w:val="-12"/>
          <w:szCs w:val="26"/>
        </w:rPr>
        <w:t xml:space="preserve"> </w:t>
      </w:r>
      <w:r w:rsidRPr="002E6096">
        <w:rPr>
          <w:szCs w:val="26"/>
        </w:rPr>
        <w:t>và</w:t>
      </w:r>
      <w:r w:rsidRPr="002E6096">
        <w:rPr>
          <w:spacing w:val="-11"/>
          <w:szCs w:val="26"/>
        </w:rPr>
        <w:t xml:space="preserve"> </w:t>
      </w:r>
      <w:r w:rsidRPr="002E6096">
        <w:rPr>
          <w:szCs w:val="26"/>
        </w:rPr>
        <w:t>dựng</w:t>
      </w:r>
      <w:r w:rsidRPr="002E6096">
        <w:rPr>
          <w:spacing w:val="-14"/>
          <w:szCs w:val="26"/>
        </w:rPr>
        <w:t xml:space="preserve"> </w:t>
      </w:r>
      <w:r w:rsidRPr="002E6096">
        <w:rPr>
          <w:szCs w:val="26"/>
        </w:rPr>
        <w:t>mô</w:t>
      </w:r>
      <w:r w:rsidRPr="002E6096">
        <w:rPr>
          <w:spacing w:val="-11"/>
          <w:szCs w:val="26"/>
        </w:rPr>
        <w:t xml:space="preserve"> </w:t>
      </w:r>
      <w:r w:rsidRPr="002E6096">
        <w:rPr>
          <w:szCs w:val="26"/>
        </w:rPr>
        <w:t>hình</w:t>
      </w:r>
      <w:r w:rsidRPr="002E6096">
        <w:rPr>
          <w:spacing w:val="-12"/>
          <w:szCs w:val="26"/>
        </w:rPr>
        <w:t xml:space="preserve"> </w:t>
      </w:r>
      <w:r w:rsidRPr="002E6096">
        <w:rPr>
          <w:szCs w:val="26"/>
        </w:rPr>
        <w:t>để</w:t>
      </w:r>
      <w:r w:rsidRPr="002E6096">
        <w:rPr>
          <w:spacing w:val="-10"/>
          <w:szCs w:val="26"/>
        </w:rPr>
        <w:t xml:space="preserve"> </w:t>
      </w:r>
      <w:r w:rsidRPr="002E6096">
        <w:rPr>
          <w:szCs w:val="26"/>
        </w:rPr>
        <w:t>dự</w:t>
      </w:r>
      <w:r w:rsidRPr="002E6096">
        <w:rPr>
          <w:spacing w:val="-13"/>
          <w:szCs w:val="26"/>
        </w:rPr>
        <w:t xml:space="preserve"> </w:t>
      </w:r>
      <w:r w:rsidRPr="002E6096">
        <w:rPr>
          <w:szCs w:val="26"/>
        </w:rPr>
        <w:t>đoán</w:t>
      </w:r>
      <w:r w:rsidRPr="002E6096">
        <w:rPr>
          <w:spacing w:val="-14"/>
          <w:szCs w:val="26"/>
        </w:rPr>
        <w:t xml:space="preserve"> </w:t>
      </w:r>
      <w:r w:rsidRPr="002E6096">
        <w:rPr>
          <w:szCs w:val="26"/>
        </w:rPr>
        <w:t>những gì</w:t>
      </w:r>
      <w:r w:rsidRPr="002E6096">
        <w:rPr>
          <w:spacing w:val="-2"/>
          <w:szCs w:val="26"/>
        </w:rPr>
        <w:t xml:space="preserve"> </w:t>
      </w:r>
      <w:r w:rsidRPr="002E6096">
        <w:rPr>
          <w:szCs w:val="26"/>
        </w:rPr>
        <w:t>có</w:t>
      </w:r>
      <w:r w:rsidRPr="002E6096">
        <w:rPr>
          <w:spacing w:val="-1"/>
          <w:szCs w:val="26"/>
        </w:rPr>
        <w:t xml:space="preserve"> </w:t>
      </w:r>
      <w:r w:rsidRPr="002E6096">
        <w:rPr>
          <w:szCs w:val="26"/>
        </w:rPr>
        <w:t>thể</w:t>
      </w:r>
      <w:r w:rsidRPr="002E6096">
        <w:rPr>
          <w:spacing w:val="-1"/>
          <w:szCs w:val="26"/>
        </w:rPr>
        <w:t xml:space="preserve"> </w:t>
      </w:r>
      <w:r w:rsidRPr="002E6096">
        <w:rPr>
          <w:szCs w:val="26"/>
        </w:rPr>
        <w:t>xảy</w:t>
      </w:r>
      <w:r w:rsidRPr="002E6096">
        <w:rPr>
          <w:spacing w:val="-1"/>
          <w:szCs w:val="26"/>
        </w:rPr>
        <w:t xml:space="preserve"> </w:t>
      </w:r>
      <w:r w:rsidRPr="002E6096">
        <w:rPr>
          <w:szCs w:val="26"/>
        </w:rPr>
        <w:t>ra.</w:t>
      </w:r>
    </w:p>
    <w:p w14:paraId="2929040D" w14:textId="77777777" w:rsidR="002E6096" w:rsidRDefault="002E6096" w:rsidP="002E6096">
      <w:pPr>
        <w:ind w:right="1745"/>
        <w:jc w:val="left"/>
        <w:rPr>
          <w:b/>
        </w:rPr>
      </w:pPr>
    </w:p>
    <w:p w14:paraId="746EBAD1" w14:textId="77777777" w:rsidR="002E6096" w:rsidRPr="002E6096" w:rsidRDefault="002E6096" w:rsidP="002E6096"/>
    <w:p w14:paraId="2A5468D2" w14:textId="31908F93" w:rsidR="00153BDA" w:rsidRDefault="00156148" w:rsidP="002E6096">
      <w:pPr>
        <w:pStyle w:val="Heading2"/>
        <w:ind w:left="0"/>
      </w:pPr>
      <w:bookmarkStart w:id="77" w:name="_Toc98339749"/>
      <w:r>
        <w:t xml:space="preserve"> 2.</w:t>
      </w:r>
      <w:r w:rsidR="002E6096">
        <w:t>1.</w:t>
      </w:r>
      <w:r>
        <w:t>2</w:t>
      </w:r>
      <w:bookmarkEnd w:id="77"/>
      <w:r w:rsidR="002E6096">
        <w:t xml:space="preserve">   Nhiệm vụ của BA</w:t>
      </w:r>
    </w:p>
    <w:p w14:paraId="6221F289" w14:textId="17AC4109" w:rsidR="002E6096" w:rsidRDefault="002E6096" w:rsidP="002E6096">
      <w:pPr>
        <w:pStyle w:val="BodyText"/>
        <w:spacing w:before="89"/>
        <w:ind w:left="666"/>
        <w:rPr>
          <w:sz w:val="26"/>
          <w:szCs w:val="26"/>
        </w:rPr>
      </w:pPr>
      <w:r w:rsidRPr="002E6096">
        <w:rPr>
          <w:sz w:val="26"/>
          <w:szCs w:val="26"/>
        </w:rPr>
        <w:t>Công</w:t>
      </w:r>
      <w:r w:rsidRPr="002E6096">
        <w:rPr>
          <w:spacing w:val="-3"/>
          <w:sz w:val="26"/>
          <w:szCs w:val="26"/>
        </w:rPr>
        <w:t xml:space="preserve"> </w:t>
      </w:r>
      <w:r w:rsidRPr="002E6096">
        <w:rPr>
          <w:sz w:val="26"/>
          <w:szCs w:val="26"/>
        </w:rPr>
        <w:t>việc</w:t>
      </w:r>
      <w:r w:rsidRPr="002E6096">
        <w:rPr>
          <w:spacing w:val="-1"/>
          <w:sz w:val="26"/>
          <w:szCs w:val="26"/>
        </w:rPr>
        <w:t xml:space="preserve"> </w:t>
      </w:r>
      <w:r w:rsidRPr="002E6096">
        <w:rPr>
          <w:sz w:val="26"/>
          <w:szCs w:val="26"/>
        </w:rPr>
        <w:t>của</w:t>
      </w:r>
      <w:r w:rsidRPr="002E6096">
        <w:rPr>
          <w:spacing w:val="-2"/>
          <w:sz w:val="26"/>
          <w:szCs w:val="26"/>
        </w:rPr>
        <w:t xml:space="preserve"> </w:t>
      </w:r>
      <w:r w:rsidRPr="002E6096">
        <w:rPr>
          <w:sz w:val="26"/>
          <w:szCs w:val="26"/>
        </w:rPr>
        <w:t>BA chia</w:t>
      </w:r>
      <w:r w:rsidRPr="002E6096">
        <w:rPr>
          <w:spacing w:val="1"/>
          <w:sz w:val="26"/>
          <w:szCs w:val="26"/>
        </w:rPr>
        <w:t xml:space="preserve"> </w:t>
      </w:r>
      <w:r w:rsidRPr="002E6096">
        <w:rPr>
          <w:sz w:val="26"/>
          <w:szCs w:val="26"/>
        </w:rPr>
        <w:t>làm</w:t>
      </w:r>
      <w:r w:rsidRPr="002E6096">
        <w:rPr>
          <w:spacing w:val="-3"/>
          <w:sz w:val="26"/>
          <w:szCs w:val="26"/>
        </w:rPr>
        <w:t xml:space="preserve"> </w:t>
      </w:r>
      <w:r w:rsidRPr="002E6096">
        <w:rPr>
          <w:sz w:val="26"/>
          <w:szCs w:val="26"/>
        </w:rPr>
        <w:t>những</w:t>
      </w:r>
      <w:r w:rsidRPr="002E6096">
        <w:rPr>
          <w:spacing w:val="-2"/>
          <w:sz w:val="26"/>
          <w:szCs w:val="26"/>
        </w:rPr>
        <w:t xml:space="preserve"> </w:t>
      </w:r>
      <w:r w:rsidRPr="002E6096">
        <w:rPr>
          <w:sz w:val="26"/>
          <w:szCs w:val="26"/>
        </w:rPr>
        <w:t>giai</w:t>
      </w:r>
      <w:r w:rsidRPr="002E6096">
        <w:rPr>
          <w:spacing w:val="-2"/>
          <w:sz w:val="26"/>
          <w:szCs w:val="26"/>
        </w:rPr>
        <w:t xml:space="preserve"> </w:t>
      </w:r>
      <w:r w:rsidRPr="002E6096">
        <w:rPr>
          <w:sz w:val="26"/>
          <w:szCs w:val="26"/>
        </w:rPr>
        <w:t>đoạn</w:t>
      </w:r>
      <w:r w:rsidRPr="002E6096">
        <w:rPr>
          <w:spacing w:val="-1"/>
          <w:sz w:val="26"/>
          <w:szCs w:val="26"/>
        </w:rPr>
        <w:t xml:space="preserve"> </w:t>
      </w:r>
      <w:r w:rsidRPr="002E6096">
        <w:rPr>
          <w:sz w:val="26"/>
          <w:szCs w:val="26"/>
        </w:rPr>
        <w:t>như</w:t>
      </w:r>
      <w:r w:rsidRPr="002E6096">
        <w:rPr>
          <w:spacing w:val="-1"/>
          <w:sz w:val="26"/>
          <w:szCs w:val="26"/>
        </w:rPr>
        <w:t xml:space="preserve"> </w:t>
      </w:r>
      <w:r w:rsidRPr="002E6096">
        <w:rPr>
          <w:sz w:val="26"/>
          <w:szCs w:val="26"/>
        </w:rPr>
        <w:t>sau:</w:t>
      </w:r>
    </w:p>
    <w:p w14:paraId="187634EA" w14:textId="56A4A441" w:rsidR="00F15007" w:rsidRPr="00F15007" w:rsidRDefault="00F15007" w:rsidP="00F15007">
      <w:pPr>
        <w:spacing w:line="240" w:lineRule="auto"/>
        <w:ind w:left="717" w:firstLine="0"/>
        <w:rPr>
          <w:sz w:val="24"/>
          <w:szCs w:val="24"/>
        </w:rPr>
      </w:pPr>
      <w:r w:rsidRPr="00F15007">
        <w:rPr>
          <w:noProof/>
          <w:color w:val="000000"/>
          <w:bdr w:val="none" w:sz="0" w:space="0" w:color="auto" w:frame="1"/>
        </w:rPr>
        <w:drawing>
          <wp:inline distT="0" distB="0" distL="0" distR="0" wp14:anchorId="3F3CBEF3" wp14:editId="7FAACDC3">
            <wp:extent cx="5402580" cy="533400"/>
            <wp:effectExtent l="0" t="0" r="7620" b="0"/>
            <wp:docPr id="3" name="Picture 3" descr="https://lh3.googleusercontent.com/Pb2feKVjBWJxWf9piiKM-yLr52riO0-7tMDWdBznhH68Q-Wc71Wl3j86zpMYEYq4woWSCinTlDJfDcTWb8RmoRP5FP_XIgzQhRRIPXpA9NFVrGCfZZN5ZhlJZipn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Pb2feKVjBWJxWf9piiKM-yLr52riO0-7tMDWdBznhH68Q-Wc71Wl3j86zpMYEYq4woWSCinTlDJfDcTWb8RmoRP5FP_XIgzQhRRIPXpA9NFVrGCfZZN5ZhlJZipnl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2580" cy="533400"/>
                    </a:xfrm>
                    <a:prstGeom prst="rect">
                      <a:avLst/>
                    </a:prstGeom>
                    <a:noFill/>
                    <a:ln>
                      <a:noFill/>
                    </a:ln>
                  </pic:spPr>
                </pic:pic>
              </a:graphicData>
            </a:graphic>
          </wp:inline>
        </w:drawing>
      </w:r>
    </w:p>
    <w:p w14:paraId="24B1033D" w14:textId="77777777" w:rsidR="00F15007" w:rsidRPr="00F15007" w:rsidRDefault="00F15007" w:rsidP="00C54E05">
      <w:pPr>
        <w:numPr>
          <w:ilvl w:val="0"/>
          <w:numId w:val="26"/>
        </w:numPr>
        <w:spacing w:line="240" w:lineRule="auto"/>
        <w:ind w:left="717"/>
        <w:textAlignment w:val="baseline"/>
        <w:rPr>
          <w:color w:val="000000"/>
        </w:rPr>
      </w:pPr>
      <w:r w:rsidRPr="00F15007">
        <w:rPr>
          <w:color w:val="000000"/>
        </w:rPr>
        <w:t>Hệ thống hóa quy trình hiện tại bằng hình vẽ (WF) sau khi tiếp nhận yêu cầu của người dùng</w:t>
      </w:r>
    </w:p>
    <w:p w14:paraId="35D6100E" w14:textId="77777777" w:rsidR="00F15007" w:rsidRPr="00F15007" w:rsidRDefault="00F15007" w:rsidP="00C54E05">
      <w:pPr>
        <w:numPr>
          <w:ilvl w:val="0"/>
          <w:numId w:val="26"/>
        </w:numPr>
        <w:spacing w:line="240" w:lineRule="auto"/>
        <w:ind w:left="717"/>
        <w:textAlignment w:val="baseline"/>
        <w:rPr>
          <w:color w:val="000000"/>
        </w:rPr>
      </w:pPr>
      <w:r w:rsidRPr="00F15007">
        <w:rPr>
          <w:color w:val="000000"/>
        </w:rPr>
        <w:t>Xác định chính xác nhu cầu và hệ thống những công việc cần làm (US) để làm phục vụ nhu cầu đó</w:t>
      </w:r>
    </w:p>
    <w:p w14:paraId="7032BB34" w14:textId="77777777" w:rsidR="00F15007" w:rsidRPr="00F15007" w:rsidRDefault="00F15007" w:rsidP="00C54E05">
      <w:pPr>
        <w:numPr>
          <w:ilvl w:val="0"/>
          <w:numId w:val="26"/>
        </w:numPr>
        <w:spacing w:before="0" w:after="0" w:line="240" w:lineRule="auto"/>
        <w:ind w:left="717"/>
        <w:textAlignment w:val="baseline"/>
        <w:rPr>
          <w:color w:val="000000"/>
        </w:rPr>
      </w:pPr>
      <w:r w:rsidRPr="00F15007">
        <w:rPr>
          <w:color w:val="000000"/>
        </w:rPr>
        <w:t>Duyệt US với SA và hỗ trợ thiết kế, xây dựng hệ thống database phù hợp</w:t>
      </w:r>
    </w:p>
    <w:p w14:paraId="6544BD17" w14:textId="5CD7B2BD" w:rsidR="00F15007" w:rsidRPr="00F15007" w:rsidRDefault="00F15007" w:rsidP="00C54E05">
      <w:pPr>
        <w:numPr>
          <w:ilvl w:val="0"/>
          <w:numId w:val="26"/>
        </w:numPr>
        <w:spacing w:line="240" w:lineRule="auto"/>
        <w:ind w:left="717"/>
        <w:textAlignment w:val="baseline"/>
        <w:rPr>
          <w:color w:val="000000"/>
        </w:rPr>
      </w:pPr>
      <w:r w:rsidRPr="00F15007">
        <w:rPr>
          <w:color w:val="000000"/>
        </w:rPr>
        <w:t xml:space="preserve">Tài liệu hóa phần mềm bằng FSD trước khi </w:t>
      </w:r>
      <w:r>
        <w:rPr>
          <w:color w:val="000000"/>
        </w:rPr>
        <w:t xml:space="preserve">chuyển giao </w:t>
      </w:r>
      <w:r w:rsidRPr="00F15007">
        <w:rPr>
          <w:color w:val="000000"/>
        </w:rPr>
        <w:t xml:space="preserve">qua </w:t>
      </w:r>
      <w:r>
        <w:rPr>
          <w:color w:val="000000"/>
        </w:rPr>
        <w:t xml:space="preserve">bộ phận </w:t>
      </w:r>
      <w:r w:rsidRPr="00F15007">
        <w:rPr>
          <w:color w:val="000000"/>
        </w:rPr>
        <w:t>lập trình</w:t>
      </w:r>
    </w:p>
    <w:p w14:paraId="1916F74C" w14:textId="479051C7" w:rsidR="00F15007" w:rsidRPr="00F15007" w:rsidRDefault="00F15007" w:rsidP="00C54E05">
      <w:pPr>
        <w:numPr>
          <w:ilvl w:val="0"/>
          <w:numId w:val="26"/>
        </w:numPr>
        <w:spacing w:before="0" w:line="240" w:lineRule="auto"/>
        <w:ind w:left="717"/>
        <w:textAlignment w:val="baseline"/>
        <w:rPr>
          <w:color w:val="000000"/>
        </w:rPr>
      </w:pPr>
      <w:r w:rsidRPr="00F15007">
        <w:rPr>
          <w:color w:val="000000"/>
        </w:rPr>
        <w:t xml:space="preserve">Đặc tả nhu cầu một cách logic, nội dung </w:t>
      </w:r>
      <w:r>
        <w:rPr>
          <w:color w:val="000000"/>
        </w:rPr>
        <w:t xml:space="preserve">bao gồm : </w:t>
      </w:r>
      <w:r w:rsidRPr="00F15007">
        <w:rPr>
          <w:color w:val="000000"/>
        </w:rPr>
        <w:t>Front-end, Back-end và Database (FSD) giúp đội lập trình nắm rõ công việc cần làm</w:t>
      </w:r>
    </w:p>
    <w:p w14:paraId="4647C552" w14:textId="77777777" w:rsidR="00F15007" w:rsidRPr="002E6096" w:rsidRDefault="00F15007" w:rsidP="002E6096">
      <w:pPr>
        <w:pStyle w:val="BodyText"/>
        <w:spacing w:before="89"/>
        <w:ind w:left="666"/>
        <w:rPr>
          <w:sz w:val="26"/>
          <w:szCs w:val="26"/>
        </w:rPr>
      </w:pPr>
    </w:p>
    <w:p w14:paraId="33E79B04" w14:textId="137C933A" w:rsidR="00F15007" w:rsidRPr="00F15007" w:rsidRDefault="00F15007" w:rsidP="00C54E05">
      <w:pPr>
        <w:pStyle w:val="ListParagraph"/>
        <w:widowControl w:val="0"/>
        <w:numPr>
          <w:ilvl w:val="2"/>
          <w:numId w:val="24"/>
        </w:numPr>
        <w:tabs>
          <w:tab w:val="left" w:pos="1387"/>
        </w:tabs>
        <w:autoSpaceDE w:val="0"/>
        <w:autoSpaceDN w:val="0"/>
        <w:spacing w:before="90" w:after="0" w:line="312" w:lineRule="auto"/>
        <w:ind w:right="218"/>
        <w:rPr>
          <w:b/>
          <w:sz w:val="28"/>
          <w:szCs w:val="28"/>
        </w:rPr>
      </w:pPr>
      <w:r w:rsidRPr="00F15007">
        <w:rPr>
          <w:b/>
          <w:sz w:val="28"/>
          <w:szCs w:val="28"/>
        </w:rPr>
        <w:t>K</w:t>
      </w:r>
      <w:r>
        <w:rPr>
          <w:b/>
          <w:sz w:val="28"/>
          <w:szCs w:val="28"/>
        </w:rPr>
        <w:t>ĩ</w:t>
      </w:r>
      <w:r w:rsidRPr="00F15007">
        <w:rPr>
          <w:b/>
          <w:sz w:val="28"/>
          <w:szCs w:val="28"/>
        </w:rPr>
        <w:t xml:space="preserve"> năng</w:t>
      </w:r>
    </w:p>
    <w:p w14:paraId="051857F7" w14:textId="77777777" w:rsidR="00F15007" w:rsidRPr="00F15007" w:rsidRDefault="00F15007" w:rsidP="00F15007">
      <w:pPr>
        <w:pStyle w:val="BodyText"/>
        <w:spacing w:before="90"/>
        <w:ind w:left="666"/>
        <w:rPr>
          <w:sz w:val="26"/>
          <w:szCs w:val="26"/>
        </w:rPr>
      </w:pPr>
      <w:r w:rsidRPr="00F15007">
        <w:rPr>
          <w:sz w:val="26"/>
          <w:szCs w:val="26"/>
        </w:rPr>
        <w:t>Các</w:t>
      </w:r>
      <w:r w:rsidRPr="00F15007">
        <w:rPr>
          <w:spacing w:val="-2"/>
          <w:sz w:val="26"/>
          <w:szCs w:val="26"/>
        </w:rPr>
        <w:t xml:space="preserve"> </w:t>
      </w:r>
      <w:r w:rsidRPr="00F15007">
        <w:rPr>
          <w:sz w:val="26"/>
          <w:szCs w:val="26"/>
        </w:rPr>
        <w:t>kỹ</w:t>
      </w:r>
      <w:r w:rsidRPr="00F15007">
        <w:rPr>
          <w:spacing w:val="-2"/>
          <w:sz w:val="26"/>
          <w:szCs w:val="26"/>
        </w:rPr>
        <w:t xml:space="preserve"> </w:t>
      </w:r>
      <w:r w:rsidRPr="00F15007">
        <w:rPr>
          <w:sz w:val="26"/>
          <w:szCs w:val="26"/>
        </w:rPr>
        <w:t>năng</w:t>
      </w:r>
      <w:r w:rsidRPr="00F15007">
        <w:rPr>
          <w:spacing w:val="-2"/>
          <w:sz w:val="26"/>
          <w:szCs w:val="26"/>
        </w:rPr>
        <w:t xml:space="preserve"> </w:t>
      </w:r>
      <w:r w:rsidRPr="00F15007">
        <w:rPr>
          <w:sz w:val="26"/>
          <w:szCs w:val="26"/>
        </w:rPr>
        <w:t>cần</w:t>
      </w:r>
      <w:r w:rsidRPr="00F15007">
        <w:rPr>
          <w:spacing w:val="-2"/>
          <w:sz w:val="26"/>
          <w:szCs w:val="26"/>
        </w:rPr>
        <w:t xml:space="preserve"> </w:t>
      </w:r>
      <w:r w:rsidRPr="00F15007">
        <w:rPr>
          <w:sz w:val="26"/>
          <w:szCs w:val="26"/>
        </w:rPr>
        <w:t>có</w:t>
      </w:r>
      <w:r w:rsidRPr="00F15007">
        <w:rPr>
          <w:spacing w:val="1"/>
          <w:sz w:val="26"/>
          <w:szCs w:val="26"/>
        </w:rPr>
        <w:t xml:space="preserve"> </w:t>
      </w:r>
      <w:r w:rsidRPr="00F15007">
        <w:rPr>
          <w:sz w:val="26"/>
          <w:szCs w:val="26"/>
        </w:rPr>
        <w:t>khi thực</w:t>
      </w:r>
      <w:r w:rsidRPr="00F15007">
        <w:rPr>
          <w:spacing w:val="-2"/>
          <w:sz w:val="26"/>
          <w:szCs w:val="26"/>
        </w:rPr>
        <w:t xml:space="preserve"> </w:t>
      </w:r>
      <w:r w:rsidRPr="00F15007">
        <w:rPr>
          <w:sz w:val="26"/>
          <w:szCs w:val="26"/>
        </w:rPr>
        <w:t>hiện</w:t>
      </w:r>
      <w:r w:rsidRPr="00F15007">
        <w:rPr>
          <w:spacing w:val="-1"/>
          <w:sz w:val="26"/>
          <w:szCs w:val="26"/>
        </w:rPr>
        <w:t xml:space="preserve"> </w:t>
      </w:r>
      <w:r w:rsidRPr="00F15007">
        <w:rPr>
          <w:sz w:val="26"/>
          <w:szCs w:val="26"/>
        </w:rPr>
        <w:t>BA,</w:t>
      </w:r>
      <w:r w:rsidRPr="00F15007">
        <w:rPr>
          <w:spacing w:val="-1"/>
          <w:sz w:val="26"/>
          <w:szCs w:val="26"/>
        </w:rPr>
        <w:t xml:space="preserve"> </w:t>
      </w:r>
      <w:r w:rsidRPr="00F15007">
        <w:rPr>
          <w:sz w:val="26"/>
          <w:szCs w:val="26"/>
        </w:rPr>
        <w:t>bao gồm:</w:t>
      </w:r>
    </w:p>
    <w:p w14:paraId="11F3526F" w14:textId="77777777" w:rsidR="00F15007" w:rsidRDefault="00F15007" w:rsidP="00C54E05">
      <w:pPr>
        <w:pStyle w:val="ListParagraph"/>
        <w:widowControl w:val="0"/>
        <w:numPr>
          <w:ilvl w:val="0"/>
          <w:numId w:val="25"/>
        </w:numPr>
        <w:tabs>
          <w:tab w:val="left" w:pos="1094"/>
        </w:tabs>
        <w:autoSpaceDE w:val="0"/>
        <w:autoSpaceDN w:val="0"/>
        <w:spacing w:before="210" w:after="0" w:line="309" w:lineRule="auto"/>
        <w:ind w:right="216"/>
        <w:contextualSpacing w:val="0"/>
      </w:pPr>
      <w:r>
        <w:t>Kỹ năng giao tiếp: Ngoài việc làm việc với khách hàng để lấy yêu cầu, BA còn</w:t>
      </w:r>
      <w:r>
        <w:rPr>
          <w:spacing w:val="1"/>
        </w:rPr>
        <w:t xml:space="preserve"> </w:t>
      </w:r>
      <w:r>
        <w:t>truyền</w:t>
      </w:r>
      <w:r>
        <w:rPr>
          <w:spacing w:val="-5"/>
        </w:rPr>
        <w:t xml:space="preserve"> </w:t>
      </w:r>
      <w:r>
        <w:t>đạt</w:t>
      </w:r>
      <w:r>
        <w:rPr>
          <w:spacing w:val="-4"/>
        </w:rPr>
        <w:t xml:space="preserve"> </w:t>
      </w:r>
      <w:r>
        <w:t>các</w:t>
      </w:r>
      <w:r>
        <w:rPr>
          <w:spacing w:val="-5"/>
        </w:rPr>
        <w:t xml:space="preserve"> </w:t>
      </w:r>
      <w:r>
        <w:t>yêu</w:t>
      </w:r>
      <w:r>
        <w:rPr>
          <w:spacing w:val="-4"/>
        </w:rPr>
        <w:t xml:space="preserve"> </w:t>
      </w:r>
      <w:r>
        <w:t>cầu</w:t>
      </w:r>
      <w:r>
        <w:rPr>
          <w:spacing w:val="-3"/>
        </w:rPr>
        <w:t xml:space="preserve"> </w:t>
      </w:r>
      <w:r>
        <w:t>đó</w:t>
      </w:r>
      <w:r>
        <w:rPr>
          <w:spacing w:val="-4"/>
        </w:rPr>
        <w:t xml:space="preserve"> </w:t>
      </w:r>
      <w:r>
        <w:t>lại</w:t>
      </w:r>
      <w:r>
        <w:rPr>
          <w:spacing w:val="-5"/>
        </w:rPr>
        <w:t xml:space="preserve"> </w:t>
      </w:r>
      <w:r>
        <w:t>cho</w:t>
      </w:r>
      <w:r>
        <w:rPr>
          <w:spacing w:val="-4"/>
        </w:rPr>
        <w:t xml:space="preserve"> </w:t>
      </w:r>
      <w:r>
        <w:t>team</w:t>
      </w:r>
      <w:r>
        <w:rPr>
          <w:spacing w:val="-5"/>
        </w:rPr>
        <w:t xml:space="preserve"> </w:t>
      </w:r>
      <w:r>
        <w:t>dự</w:t>
      </w:r>
      <w:r>
        <w:rPr>
          <w:spacing w:val="-3"/>
        </w:rPr>
        <w:t xml:space="preserve"> </w:t>
      </w:r>
      <w:r>
        <w:t>án</w:t>
      </w:r>
      <w:r>
        <w:rPr>
          <w:spacing w:val="-5"/>
        </w:rPr>
        <w:t xml:space="preserve"> </w:t>
      </w:r>
      <w:r>
        <w:t>của</w:t>
      </w:r>
      <w:r>
        <w:rPr>
          <w:spacing w:val="-4"/>
        </w:rPr>
        <w:t xml:space="preserve"> </w:t>
      </w:r>
      <w:r>
        <w:t>mình.</w:t>
      </w:r>
      <w:r>
        <w:rPr>
          <w:spacing w:val="-5"/>
        </w:rPr>
        <w:t xml:space="preserve"> </w:t>
      </w:r>
      <w:r>
        <w:t>Vì</w:t>
      </w:r>
      <w:r>
        <w:rPr>
          <w:spacing w:val="-4"/>
        </w:rPr>
        <w:t xml:space="preserve"> </w:t>
      </w:r>
      <w:r>
        <w:t>vậy</w:t>
      </w:r>
      <w:r>
        <w:rPr>
          <w:spacing w:val="-5"/>
        </w:rPr>
        <w:t xml:space="preserve"> </w:t>
      </w:r>
      <w:r>
        <w:t>giao</w:t>
      </w:r>
      <w:r>
        <w:rPr>
          <w:spacing w:val="-4"/>
        </w:rPr>
        <w:t xml:space="preserve"> </w:t>
      </w:r>
      <w:r>
        <w:t>tiếp</w:t>
      </w:r>
      <w:r>
        <w:rPr>
          <w:spacing w:val="-5"/>
        </w:rPr>
        <w:t xml:space="preserve"> </w:t>
      </w:r>
      <w:r>
        <w:t>được</w:t>
      </w:r>
      <w:r>
        <w:rPr>
          <w:spacing w:val="-4"/>
        </w:rPr>
        <w:t xml:space="preserve"> </w:t>
      </w:r>
      <w:r>
        <w:t>coi</w:t>
      </w:r>
      <w:r>
        <w:rPr>
          <w:spacing w:val="-63"/>
        </w:rPr>
        <w:t xml:space="preserve"> </w:t>
      </w:r>
      <w:r>
        <w:t>là</w:t>
      </w:r>
      <w:r>
        <w:rPr>
          <w:spacing w:val="-2"/>
        </w:rPr>
        <w:t xml:space="preserve"> </w:t>
      </w:r>
      <w:r>
        <w:t>một</w:t>
      </w:r>
      <w:r>
        <w:rPr>
          <w:spacing w:val="-1"/>
        </w:rPr>
        <w:t xml:space="preserve"> </w:t>
      </w:r>
      <w:r>
        <w:t>trong</w:t>
      </w:r>
      <w:r>
        <w:rPr>
          <w:spacing w:val="-1"/>
        </w:rPr>
        <w:t xml:space="preserve"> </w:t>
      </w:r>
      <w:r>
        <w:t>những</w:t>
      </w:r>
      <w:r>
        <w:rPr>
          <w:spacing w:val="-1"/>
        </w:rPr>
        <w:t xml:space="preserve"> </w:t>
      </w:r>
      <w:r>
        <w:t>kỹ</w:t>
      </w:r>
      <w:r>
        <w:rPr>
          <w:spacing w:val="2"/>
        </w:rPr>
        <w:t xml:space="preserve"> </w:t>
      </w:r>
      <w:r>
        <w:t>năng</w:t>
      </w:r>
      <w:r>
        <w:rPr>
          <w:spacing w:val="-2"/>
        </w:rPr>
        <w:t xml:space="preserve"> </w:t>
      </w:r>
      <w:r>
        <w:t>quan</w:t>
      </w:r>
      <w:r>
        <w:rPr>
          <w:spacing w:val="-1"/>
        </w:rPr>
        <w:t xml:space="preserve"> </w:t>
      </w:r>
      <w:r>
        <w:t>trọng</w:t>
      </w:r>
      <w:r>
        <w:rPr>
          <w:spacing w:val="-1"/>
        </w:rPr>
        <w:t xml:space="preserve"> </w:t>
      </w:r>
      <w:r>
        <w:t>của</w:t>
      </w:r>
      <w:r>
        <w:rPr>
          <w:spacing w:val="2"/>
        </w:rPr>
        <w:t xml:space="preserve"> </w:t>
      </w:r>
      <w:r>
        <w:t>một</w:t>
      </w:r>
      <w:r>
        <w:rPr>
          <w:spacing w:val="-1"/>
        </w:rPr>
        <w:t xml:space="preserve"> </w:t>
      </w:r>
      <w:r>
        <w:t>BA.</w:t>
      </w:r>
    </w:p>
    <w:p w14:paraId="3EAE2C8A" w14:textId="77777777" w:rsidR="00F15007" w:rsidRDefault="00F15007" w:rsidP="00C54E05">
      <w:pPr>
        <w:pStyle w:val="ListParagraph"/>
        <w:widowControl w:val="0"/>
        <w:numPr>
          <w:ilvl w:val="0"/>
          <w:numId w:val="25"/>
        </w:numPr>
        <w:tabs>
          <w:tab w:val="left" w:pos="1094"/>
        </w:tabs>
        <w:autoSpaceDE w:val="0"/>
        <w:autoSpaceDN w:val="0"/>
        <w:spacing w:before="4" w:after="0" w:line="309" w:lineRule="auto"/>
        <w:ind w:right="218"/>
        <w:contextualSpacing w:val="0"/>
      </w:pPr>
      <w:r>
        <w:t>Kỹ năng công nghệ: Để xác định các giải pháp kinh doanh, một BA nên biết</w:t>
      </w:r>
      <w:r>
        <w:rPr>
          <w:spacing w:val="1"/>
        </w:rPr>
        <w:t xml:space="preserve"> </w:t>
      </w:r>
      <w:r>
        <w:t>những gì các ứng dụng công nghệ đang được sử dụng, hiểu được cách vận hành,</w:t>
      </w:r>
      <w:r>
        <w:rPr>
          <w:spacing w:val="-63"/>
        </w:rPr>
        <w:t xml:space="preserve"> </w:t>
      </w:r>
      <w:r>
        <w:t>hoạt</w:t>
      </w:r>
      <w:r>
        <w:rPr>
          <w:spacing w:val="-2"/>
        </w:rPr>
        <w:t xml:space="preserve"> </w:t>
      </w:r>
      <w:r>
        <w:t>động</w:t>
      </w:r>
      <w:r>
        <w:rPr>
          <w:spacing w:val="1"/>
        </w:rPr>
        <w:t xml:space="preserve"> </w:t>
      </w:r>
      <w:r>
        <w:t>để</w:t>
      </w:r>
      <w:r>
        <w:rPr>
          <w:spacing w:val="-1"/>
        </w:rPr>
        <w:t xml:space="preserve"> </w:t>
      </w:r>
      <w:r>
        <w:t>đưa</w:t>
      </w:r>
      <w:r>
        <w:rPr>
          <w:spacing w:val="-1"/>
        </w:rPr>
        <w:t xml:space="preserve"> </w:t>
      </w:r>
      <w:r>
        <w:t>ra</w:t>
      </w:r>
      <w:r>
        <w:rPr>
          <w:spacing w:val="-2"/>
        </w:rPr>
        <w:t xml:space="preserve"> </w:t>
      </w:r>
      <w:r>
        <w:t>những</w:t>
      </w:r>
      <w:r>
        <w:rPr>
          <w:spacing w:val="-1"/>
        </w:rPr>
        <w:t xml:space="preserve"> </w:t>
      </w:r>
      <w:r>
        <w:t>đề</w:t>
      </w:r>
      <w:r>
        <w:rPr>
          <w:spacing w:val="-1"/>
        </w:rPr>
        <w:t xml:space="preserve"> </w:t>
      </w:r>
      <w:r>
        <w:t>xuất,</w:t>
      </w:r>
      <w:r>
        <w:rPr>
          <w:spacing w:val="-1"/>
        </w:rPr>
        <w:t xml:space="preserve"> </w:t>
      </w:r>
      <w:r>
        <w:t>giải</w:t>
      </w:r>
      <w:r>
        <w:rPr>
          <w:spacing w:val="-1"/>
        </w:rPr>
        <w:t xml:space="preserve"> </w:t>
      </w:r>
      <w:r>
        <w:t>pháp.</w:t>
      </w:r>
    </w:p>
    <w:p w14:paraId="3AEF7729" w14:textId="77777777" w:rsidR="00F15007" w:rsidRDefault="00F15007" w:rsidP="00C54E05">
      <w:pPr>
        <w:pStyle w:val="ListParagraph"/>
        <w:widowControl w:val="0"/>
        <w:numPr>
          <w:ilvl w:val="0"/>
          <w:numId w:val="25"/>
        </w:numPr>
        <w:tabs>
          <w:tab w:val="left" w:pos="1094"/>
        </w:tabs>
        <w:autoSpaceDE w:val="0"/>
        <w:autoSpaceDN w:val="0"/>
        <w:spacing w:before="1" w:after="0" w:line="312" w:lineRule="auto"/>
        <w:ind w:right="213"/>
        <w:contextualSpacing w:val="0"/>
      </w:pPr>
      <w:r>
        <w:t>Kỹ năng phân tích: Phân tích giúp xác định đúng và rõ ràng yêu cầu của khách</w:t>
      </w:r>
      <w:r>
        <w:rPr>
          <w:spacing w:val="1"/>
        </w:rPr>
        <w:t xml:space="preserve"> </w:t>
      </w:r>
      <w:r>
        <w:t>hàng. Giúp BA có một cái nhìn tổng quan về hệ thống. Mặc khác, công việc của</w:t>
      </w:r>
      <w:r>
        <w:rPr>
          <w:spacing w:val="-62"/>
        </w:rPr>
        <w:t xml:space="preserve">   </w:t>
      </w:r>
      <w:r>
        <w:t>BA</w:t>
      </w:r>
      <w:r>
        <w:rPr>
          <w:spacing w:val="-8"/>
        </w:rPr>
        <w:t xml:space="preserve"> </w:t>
      </w:r>
      <w:r>
        <w:t>đôi</w:t>
      </w:r>
      <w:r>
        <w:rPr>
          <w:spacing w:val="-7"/>
        </w:rPr>
        <w:t xml:space="preserve"> </w:t>
      </w:r>
      <w:r>
        <w:t>lúc</w:t>
      </w:r>
      <w:r>
        <w:rPr>
          <w:spacing w:val="-6"/>
        </w:rPr>
        <w:t xml:space="preserve"> </w:t>
      </w:r>
      <w:r>
        <w:t>phải</w:t>
      </w:r>
      <w:r>
        <w:rPr>
          <w:spacing w:val="-7"/>
        </w:rPr>
        <w:t xml:space="preserve"> </w:t>
      </w:r>
      <w:r>
        <w:t>phân</w:t>
      </w:r>
      <w:r>
        <w:rPr>
          <w:spacing w:val="-6"/>
        </w:rPr>
        <w:t xml:space="preserve"> </w:t>
      </w:r>
      <w:r>
        <w:t>tích</w:t>
      </w:r>
      <w:r>
        <w:rPr>
          <w:spacing w:val="-6"/>
        </w:rPr>
        <w:t xml:space="preserve"> </w:t>
      </w:r>
      <w:r>
        <w:t>số</w:t>
      </w:r>
      <w:r>
        <w:rPr>
          <w:spacing w:val="-6"/>
        </w:rPr>
        <w:t xml:space="preserve"> </w:t>
      </w:r>
      <w:r>
        <w:t>liệu,</w:t>
      </w:r>
      <w:r>
        <w:rPr>
          <w:spacing w:val="-7"/>
        </w:rPr>
        <w:t xml:space="preserve"> </w:t>
      </w:r>
      <w:r>
        <w:t>tài</w:t>
      </w:r>
      <w:r>
        <w:rPr>
          <w:spacing w:val="-8"/>
        </w:rPr>
        <w:t xml:space="preserve"> </w:t>
      </w:r>
      <w:r>
        <w:t>liệu,</w:t>
      </w:r>
      <w:r>
        <w:rPr>
          <w:spacing w:val="-7"/>
        </w:rPr>
        <w:t xml:space="preserve"> </w:t>
      </w:r>
      <w:r>
        <w:t>các</w:t>
      </w:r>
      <w:r>
        <w:rPr>
          <w:spacing w:val="-6"/>
        </w:rPr>
        <w:t xml:space="preserve"> </w:t>
      </w:r>
      <w:r>
        <w:t>kết</w:t>
      </w:r>
      <w:r>
        <w:rPr>
          <w:spacing w:val="-7"/>
        </w:rPr>
        <w:t xml:space="preserve"> </w:t>
      </w:r>
      <w:r>
        <w:t>quả</w:t>
      </w:r>
      <w:r>
        <w:rPr>
          <w:spacing w:val="-6"/>
        </w:rPr>
        <w:t xml:space="preserve"> </w:t>
      </w:r>
      <w:r>
        <w:t>khảo</w:t>
      </w:r>
      <w:r>
        <w:rPr>
          <w:spacing w:val="-7"/>
        </w:rPr>
        <w:t xml:space="preserve"> </w:t>
      </w:r>
      <w:r>
        <w:t>sát</w:t>
      </w:r>
      <w:r>
        <w:rPr>
          <w:spacing w:val="-6"/>
        </w:rPr>
        <w:t xml:space="preserve"> </w:t>
      </w:r>
      <w:r>
        <w:t>với</w:t>
      </w:r>
      <w:r>
        <w:rPr>
          <w:spacing w:val="-7"/>
        </w:rPr>
        <w:t xml:space="preserve"> </w:t>
      </w:r>
      <w:r>
        <w:t>người</w:t>
      </w:r>
      <w:r>
        <w:rPr>
          <w:spacing w:val="-8"/>
        </w:rPr>
        <w:t xml:space="preserve"> </w:t>
      </w:r>
      <w:r>
        <w:t>sử</w:t>
      </w:r>
      <w:r>
        <w:rPr>
          <w:spacing w:val="-5"/>
        </w:rPr>
        <w:t xml:space="preserve"> </w:t>
      </w:r>
      <w:r>
        <w:t>dụng</w:t>
      </w:r>
      <w:r>
        <w:rPr>
          <w:spacing w:val="-62"/>
        </w:rPr>
        <w:t xml:space="preserve"> </w:t>
      </w:r>
      <w:r>
        <w:t>đầu tiên và quy trình làm việc để xác định quá trình xử lý để khắc phục vấn đề</w:t>
      </w:r>
      <w:r>
        <w:rPr>
          <w:spacing w:val="1"/>
        </w:rPr>
        <w:t xml:space="preserve"> </w:t>
      </w:r>
      <w:r>
        <w:t>kinh</w:t>
      </w:r>
      <w:r>
        <w:rPr>
          <w:spacing w:val="-2"/>
        </w:rPr>
        <w:t xml:space="preserve"> </w:t>
      </w:r>
      <w:r>
        <w:t>doanh</w:t>
      </w:r>
    </w:p>
    <w:p w14:paraId="0FBB2F3F" w14:textId="77777777" w:rsidR="00F15007" w:rsidRPr="007E5B97" w:rsidRDefault="00F15007" w:rsidP="00C54E05">
      <w:pPr>
        <w:pStyle w:val="ListParagraph"/>
        <w:widowControl w:val="0"/>
        <w:numPr>
          <w:ilvl w:val="0"/>
          <w:numId w:val="25"/>
        </w:numPr>
        <w:tabs>
          <w:tab w:val="left" w:pos="1094"/>
        </w:tabs>
        <w:autoSpaceDE w:val="0"/>
        <w:autoSpaceDN w:val="0"/>
        <w:spacing w:before="0" w:after="0" w:line="309" w:lineRule="auto"/>
        <w:ind w:right="215"/>
        <w:contextualSpacing w:val="0"/>
      </w:pPr>
      <w:r>
        <w:t>Kỹ</w:t>
      </w:r>
      <w:r>
        <w:rPr>
          <w:spacing w:val="-10"/>
        </w:rPr>
        <w:t xml:space="preserve"> </w:t>
      </w:r>
      <w:r>
        <w:t>năng</w:t>
      </w:r>
      <w:r>
        <w:rPr>
          <w:spacing w:val="-9"/>
        </w:rPr>
        <w:t xml:space="preserve"> </w:t>
      </w:r>
      <w:r>
        <w:t>xử</w:t>
      </w:r>
      <w:r>
        <w:rPr>
          <w:spacing w:val="-8"/>
        </w:rPr>
        <w:t xml:space="preserve"> </w:t>
      </w:r>
      <w:r>
        <w:t>lý</w:t>
      </w:r>
      <w:r>
        <w:rPr>
          <w:spacing w:val="-10"/>
        </w:rPr>
        <w:t xml:space="preserve"> </w:t>
      </w:r>
      <w:r>
        <w:t>vấn</w:t>
      </w:r>
      <w:r>
        <w:rPr>
          <w:spacing w:val="-9"/>
        </w:rPr>
        <w:t xml:space="preserve"> </w:t>
      </w:r>
      <w:r>
        <w:t>đề:</w:t>
      </w:r>
      <w:r>
        <w:rPr>
          <w:spacing w:val="-9"/>
        </w:rPr>
        <w:t xml:space="preserve"> </w:t>
      </w:r>
      <w:r>
        <w:t>Trong</w:t>
      </w:r>
      <w:r>
        <w:rPr>
          <w:spacing w:val="-10"/>
        </w:rPr>
        <w:t xml:space="preserve"> </w:t>
      </w:r>
      <w:r>
        <w:t>quá</w:t>
      </w:r>
      <w:r>
        <w:rPr>
          <w:spacing w:val="-9"/>
        </w:rPr>
        <w:t xml:space="preserve"> </w:t>
      </w:r>
      <w:r>
        <w:t>trình</w:t>
      </w:r>
      <w:r>
        <w:rPr>
          <w:spacing w:val="-9"/>
        </w:rPr>
        <w:t xml:space="preserve"> </w:t>
      </w:r>
      <w:r>
        <w:t>làm</w:t>
      </w:r>
      <w:r>
        <w:rPr>
          <w:spacing w:val="-10"/>
        </w:rPr>
        <w:t xml:space="preserve"> </w:t>
      </w:r>
      <w:r>
        <w:t>việc,</w:t>
      </w:r>
      <w:r>
        <w:rPr>
          <w:spacing w:val="-9"/>
        </w:rPr>
        <w:t xml:space="preserve"> </w:t>
      </w:r>
      <w:r>
        <w:t>BA</w:t>
      </w:r>
      <w:r>
        <w:rPr>
          <w:spacing w:val="-9"/>
        </w:rPr>
        <w:t xml:space="preserve"> </w:t>
      </w:r>
      <w:r>
        <w:t>thường</w:t>
      </w:r>
      <w:r>
        <w:rPr>
          <w:spacing w:val="-10"/>
        </w:rPr>
        <w:t xml:space="preserve"> </w:t>
      </w:r>
      <w:r>
        <w:t>gặp</w:t>
      </w:r>
      <w:r>
        <w:rPr>
          <w:spacing w:val="-9"/>
        </w:rPr>
        <w:t xml:space="preserve"> </w:t>
      </w:r>
      <w:r>
        <w:t>rất</w:t>
      </w:r>
      <w:r>
        <w:rPr>
          <w:spacing w:val="-9"/>
        </w:rPr>
        <w:t xml:space="preserve"> </w:t>
      </w:r>
      <w:r>
        <w:t>nhiều</w:t>
      </w:r>
      <w:r>
        <w:rPr>
          <w:spacing w:val="-9"/>
        </w:rPr>
        <w:t xml:space="preserve"> </w:t>
      </w:r>
      <w:r>
        <w:t>sự</w:t>
      </w:r>
      <w:r>
        <w:rPr>
          <w:spacing w:val="-9"/>
        </w:rPr>
        <w:t xml:space="preserve"> </w:t>
      </w:r>
      <w:r>
        <w:t>thay</w:t>
      </w:r>
      <w:r>
        <w:rPr>
          <w:spacing w:val="-62"/>
        </w:rPr>
        <w:t xml:space="preserve"> </w:t>
      </w:r>
      <w:r>
        <w:t>đổi</w:t>
      </w:r>
      <w:r>
        <w:rPr>
          <w:spacing w:val="-14"/>
        </w:rPr>
        <w:t xml:space="preserve"> </w:t>
      </w:r>
      <w:r>
        <w:t>và</w:t>
      </w:r>
      <w:r>
        <w:rPr>
          <w:spacing w:val="-13"/>
        </w:rPr>
        <w:t xml:space="preserve"> </w:t>
      </w:r>
      <w:r>
        <w:t>không</w:t>
      </w:r>
      <w:r>
        <w:rPr>
          <w:spacing w:val="-14"/>
        </w:rPr>
        <w:t xml:space="preserve"> </w:t>
      </w:r>
      <w:r>
        <w:t>có</w:t>
      </w:r>
      <w:r>
        <w:rPr>
          <w:spacing w:val="-13"/>
        </w:rPr>
        <w:t xml:space="preserve"> </w:t>
      </w:r>
      <w:r>
        <w:t>gì</w:t>
      </w:r>
      <w:r>
        <w:rPr>
          <w:spacing w:val="-13"/>
        </w:rPr>
        <w:t xml:space="preserve"> </w:t>
      </w:r>
      <w:r>
        <w:t>là</w:t>
      </w:r>
      <w:r>
        <w:rPr>
          <w:spacing w:val="-14"/>
        </w:rPr>
        <w:t xml:space="preserve"> </w:t>
      </w:r>
      <w:r>
        <w:t>chắc</w:t>
      </w:r>
      <w:r>
        <w:rPr>
          <w:spacing w:val="-13"/>
        </w:rPr>
        <w:t xml:space="preserve"> </w:t>
      </w:r>
      <w:r>
        <w:t>chắn.</w:t>
      </w:r>
      <w:r>
        <w:rPr>
          <w:spacing w:val="-13"/>
        </w:rPr>
        <w:t xml:space="preserve"> </w:t>
      </w:r>
      <w:r>
        <w:t>Do</w:t>
      </w:r>
      <w:r>
        <w:rPr>
          <w:spacing w:val="-11"/>
        </w:rPr>
        <w:t xml:space="preserve"> </w:t>
      </w:r>
      <w:r>
        <w:t>đó</w:t>
      </w:r>
      <w:r>
        <w:rPr>
          <w:spacing w:val="-13"/>
        </w:rPr>
        <w:t xml:space="preserve"> </w:t>
      </w:r>
      <w:r>
        <w:t>việc</w:t>
      </w:r>
      <w:r>
        <w:rPr>
          <w:spacing w:val="-14"/>
        </w:rPr>
        <w:t xml:space="preserve"> </w:t>
      </w:r>
      <w:r>
        <w:t>tìm</w:t>
      </w:r>
      <w:r>
        <w:rPr>
          <w:spacing w:val="-10"/>
        </w:rPr>
        <w:t xml:space="preserve"> </w:t>
      </w:r>
      <w:r>
        <w:t>ra</w:t>
      </w:r>
      <w:r>
        <w:rPr>
          <w:spacing w:val="-13"/>
        </w:rPr>
        <w:t xml:space="preserve"> </w:t>
      </w:r>
      <w:r>
        <w:t>cách</w:t>
      </w:r>
      <w:r>
        <w:rPr>
          <w:spacing w:val="-13"/>
        </w:rPr>
        <w:t xml:space="preserve"> </w:t>
      </w:r>
      <w:r>
        <w:t>để</w:t>
      </w:r>
      <w:r>
        <w:rPr>
          <w:spacing w:val="-13"/>
        </w:rPr>
        <w:t xml:space="preserve"> </w:t>
      </w:r>
      <w:r>
        <w:t>nhanh</w:t>
      </w:r>
      <w:r>
        <w:rPr>
          <w:spacing w:val="-13"/>
        </w:rPr>
        <w:t xml:space="preserve"> </w:t>
      </w:r>
      <w:r>
        <w:t>chóng</w:t>
      </w:r>
      <w:r>
        <w:rPr>
          <w:spacing w:val="-14"/>
        </w:rPr>
        <w:t xml:space="preserve"> </w:t>
      </w:r>
      <w:r>
        <w:t>giải</w:t>
      </w:r>
      <w:r>
        <w:rPr>
          <w:spacing w:val="-13"/>
        </w:rPr>
        <w:t xml:space="preserve"> </w:t>
      </w:r>
      <w:r>
        <w:t>quyết</w:t>
      </w:r>
      <w:r>
        <w:rPr>
          <w:spacing w:val="-63"/>
        </w:rPr>
        <w:t xml:space="preserve"> </w:t>
      </w:r>
      <w:r>
        <w:t>vấn</w:t>
      </w:r>
      <w:r>
        <w:rPr>
          <w:spacing w:val="-8"/>
        </w:rPr>
        <w:t xml:space="preserve"> </w:t>
      </w:r>
      <w:r>
        <w:t>đề</w:t>
      </w:r>
      <w:r>
        <w:rPr>
          <w:spacing w:val="-6"/>
        </w:rPr>
        <w:t xml:space="preserve"> </w:t>
      </w:r>
      <w:r>
        <w:t>và</w:t>
      </w:r>
      <w:r>
        <w:rPr>
          <w:spacing w:val="-6"/>
        </w:rPr>
        <w:t xml:space="preserve"> </w:t>
      </w:r>
      <w:r>
        <w:t>tiến</w:t>
      </w:r>
      <w:r>
        <w:rPr>
          <w:spacing w:val="-7"/>
        </w:rPr>
        <w:t xml:space="preserve"> </w:t>
      </w:r>
      <w:r>
        <w:t>tới</w:t>
      </w:r>
      <w:r>
        <w:rPr>
          <w:spacing w:val="-7"/>
        </w:rPr>
        <w:t xml:space="preserve"> </w:t>
      </w:r>
      <w:r>
        <w:t>hoàn</w:t>
      </w:r>
      <w:r>
        <w:rPr>
          <w:spacing w:val="-4"/>
        </w:rPr>
        <w:t xml:space="preserve"> </w:t>
      </w:r>
      <w:r>
        <w:t>thành</w:t>
      </w:r>
      <w:r>
        <w:rPr>
          <w:spacing w:val="-6"/>
        </w:rPr>
        <w:t xml:space="preserve"> </w:t>
      </w:r>
      <w:r>
        <w:t>dự</w:t>
      </w:r>
      <w:r>
        <w:rPr>
          <w:spacing w:val="-5"/>
        </w:rPr>
        <w:t xml:space="preserve"> </w:t>
      </w:r>
      <w:r>
        <w:t>án</w:t>
      </w:r>
      <w:r>
        <w:rPr>
          <w:spacing w:val="-6"/>
        </w:rPr>
        <w:t xml:space="preserve"> </w:t>
      </w:r>
      <w:r>
        <w:t>một</w:t>
      </w:r>
      <w:r>
        <w:rPr>
          <w:spacing w:val="-7"/>
        </w:rPr>
        <w:t xml:space="preserve"> </w:t>
      </w:r>
      <w:r>
        <w:t>cách</w:t>
      </w:r>
      <w:r>
        <w:rPr>
          <w:spacing w:val="-6"/>
        </w:rPr>
        <w:t xml:space="preserve"> </w:t>
      </w:r>
      <w:r>
        <w:t>thành</w:t>
      </w:r>
      <w:r>
        <w:rPr>
          <w:spacing w:val="-6"/>
        </w:rPr>
        <w:t xml:space="preserve"> </w:t>
      </w:r>
      <w:r>
        <w:t>công</w:t>
      </w:r>
      <w:r>
        <w:rPr>
          <w:spacing w:val="-6"/>
        </w:rPr>
        <w:t xml:space="preserve"> </w:t>
      </w:r>
      <w:r>
        <w:t>là</w:t>
      </w:r>
      <w:r>
        <w:rPr>
          <w:spacing w:val="-7"/>
        </w:rPr>
        <w:t xml:space="preserve"> </w:t>
      </w:r>
      <w:r>
        <w:t>một</w:t>
      </w:r>
      <w:r>
        <w:rPr>
          <w:spacing w:val="-7"/>
        </w:rPr>
        <w:t xml:space="preserve"> </w:t>
      </w:r>
      <w:r>
        <w:t>trong</w:t>
      </w:r>
      <w:r>
        <w:rPr>
          <w:spacing w:val="-4"/>
        </w:rPr>
        <w:t xml:space="preserve"> </w:t>
      </w:r>
      <w:r>
        <w:t>những</w:t>
      </w:r>
      <w:r>
        <w:rPr>
          <w:spacing w:val="-7"/>
        </w:rPr>
        <w:t xml:space="preserve"> </w:t>
      </w:r>
      <w:r>
        <w:t>điều</w:t>
      </w:r>
      <w:r>
        <w:rPr>
          <w:spacing w:val="-62"/>
        </w:rPr>
        <w:t xml:space="preserve"> </w:t>
      </w:r>
      <w:r>
        <w:t>quan</w:t>
      </w:r>
      <w:r>
        <w:rPr>
          <w:spacing w:val="-2"/>
        </w:rPr>
        <w:t xml:space="preserve"> </w:t>
      </w:r>
      <w:r>
        <w:t>trọng</w:t>
      </w:r>
      <w:r>
        <w:rPr>
          <w:spacing w:val="1"/>
        </w:rPr>
        <w:t xml:space="preserve"> </w:t>
      </w:r>
      <w:r>
        <w:t>của một</w:t>
      </w:r>
      <w:r>
        <w:rPr>
          <w:spacing w:val="1"/>
        </w:rPr>
        <w:t xml:space="preserve"> </w:t>
      </w:r>
      <w:r>
        <w:t>BA.</w:t>
      </w:r>
    </w:p>
    <w:p w14:paraId="1B104514" w14:textId="77777777" w:rsidR="00F15007" w:rsidRDefault="00F15007" w:rsidP="00C54E05">
      <w:pPr>
        <w:pStyle w:val="ListParagraph"/>
        <w:widowControl w:val="0"/>
        <w:numPr>
          <w:ilvl w:val="0"/>
          <w:numId w:val="25"/>
        </w:numPr>
        <w:tabs>
          <w:tab w:val="left" w:pos="1094"/>
        </w:tabs>
        <w:autoSpaceDE w:val="0"/>
        <w:autoSpaceDN w:val="0"/>
        <w:spacing w:before="82" w:after="0" w:line="309" w:lineRule="auto"/>
        <w:ind w:right="215"/>
        <w:contextualSpacing w:val="0"/>
      </w:pPr>
      <w:r>
        <w:lastRenderedPageBreak/>
        <w:t>Kỹ năng ra quyết định: Đây là kỹ năng quan trọng khác của một người BA. Một</w:t>
      </w:r>
      <w:r>
        <w:rPr>
          <w:spacing w:val="-62"/>
        </w:rPr>
        <w:t xml:space="preserve">    </w:t>
      </w:r>
      <w:r>
        <w:t>BA</w:t>
      </w:r>
      <w:r>
        <w:rPr>
          <w:spacing w:val="-11"/>
        </w:rPr>
        <w:t xml:space="preserve"> </w:t>
      </w:r>
      <w:r>
        <w:t>nên</w:t>
      </w:r>
      <w:r>
        <w:rPr>
          <w:spacing w:val="-11"/>
        </w:rPr>
        <w:t xml:space="preserve"> </w:t>
      </w:r>
      <w:r>
        <w:t>có</w:t>
      </w:r>
      <w:r>
        <w:rPr>
          <w:spacing w:val="-9"/>
        </w:rPr>
        <w:t xml:space="preserve"> </w:t>
      </w:r>
      <w:r>
        <w:t>khả</w:t>
      </w:r>
      <w:r>
        <w:rPr>
          <w:spacing w:val="-10"/>
        </w:rPr>
        <w:t xml:space="preserve"> </w:t>
      </w:r>
      <w:r>
        <w:t>năng</w:t>
      </w:r>
      <w:r>
        <w:rPr>
          <w:spacing w:val="-11"/>
        </w:rPr>
        <w:t xml:space="preserve"> </w:t>
      </w:r>
      <w:r>
        <w:t>đánh</w:t>
      </w:r>
      <w:r>
        <w:rPr>
          <w:spacing w:val="-11"/>
        </w:rPr>
        <w:t xml:space="preserve"> </w:t>
      </w:r>
      <w:r>
        <w:t>giá</w:t>
      </w:r>
      <w:r>
        <w:rPr>
          <w:spacing w:val="-10"/>
        </w:rPr>
        <w:t xml:space="preserve"> </w:t>
      </w:r>
      <w:r>
        <w:t>tình</w:t>
      </w:r>
      <w:r>
        <w:rPr>
          <w:spacing w:val="-9"/>
        </w:rPr>
        <w:t xml:space="preserve"> </w:t>
      </w:r>
      <w:r>
        <w:t>hình</w:t>
      </w:r>
      <w:r>
        <w:rPr>
          <w:spacing w:val="-11"/>
        </w:rPr>
        <w:t xml:space="preserve"> </w:t>
      </w:r>
      <w:r>
        <w:t>tốt,</w:t>
      </w:r>
      <w:r>
        <w:rPr>
          <w:spacing w:val="-10"/>
        </w:rPr>
        <w:t xml:space="preserve"> </w:t>
      </w:r>
      <w:r>
        <w:t>tiếp</w:t>
      </w:r>
      <w:r>
        <w:rPr>
          <w:spacing w:val="-9"/>
        </w:rPr>
        <w:t xml:space="preserve"> </w:t>
      </w:r>
      <w:r>
        <w:t>nhận</w:t>
      </w:r>
      <w:r>
        <w:rPr>
          <w:spacing w:val="-11"/>
        </w:rPr>
        <w:t xml:space="preserve"> </w:t>
      </w:r>
      <w:r>
        <w:t>đầu</w:t>
      </w:r>
      <w:r>
        <w:rPr>
          <w:spacing w:val="-9"/>
        </w:rPr>
        <w:t xml:space="preserve"> </w:t>
      </w:r>
      <w:r>
        <w:t>vào</w:t>
      </w:r>
      <w:r>
        <w:rPr>
          <w:spacing w:val="-10"/>
        </w:rPr>
        <w:t xml:space="preserve"> </w:t>
      </w:r>
      <w:r>
        <w:t>từ</w:t>
      </w:r>
      <w:r>
        <w:rPr>
          <w:spacing w:val="-10"/>
        </w:rPr>
        <w:t xml:space="preserve"> </w:t>
      </w:r>
      <w:r>
        <w:t>các</w:t>
      </w:r>
      <w:r>
        <w:rPr>
          <w:spacing w:val="-11"/>
        </w:rPr>
        <w:t xml:space="preserve"> </w:t>
      </w:r>
      <w:r>
        <w:t>bên</w:t>
      </w:r>
      <w:r>
        <w:rPr>
          <w:spacing w:val="-10"/>
        </w:rPr>
        <w:t xml:space="preserve"> </w:t>
      </w:r>
      <w:r>
        <w:t>liên</w:t>
      </w:r>
      <w:r>
        <w:rPr>
          <w:spacing w:val="-11"/>
        </w:rPr>
        <w:t xml:space="preserve"> </w:t>
      </w:r>
      <w:r>
        <w:t>quan</w:t>
      </w:r>
      <w:r>
        <w:rPr>
          <w:spacing w:val="-63"/>
        </w:rPr>
        <w:t xml:space="preserve"> </w:t>
      </w:r>
      <w:r>
        <w:t>và</w:t>
      </w:r>
      <w:r>
        <w:rPr>
          <w:spacing w:val="-2"/>
        </w:rPr>
        <w:t xml:space="preserve"> </w:t>
      </w:r>
      <w:r>
        <w:t>chọn</w:t>
      </w:r>
      <w:r>
        <w:rPr>
          <w:spacing w:val="-1"/>
        </w:rPr>
        <w:t xml:space="preserve"> </w:t>
      </w:r>
      <w:r>
        <w:t>một</w:t>
      </w:r>
      <w:r>
        <w:rPr>
          <w:spacing w:val="-1"/>
        </w:rPr>
        <w:t xml:space="preserve"> </w:t>
      </w:r>
      <w:r>
        <w:t>ra</w:t>
      </w:r>
      <w:r>
        <w:rPr>
          <w:spacing w:val="-2"/>
        </w:rPr>
        <w:t xml:space="preserve"> </w:t>
      </w:r>
      <w:r>
        <w:t>một</w:t>
      </w:r>
      <w:r>
        <w:rPr>
          <w:spacing w:val="2"/>
        </w:rPr>
        <w:t xml:space="preserve"> </w:t>
      </w:r>
      <w:r>
        <w:t>hướng</w:t>
      </w:r>
      <w:r>
        <w:rPr>
          <w:spacing w:val="-1"/>
        </w:rPr>
        <w:t xml:space="preserve"> </w:t>
      </w:r>
      <w:r>
        <w:t>xử</w:t>
      </w:r>
      <w:r>
        <w:rPr>
          <w:spacing w:val="-1"/>
        </w:rPr>
        <w:t xml:space="preserve"> </w:t>
      </w:r>
      <w:r>
        <w:t>lý</w:t>
      </w:r>
      <w:r>
        <w:rPr>
          <w:spacing w:val="-1"/>
        </w:rPr>
        <w:t xml:space="preserve"> </w:t>
      </w:r>
      <w:r>
        <w:t>hợp</w:t>
      </w:r>
      <w:r>
        <w:rPr>
          <w:spacing w:val="-1"/>
        </w:rPr>
        <w:t xml:space="preserve"> </w:t>
      </w:r>
      <w:r>
        <w:t>lý</w:t>
      </w:r>
      <w:r>
        <w:rPr>
          <w:spacing w:val="-1"/>
        </w:rPr>
        <w:t xml:space="preserve"> </w:t>
      </w:r>
      <w:r>
        <w:t>với</w:t>
      </w:r>
      <w:r>
        <w:rPr>
          <w:spacing w:val="-2"/>
        </w:rPr>
        <w:t xml:space="preserve"> </w:t>
      </w:r>
      <w:r>
        <w:t>tình</w:t>
      </w:r>
      <w:r>
        <w:rPr>
          <w:spacing w:val="-1"/>
        </w:rPr>
        <w:t xml:space="preserve"> </w:t>
      </w:r>
      <w:r>
        <w:t>hình</w:t>
      </w:r>
      <w:r>
        <w:rPr>
          <w:spacing w:val="-1"/>
        </w:rPr>
        <w:t xml:space="preserve"> </w:t>
      </w:r>
      <w:r>
        <w:t>các</w:t>
      </w:r>
      <w:r>
        <w:rPr>
          <w:spacing w:val="1"/>
        </w:rPr>
        <w:t xml:space="preserve"> </w:t>
      </w:r>
      <w:r>
        <w:t>bên.</w:t>
      </w:r>
    </w:p>
    <w:p w14:paraId="5A36C4CA" w14:textId="77777777" w:rsidR="00F15007" w:rsidRDefault="00F15007" w:rsidP="00C54E05">
      <w:pPr>
        <w:pStyle w:val="ListParagraph"/>
        <w:widowControl w:val="0"/>
        <w:numPr>
          <w:ilvl w:val="0"/>
          <w:numId w:val="25"/>
        </w:numPr>
        <w:tabs>
          <w:tab w:val="left" w:pos="1094"/>
        </w:tabs>
        <w:autoSpaceDE w:val="0"/>
        <w:autoSpaceDN w:val="0"/>
        <w:spacing w:before="4" w:after="0" w:line="309" w:lineRule="auto"/>
        <w:ind w:right="213"/>
        <w:contextualSpacing w:val="0"/>
      </w:pPr>
      <w:r>
        <w:t>Kỹ năng quản lý: Một kỹ năng khác mà BA cần có là khả năng quản lý dự án.</w:t>
      </w:r>
      <w:r>
        <w:rPr>
          <w:spacing w:val="1"/>
        </w:rPr>
        <w:t xml:space="preserve"> </w:t>
      </w:r>
      <w:r>
        <w:t>Lập</w:t>
      </w:r>
      <w:r>
        <w:rPr>
          <w:spacing w:val="-4"/>
        </w:rPr>
        <w:t xml:space="preserve"> </w:t>
      </w:r>
      <w:r>
        <w:t>kế</w:t>
      </w:r>
      <w:r>
        <w:rPr>
          <w:spacing w:val="-4"/>
        </w:rPr>
        <w:t xml:space="preserve"> </w:t>
      </w:r>
      <w:r>
        <w:t>hoạch</w:t>
      </w:r>
      <w:r>
        <w:rPr>
          <w:spacing w:val="-4"/>
        </w:rPr>
        <w:t xml:space="preserve"> </w:t>
      </w:r>
      <w:r>
        <w:t>phạm</w:t>
      </w:r>
      <w:r>
        <w:rPr>
          <w:spacing w:val="-3"/>
        </w:rPr>
        <w:t xml:space="preserve"> </w:t>
      </w:r>
      <w:r>
        <w:t>vi</w:t>
      </w:r>
      <w:r>
        <w:rPr>
          <w:spacing w:val="-2"/>
        </w:rPr>
        <w:t xml:space="preserve"> </w:t>
      </w:r>
      <w:r>
        <w:t>dự</w:t>
      </w:r>
      <w:r>
        <w:rPr>
          <w:spacing w:val="-3"/>
        </w:rPr>
        <w:t xml:space="preserve"> </w:t>
      </w:r>
      <w:r>
        <w:t>án,</w:t>
      </w:r>
      <w:r>
        <w:rPr>
          <w:spacing w:val="-4"/>
        </w:rPr>
        <w:t xml:space="preserve"> </w:t>
      </w:r>
      <w:r>
        <w:t>phân</w:t>
      </w:r>
      <w:r>
        <w:rPr>
          <w:spacing w:val="-3"/>
        </w:rPr>
        <w:t xml:space="preserve"> </w:t>
      </w:r>
      <w:r>
        <w:t>công</w:t>
      </w:r>
      <w:r>
        <w:rPr>
          <w:spacing w:val="-4"/>
        </w:rPr>
        <w:t xml:space="preserve"> </w:t>
      </w:r>
      <w:r>
        <w:t>và</w:t>
      </w:r>
      <w:r>
        <w:rPr>
          <w:spacing w:val="-4"/>
        </w:rPr>
        <w:t xml:space="preserve"> </w:t>
      </w:r>
      <w:r>
        <w:t>hợp</w:t>
      </w:r>
      <w:r>
        <w:rPr>
          <w:spacing w:val="-4"/>
        </w:rPr>
        <w:t xml:space="preserve"> </w:t>
      </w:r>
      <w:r>
        <w:t>tác</w:t>
      </w:r>
      <w:r>
        <w:rPr>
          <w:spacing w:val="-3"/>
        </w:rPr>
        <w:t xml:space="preserve"> </w:t>
      </w:r>
      <w:r>
        <w:t>cùng</w:t>
      </w:r>
      <w:r>
        <w:rPr>
          <w:spacing w:val="-4"/>
        </w:rPr>
        <w:t xml:space="preserve"> </w:t>
      </w:r>
      <w:r>
        <w:t>team</w:t>
      </w:r>
      <w:r>
        <w:rPr>
          <w:spacing w:val="-4"/>
        </w:rPr>
        <w:t xml:space="preserve"> </w:t>
      </w:r>
      <w:r>
        <w:t>dev,</w:t>
      </w:r>
      <w:r>
        <w:rPr>
          <w:spacing w:val="-3"/>
        </w:rPr>
        <w:t xml:space="preserve"> </w:t>
      </w:r>
      <w:r>
        <w:t>xử</w:t>
      </w:r>
      <w:r>
        <w:rPr>
          <w:spacing w:val="-3"/>
        </w:rPr>
        <w:t xml:space="preserve"> </w:t>
      </w:r>
      <w:r>
        <w:t>lý</w:t>
      </w:r>
      <w:r>
        <w:rPr>
          <w:spacing w:val="-4"/>
        </w:rPr>
        <w:t xml:space="preserve"> </w:t>
      </w:r>
      <w:r>
        <w:t>yêu</w:t>
      </w:r>
      <w:r>
        <w:rPr>
          <w:spacing w:val="-4"/>
        </w:rPr>
        <w:t xml:space="preserve"> </w:t>
      </w:r>
      <w:r>
        <w:t>cầu</w:t>
      </w:r>
      <w:r>
        <w:rPr>
          <w:spacing w:val="-62"/>
        </w:rPr>
        <w:t xml:space="preserve"> </w:t>
      </w:r>
      <w:r>
        <w:t>thay đổi, dự báo ngân sách và giữ tất cả mọi người trong dự án trong một thời</w:t>
      </w:r>
      <w:r>
        <w:rPr>
          <w:spacing w:val="1"/>
        </w:rPr>
        <w:t xml:space="preserve"> </w:t>
      </w:r>
      <w:r>
        <w:t>gian</w:t>
      </w:r>
      <w:r>
        <w:rPr>
          <w:spacing w:val="-2"/>
        </w:rPr>
        <w:t xml:space="preserve"> </w:t>
      </w:r>
      <w:r>
        <w:t>quy</w:t>
      </w:r>
      <w:r>
        <w:rPr>
          <w:spacing w:val="-1"/>
        </w:rPr>
        <w:t xml:space="preserve"> </w:t>
      </w:r>
      <w:r>
        <w:t>định.</w:t>
      </w:r>
    </w:p>
    <w:p w14:paraId="105A4028" w14:textId="483821FC" w:rsidR="002E6096" w:rsidRDefault="00F15007" w:rsidP="00F15007">
      <w:pPr>
        <w:widowControl w:val="0"/>
        <w:tabs>
          <w:tab w:val="left" w:pos="1387"/>
        </w:tabs>
        <w:autoSpaceDE w:val="0"/>
        <w:autoSpaceDN w:val="0"/>
        <w:spacing w:before="90" w:after="0" w:line="312" w:lineRule="auto"/>
        <w:ind w:right="218"/>
      </w:pPr>
      <w:r>
        <w:t>. Kỹ năng đàm phán và thuyết phục: Khi trao đổi dự án với khách hàng, kỹ năng</w:t>
      </w:r>
      <w:r w:rsidRPr="00F15007">
        <w:rPr>
          <w:spacing w:val="1"/>
        </w:rPr>
        <w:t xml:space="preserve"> </w:t>
      </w:r>
      <w:r>
        <w:t>đàm phán của một BA phải sử dụng thường xuyên để đạt được mục tiêu là kết</w:t>
      </w:r>
      <w:r>
        <w:rPr>
          <w:spacing w:val="1"/>
        </w:rPr>
        <w:t xml:space="preserve"> </w:t>
      </w:r>
      <w:r>
        <w:t>quả</w:t>
      </w:r>
      <w:r>
        <w:rPr>
          <w:spacing w:val="-2"/>
        </w:rPr>
        <w:t xml:space="preserve"> </w:t>
      </w:r>
      <w:r>
        <w:t>có lợi</w:t>
      </w:r>
      <w:r>
        <w:rPr>
          <w:spacing w:val="1"/>
        </w:rPr>
        <w:t xml:space="preserve"> </w:t>
      </w:r>
      <w:r>
        <w:t>cho</w:t>
      </w:r>
      <w:r>
        <w:rPr>
          <w:spacing w:val="-2"/>
        </w:rPr>
        <w:t xml:space="preserve"> </w:t>
      </w:r>
      <w:r>
        <w:t>công</w:t>
      </w:r>
      <w:r>
        <w:rPr>
          <w:spacing w:val="-1"/>
        </w:rPr>
        <w:t xml:space="preserve"> </w:t>
      </w:r>
      <w:r>
        <w:t>ty</w:t>
      </w:r>
      <w:r>
        <w:rPr>
          <w:spacing w:val="1"/>
        </w:rPr>
        <w:t xml:space="preserve"> </w:t>
      </w:r>
      <w:r>
        <w:t>và</w:t>
      </w:r>
      <w:r>
        <w:rPr>
          <w:spacing w:val="-2"/>
        </w:rPr>
        <w:t xml:space="preserve"> </w:t>
      </w:r>
      <w:r>
        <w:t>một</w:t>
      </w:r>
      <w:r>
        <w:rPr>
          <w:spacing w:val="-1"/>
        </w:rPr>
        <w:t xml:space="preserve"> </w:t>
      </w:r>
      <w:r>
        <w:t>giải</w:t>
      </w:r>
      <w:r>
        <w:rPr>
          <w:spacing w:val="1"/>
        </w:rPr>
        <w:t xml:space="preserve"> </w:t>
      </w:r>
      <w:r>
        <w:t>pháp</w:t>
      </w:r>
      <w:r>
        <w:rPr>
          <w:spacing w:val="-2"/>
        </w:rPr>
        <w:t xml:space="preserve"> </w:t>
      </w:r>
      <w:r>
        <w:t>hợp</w:t>
      </w:r>
      <w:r>
        <w:rPr>
          <w:spacing w:val="-1"/>
        </w:rPr>
        <w:t xml:space="preserve"> </w:t>
      </w:r>
      <w:r>
        <w:t>lý</w:t>
      </w:r>
      <w:r>
        <w:rPr>
          <w:spacing w:val="-1"/>
        </w:rPr>
        <w:t xml:space="preserve"> </w:t>
      </w:r>
      <w:r>
        <w:t>cho</w:t>
      </w:r>
      <w:r>
        <w:rPr>
          <w:spacing w:val="-2"/>
        </w:rPr>
        <w:t xml:space="preserve"> </w:t>
      </w:r>
      <w:r>
        <w:t>khách</w:t>
      </w:r>
      <w:r>
        <w:rPr>
          <w:spacing w:val="2"/>
        </w:rPr>
        <w:t xml:space="preserve"> </w:t>
      </w:r>
      <w:r>
        <w:t xml:space="preserve">hàng. </w:t>
      </w:r>
    </w:p>
    <w:p w14:paraId="2C7C9BA9" w14:textId="78171106" w:rsidR="008055AF" w:rsidRDefault="008055AF" w:rsidP="00F15007">
      <w:pPr>
        <w:widowControl w:val="0"/>
        <w:tabs>
          <w:tab w:val="left" w:pos="1387"/>
        </w:tabs>
        <w:autoSpaceDE w:val="0"/>
        <w:autoSpaceDN w:val="0"/>
        <w:spacing w:before="90" w:after="0" w:line="312" w:lineRule="auto"/>
        <w:ind w:right="218"/>
      </w:pPr>
    </w:p>
    <w:p w14:paraId="053B1E98" w14:textId="3CA16046" w:rsidR="008055AF" w:rsidRDefault="008055AF" w:rsidP="00C54E05">
      <w:pPr>
        <w:pStyle w:val="Heading2"/>
        <w:keepNext w:val="0"/>
        <w:numPr>
          <w:ilvl w:val="1"/>
          <w:numId w:val="24"/>
        </w:numPr>
        <w:spacing w:before="240" w:after="120"/>
        <w:textAlignment w:val="baseline"/>
        <w:rPr>
          <w:color w:val="000000"/>
          <w:sz w:val="36"/>
          <w:szCs w:val="36"/>
        </w:rPr>
      </w:pPr>
      <w:r>
        <w:rPr>
          <w:color w:val="000000"/>
          <w:szCs w:val="28"/>
        </w:rPr>
        <w:t>Quy trình phân tích nghiệp vụ</w:t>
      </w:r>
    </w:p>
    <w:p w14:paraId="48116B8F" w14:textId="15ED5172" w:rsidR="008055AF" w:rsidRDefault="008055AF" w:rsidP="00C54E05">
      <w:pPr>
        <w:pStyle w:val="Heading3"/>
        <w:keepNext w:val="0"/>
        <w:numPr>
          <w:ilvl w:val="2"/>
          <w:numId w:val="42"/>
        </w:numPr>
        <w:spacing w:line="240" w:lineRule="auto"/>
        <w:textAlignment w:val="baseline"/>
        <w:rPr>
          <w:color w:val="000000"/>
        </w:rPr>
      </w:pPr>
      <w:r>
        <w:rPr>
          <w:i w:val="0"/>
          <w:iCs/>
          <w:color w:val="000000"/>
        </w:rPr>
        <w:t>Xây dựng workflow</w:t>
      </w:r>
    </w:p>
    <w:p w14:paraId="5F582B95" w14:textId="77777777" w:rsidR="008055AF" w:rsidRDefault="008055AF" w:rsidP="00C54E05">
      <w:pPr>
        <w:pStyle w:val="NormalWeb"/>
        <w:numPr>
          <w:ilvl w:val="0"/>
          <w:numId w:val="27"/>
        </w:numPr>
        <w:spacing w:before="0" w:beforeAutospacing="0" w:after="0" w:afterAutospacing="0" w:line="240" w:lineRule="auto"/>
        <w:jc w:val="both"/>
        <w:textAlignment w:val="baseline"/>
        <w:rPr>
          <w:color w:val="000000"/>
          <w:sz w:val="26"/>
          <w:szCs w:val="26"/>
        </w:rPr>
      </w:pPr>
      <w:r>
        <w:rPr>
          <w:color w:val="000000"/>
          <w:sz w:val="26"/>
          <w:szCs w:val="26"/>
        </w:rPr>
        <w:t>Định nghĩa: </w:t>
      </w:r>
    </w:p>
    <w:p w14:paraId="548CDCC7" w14:textId="77777777" w:rsidR="008055AF" w:rsidRDefault="008055AF" w:rsidP="00C54E05">
      <w:pPr>
        <w:pStyle w:val="NormalWeb"/>
        <w:numPr>
          <w:ilvl w:val="0"/>
          <w:numId w:val="28"/>
        </w:numPr>
        <w:spacing w:before="0" w:beforeAutospacing="0" w:after="0" w:afterAutospacing="0" w:line="240" w:lineRule="auto"/>
        <w:ind w:left="1440"/>
        <w:jc w:val="both"/>
        <w:textAlignment w:val="baseline"/>
        <w:rPr>
          <w:color w:val="000000"/>
          <w:sz w:val="26"/>
          <w:szCs w:val="26"/>
        </w:rPr>
      </w:pPr>
      <w:r>
        <w:rPr>
          <w:color w:val="000000"/>
          <w:sz w:val="26"/>
          <w:szCs w:val="26"/>
        </w:rPr>
        <w:t>Workflow được hiểu là một quy trình lặp lại, bao gồm các nhiệm vụ cần phải hoàn thành theo một quy trình cụ thể.</w:t>
      </w:r>
    </w:p>
    <w:p w14:paraId="3AFE9C7A" w14:textId="77777777" w:rsidR="008055AF" w:rsidRDefault="008055AF" w:rsidP="00C54E05">
      <w:pPr>
        <w:pStyle w:val="NormalWeb"/>
        <w:numPr>
          <w:ilvl w:val="0"/>
          <w:numId w:val="28"/>
        </w:numPr>
        <w:spacing w:before="0" w:beforeAutospacing="0" w:after="0" w:afterAutospacing="0" w:line="240" w:lineRule="auto"/>
        <w:ind w:left="1440"/>
        <w:jc w:val="both"/>
        <w:textAlignment w:val="baseline"/>
        <w:rPr>
          <w:color w:val="000000"/>
          <w:sz w:val="26"/>
          <w:szCs w:val="26"/>
        </w:rPr>
      </w:pPr>
      <w:r>
        <w:rPr>
          <w:color w:val="000000"/>
          <w:sz w:val="26"/>
          <w:szCs w:val="26"/>
        </w:rPr>
        <w:t>Khi một công việc được gán vào quy trình, nó sẽ tự động chạy theo từng giai đoạn của quy trình. Giúp công việc được hoàn thành nhanh chóng, tối ưu hiệu suất và giảm thiểu sai sót, thời gian xử lý “tắc nghẽn” trong công việc.</w:t>
      </w:r>
    </w:p>
    <w:p w14:paraId="54C5DA86" w14:textId="45B8CEDD" w:rsidR="008055AF" w:rsidRDefault="008055AF" w:rsidP="00C54E05">
      <w:pPr>
        <w:pStyle w:val="NormalWeb"/>
        <w:numPr>
          <w:ilvl w:val="0"/>
          <w:numId w:val="29"/>
        </w:numPr>
        <w:spacing w:before="0" w:beforeAutospacing="0" w:after="0" w:afterAutospacing="0" w:line="240" w:lineRule="auto"/>
        <w:jc w:val="both"/>
        <w:textAlignment w:val="baseline"/>
        <w:rPr>
          <w:color w:val="000000"/>
          <w:sz w:val="26"/>
          <w:szCs w:val="26"/>
        </w:rPr>
      </w:pPr>
      <w:r>
        <w:rPr>
          <w:color w:val="000000"/>
          <w:sz w:val="26"/>
          <w:szCs w:val="26"/>
        </w:rPr>
        <w:t xml:space="preserve">Chức năng của workflow: </w:t>
      </w:r>
    </w:p>
    <w:p w14:paraId="455D173A" w14:textId="77777777" w:rsidR="008055AF" w:rsidRDefault="008055AF" w:rsidP="00C54E05">
      <w:pPr>
        <w:pStyle w:val="NormalWeb"/>
        <w:numPr>
          <w:ilvl w:val="0"/>
          <w:numId w:val="30"/>
        </w:numPr>
        <w:spacing w:before="0" w:beforeAutospacing="0" w:after="0" w:afterAutospacing="0" w:line="240" w:lineRule="auto"/>
        <w:ind w:left="1440"/>
        <w:jc w:val="both"/>
        <w:textAlignment w:val="baseline"/>
        <w:rPr>
          <w:color w:val="000000"/>
          <w:sz w:val="26"/>
          <w:szCs w:val="26"/>
        </w:rPr>
      </w:pPr>
      <w:r>
        <w:rPr>
          <w:color w:val="000000"/>
          <w:sz w:val="26"/>
          <w:szCs w:val="26"/>
        </w:rPr>
        <w:t>Hỗ trợ hoạt động quản trị doanh nghiệp một cách trực quan</w:t>
      </w:r>
    </w:p>
    <w:p w14:paraId="1F50F007" w14:textId="6B9D08F7" w:rsidR="008055AF" w:rsidRDefault="008055AF" w:rsidP="00C54E05">
      <w:pPr>
        <w:pStyle w:val="NormalWeb"/>
        <w:numPr>
          <w:ilvl w:val="0"/>
          <w:numId w:val="30"/>
        </w:numPr>
        <w:spacing w:before="0" w:beforeAutospacing="0" w:after="0" w:afterAutospacing="0" w:line="240" w:lineRule="auto"/>
        <w:ind w:left="1440"/>
        <w:jc w:val="both"/>
        <w:textAlignment w:val="baseline"/>
        <w:rPr>
          <w:color w:val="000000"/>
          <w:sz w:val="26"/>
          <w:szCs w:val="26"/>
        </w:rPr>
      </w:pPr>
      <w:r>
        <w:rPr>
          <w:color w:val="000000"/>
          <w:sz w:val="26"/>
          <w:szCs w:val="26"/>
        </w:rPr>
        <w:t>Workflow là một cách để đưa công việc đi theo luồng và đúng trật tự</w:t>
      </w:r>
    </w:p>
    <w:p w14:paraId="7F14FBDB" w14:textId="4C7681D2" w:rsidR="008055AF" w:rsidRDefault="008055AF" w:rsidP="00C54E05">
      <w:pPr>
        <w:pStyle w:val="NormalWeb"/>
        <w:numPr>
          <w:ilvl w:val="0"/>
          <w:numId w:val="30"/>
        </w:numPr>
        <w:spacing w:before="0" w:beforeAutospacing="0" w:after="0" w:afterAutospacing="0" w:line="240" w:lineRule="auto"/>
        <w:ind w:left="1440"/>
        <w:jc w:val="both"/>
        <w:textAlignment w:val="baseline"/>
        <w:rPr>
          <w:color w:val="000000"/>
          <w:sz w:val="26"/>
          <w:szCs w:val="26"/>
        </w:rPr>
      </w:pPr>
      <w:r>
        <w:rPr>
          <w:color w:val="000000"/>
          <w:sz w:val="26"/>
          <w:szCs w:val="26"/>
        </w:rPr>
        <w:t>Loại bỏ các quy trình và hoạt động không cần thiết</w:t>
      </w:r>
    </w:p>
    <w:p w14:paraId="630EED0E" w14:textId="77777777" w:rsidR="008055AF" w:rsidRDefault="008055AF" w:rsidP="00C54E05">
      <w:pPr>
        <w:pStyle w:val="NormalWeb"/>
        <w:numPr>
          <w:ilvl w:val="0"/>
          <w:numId w:val="30"/>
        </w:numPr>
        <w:spacing w:before="0" w:beforeAutospacing="0" w:after="0" w:afterAutospacing="0" w:line="240" w:lineRule="auto"/>
        <w:ind w:left="1440"/>
        <w:jc w:val="both"/>
        <w:textAlignment w:val="baseline"/>
        <w:rPr>
          <w:color w:val="000000"/>
          <w:sz w:val="26"/>
          <w:szCs w:val="26"/>
        </w:rPr>
      </w:pPr>
      <w:r>
        <w:rPr>
          <w:color w:val="000000"/>
          <w:sz w:val="26"/>
          <w:szCs w:val="26"/>
        </w:rPr>
        <w:t>Giảm chi phí vận hành</w:t>
      </w:r>
    </w:p>
    <w:p w14:paraId="4EA90C86" w14:textId="7F018EB7" w:rsidR="008055AF" w:rsidRDefault="008055AF" w:rsidP="00C54E05">
      <w:pPr>
        <w:pStyle w:val="NormalWeb"/>
        <w:numPr>
          <w:ilvl w:val="0"/>
          <w:numId w:val="31"/>
        </w:numPr>
        <w:spacing w:before="0" w:beforeAutospacing="0" w:after="0" w:afterAutospacing="0" w:line="240" w:lineRule="auto"/>
        <w:jc w:val="both"/>
        <w:textAlignment w:val="baseline"/>
        <w:rPr>
          <w:color w:val="000000"/>
          <w:sz w:val="26"/>
          <w:szCs w:val="26"/>
        </w:rPr>
      </w:pPr>
      <w:r>
        <w:rPr>
          <w:color w:val="000000"/>
          <w:sz w:val="26"/>
          <w:szCs w:val="26"/>
        </w:rPr>
        <w:t>Công cụ: draw.io</w:t>
      </w:r>
    </w:p>
    <w:p w14:paraId="79CD07A0" w14:textId="1AACD63A" w:rsidR="0015213B" w:rsidRDefault="0015213B" w:rsidP="0015213B">
      <w:pPr>
        <w:pStyle w:val="NormalWeb"/>
        <w:spacing w:before="0" w:beforeAutospacing="0" w:after="0" w:afterAutospacing="0" w:line="240" w:lineRule="auto"/>
        <w:jc w:val="center"/>
        <w:textAlignment w:val="baseline"/>
        <w:rPr>
          <w:color w:val="000000"/>
          <w:sz w:val="26"/>
          <w:szCs w:val="26"/>
        </w:rPr>
      </w:pPr>
      <w:r>
        <w:rPr>
          <w:noProof/>
        </w:rPr>
        <w:drawing>
          <wp:inline distT="0" distB="0" distL="0" distR="0" wp14:anchorId="73A3264A" wp14:editId="5500E010">
            <wp:extent cx="4358640" cy="1147621"/>
            <wp:effectExtent l="0" t="0" r="3810" b="0"/>
            <wp:docPr id="7" name="Picture 7" descr="Tip khi sử dụng Draw.io – TDA 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 khi sử dụng Draw.io – TDA Tech Bl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3853" cy="1156892"/>
                    </a:xfrm>
                    <a:prstGeom prst="rect">
                      <a:avLst/>
                    </a:prstGeom>
                    <a:noFill/>
                    <a:ln>
                      <a:noFill/>
                    </a:ln>
                  </pic:spPr>
                </pic:pic>
              </a:graphicData>
            </a:graphic>
          </wp:inline>
        </w:drawing>
      </w:r>
    </w:p>
    <w:p w14:paraId="465253BC" w14:textId="77777777" w:rsidR="008055AF" w:rsidRDefault="008055AF" w:rsidP="00C54E05">
      <w:pPr>
        <w:pStyle w:val="NormalWeb"/>
        <w:numPr>
          <w:ilvl w:val="0"/>
          <w:numId w:val="31"/>
        </w:numPr>
        <w:spacing w:before="0" w:beforeAutospacing="0" w:after="0" w:afterAutospacing="0" w:line="240" w:lineRule="auto"/>
        <w:jc w:val="both"/>
        <w:textAlignment w:val="baseline"/>
        <w:rPr>
          <w:color w:val="000000"/>
          <w:sz w:val="26"/>
          <w:szCs w:val="26"/>
        </w:rPr>
      </w:pPr>
      <w:r>
        <w:rPr>
          <w:color w:val="000000"/>
          <w:sz w:val="26"/>
          <w:szCs w:val="26"/>
        </w:rPr>
        <w:t>Nguyên tắc xây dựng WF tại doanh nghiệp</w:t>
      </w:r>
    </w:p>
    <w:p w14:paraId="260387FA" w14:textId="3D122EF7" w:rsidR="00922AAB" w:rsidRDefault="00922AAB" w:rsidP="00C54E05">
      <w:pPr>
        <w:pStyle w:val="NormalWeb"/>
        <w:numPr>
          <w:ilvl w:val="0"/>
          <w:numId w:val="32"/>
        </w:numPr>
        <w:spacing w:before="0" w:beforeAutospacing="0" w:after="0" w:afterAutospacing="0" w:line="240" w:lineRule="auto"/>
        <w:ind w:left="1440"/>
        <w:jc w:val="both"/>
        <w:textAlignment w:val="baseline"/>
        <w:rPr>
          <w:color w:val="000000"/>
          <w:sz w:val="26"/>
          <w:szCs w:val="26"/>
        </w:rPr>
      </w:pPr>
      <w:r>
        <w:rPr>
          <w:color w:val="000000"/>
          <w:sz w:val="26"/>
          <w:szCs w:val="26"/>
        </w:rPr>
        <w:t>Vẽ từ trái sang phải, đi theo lần lượt từ luồng chính, luồng phụ nằm ngang</w:t>
      </w:r>
    </w:p>
    <w:p w14:paraId="7B8520D9" w14:textId="77777777" w:rsidR="008055AF" w:rsidRDefault="008055AF" w:rsidP="00C54E05">
      <w:pPr>
        <w:pStyle w:val="NormalWeb"/>
        <w:numPr>
          <w:ilvl w:val="0"/>
          <w:numId w:val="32"/>
        </w:numPr>
        <w:spacing w:before="0" w:beforeAutospacing="0" w:after="0" w:afterAutospacing="0" w:line="240" w:lineRule="auto"/>
        <w:ind w:left="1440"/>
        <w:jc w:val="both"/>
        <w:textAlignment w:val="baseline"/>
        <w:rPr>
          <w:color w:val="000000"/>
          <w:sz w:val="26"/>
          <w:szCs w:val="26"/>
        </w:rPr>
      </w:pPr>
      <w:r>
        <w:rPr>
          <w:color w:val="000000"/>
          <w:sz w:val="26"/>
          <w:szCs w:val="26"/>
        </w:rPr>
        <w:t>Đánh số luồng chính theo thứ tự từ 1 đến n, các luồng phụ bắt đầu đi từ B, C, D,... và liên tục từ 1 đến n</w:t>
      </w:r>
    </w:p>
    <w:p w14:paraId="3D4A2123" w14:textId="44C8F901" w:rsidR="008055AF" w:rsidRDefault="00922AAB" w:rsidP="00C54E05">
      <w:pPr>
        <w:pStyle w:val="NormalWeb"/>
        <w:numPr>
          <w:ilvl w:val="0"/>
          <w:numId w:val="32"/>
        </w:numPr>
        <w:spacing w:before="0" w:beforeAutospacing="0" w:after="0" w:afterAutospacing="0" w:line="240" w:lineRule="auto"/>
        <w:ind w:left="1440"/>
        <w:jc w:val="both"/>
        <w:textAlignment w:val="baseline"/>
        <w:rPr>
          <w:color w:val="000000"/>
          <w:sz w:val="26"/>
          <w:szCs w:val="26"/>
        </w:rPr>
      </w:pPr>
      <w:r>
        <w:rPr>
          <w:color w:val="000000"/>
          <w:sz w:val="26"/>
          <w:szCs w:val="26"/>
        </w:rPr>
        <w:t>Sử dụng màu sắc riêng cho luồng chính và phụ</w:t>
      </w:r>
    </w:p>
    <w:p w14:paraId="5FE622BD" w14:textId="77777777" w:rsidR="008055AF" w:rsidRDefault="008055AF" w:rsidP="00C54E05">
      <w:pPr>
        <w:pStyle w:val="NormalWeb"/>
        <w:numPr>
          <w:ilvl w:val="0"/>
          <w:numId w:val="33"/>
        </w:numPr>
        <w:spacing w:before="0" w:beforeAutospacing="0" w:after="0" w:afterAutospacing="0" w:line="240" w:lineRule="auto"/>
        <w:jc w:val="both"/>
        <w:textAlignment w:val="baseline"/>
        <w:rPr>
          <w:color w:val="000000"/>
          <w:sz w:val="26"/>
          <w:szCs w:val="26"/>
        </w:rPr>
      </w:pPr>
      <w:r>
        <w:rPr>
          <w:color w:val="000000"/>
          <w:sz w:val="26"/>
          <w:szCs w:val="26"/>
        </w:rPr>
        <w:t>Kí hiệu hình vẽ:</w:t>
      </w:r>
    </w:p>
    <w:p w14:paraId="1ACFA380" w14:textId="2C8BBB23" w:rsidR="008055AF" w:rsidRDefault="00922AAB" w:rsidP="00C54E05">
      <w:pPr>
        <w:pStyle w:val="NormalWeb"/>
        <w:numPr>
          <w:ilvl w:val="0"/>
          <w:numId w:val="34"/>
        </w:numPr>
        <w:spacing w:before="0" w:beforeAutospacing="0" w:after="0" w:afterAutospacing="0" w:line="240" w:lineRule="auto"/>
        <w:ind w:left="1440"/>
        <w:jc w:val="both"/>
        <w:textAlignment w:val="baseline"/>
        <w:rPr>
          <w:color w:val="000000"/>
          <w:sz w:val="26"/>
          <w:szCs w:val="26"/>
        </w:rPr>
      </w:pPr>
      <w:r>
        <w:rPr>
          <w:color w:val="000000"/>
          <w:sz w:val="26"/>
          <w:szCs w:val="26"/>
        </w:rPr>
        <w:lastRenderedPageBreak/>
        <w:t>Hình tròn</w:t>
      </w:r>
      <w:r w:rsidR="008055AF">
        <w:rPr>
          <w:color w:val="000000"/>
          <w:sz w:val="26"/>
          <w:szCs w:val="26"/>
        </w:rPr>
        <w:t>: bắt đầu/kết thúc</w:t>
      </w:r>
      <w:r>
        <w:rPr>
          <w:color w:val="000000"/>
          <w:sz w:val="26"/>
          <w:szCs w:val="26"/>
        </w:rPr>
        <w:t xml:space="preserve"> quy trình</w:t>
      </w:r>
    </w:p>
    <w:p w14:paraId="2AC01C20" w14:textId="2F8D256F" w:rsidR="008055AF" w:rsidRDefault="00922AAB" w:rsidP="00C54E05">
      <w:pPr>
        <w:pStyle w:val="NormalWeb"/>
        <w:numPr>
          <w:ilvl w:val="0"/>
          <w:numId w:val="34"/>
        </w:numPr>
        <w:spacing w:before="0" w:beforeAutospacing="0" w:after="0" w:afterAutospacing="0" w:line="240" w:lineRule="auto"/>
        <w:ind w:left="1440"/>
        <w:jc w:val="both"/>
        <w:textAlignment w:val="baseline"/>
        <w:rPr>
          <w:color w:val="000000"/>
          <w:sz w:val="26"/>
          <w:szCs w:val="26"/>
        </w:rPr>
      </w:pPr>
      <w:r>
        <w:rPr>
          <w:color w:val="000000"/>
          <w:sz w:val="26"/>
          <w:szCs w:val="26"/>
        </w:rPr>
        <w:t xml:space="preserve">Hình </w:t>
      </w:r>
      <w:r w:rsidR="008055AF">
        <w:rPr>
          <w:color w:val="000000"/>
          <w:sz w:val="26"/>
          <w:szCs w:val="26"/>
        </w:rPr>
        <w:t xml:space="preserve">Chữ nhật: </w:t>
      </w:r>
      <w:r>
        <w:rPr>
          <w:color w:val="000000"/>
          <w:sz w:val="26"/>
          <w:szCs w:val="26"/>
        </w:rPr>
        <w:t xml:space="preserve">các </w:t>
      </w:r>
      <w:r w:rsidR="008055AF">
        <w:rPr>
          <w:color w:val="000000"/>
          <w:sz w:val="26"/>
          <w:szCs w:val="26"/>
        </w:rPr>
        <w:t>hoạt động trong quy trình</w:t>
      </w:r>
    </w:p>
    <w:p w14:paraId="2703BB10" w14:textId="4505BEEC" w:rsidR="008055AF" w:rsidRDefault="00922AAB" w:rsidP="00C54E05">
      <w:pPr>
        <w:pStyle w:val="NormalWeb"/>
        <w:numPr>
          <w:ilvl w:val="0"/>
          <w:numId w:val="34"/>
        </w:numPr>
        <w:spacing w:before="0" w:beforeAutospacing="0" w:after="0" w:afterAutospacing="0" w:line="240" w:lineRule="auto"/>
        <w:ind w:left="1440"/>
        <w:jc w:val="both"/>
        <w:textAlignment w:val="baseline"/>
        <w:rPr>
          <w:color w:val="000000"/>
          <w:sz w:val="26"/>
          <w:szCs w:val="26"/>
        </w:rPr>
      </w:pPr>
      <w:r>
        <w:rPr>
          <w:color w:val="000000"/>
          <w:sz w:val="26"/>
          <w:szCs w:val="26"/>
        </w:rPr>
        <w:t>Hình thoi</w:t>
      </w:r>
      <w:r w:rsidR="008055AF">
        <w:rPr>
          <w:color w:val="000000"/>
          <w:sz w:val="26"/>
          <w:szCs w:val="26"/>
        </w:rPr>
        <w:t xml:space="preserve">: </w:t>
      </w:r>
      <w:r>
        <w:rPr>
          <w:color w:val="000000"/>
          <w:sz w:val="26"/>
          <w:szCs w:val="26"/>
        </w:rPr>
        <w:t>câu hỏi lựa chọn có hoặc không</w:t>
      </w:r>
    </w:p>
    <w:p w14:paraId="552C1A92" w14:textId="4C2D523F" w:rsidR="008055AF" w:rsidRDefault="008055AF" w:rsidP="00C54E05">
      <w:pPr>
        <w:pStyle w:val="Heading3"/>
        <w:keepNext w:val="0"/>
        <w:numPr>
          <w:ilvl w:val="2"/>
          <w:numId w:val="42"/>
        </w:numPr>
        <w:spacing w:line="240" w:lineRule="auto"/>
        <w:textAlignment w:val="baseline"/>
        <w:rPr>
          <w:color w:val="000000"/>
          <w:sz w:val="27"/>
          <w:szCs w:val="27"/>
        </w:rPr>
      </w:pPr>
      <w:r>
        <w:rPr>
          <w:i w:val="0"/>
          <w:iCs/>
          <w:color w:val="000000"/>
        </w:rPr>
        <w:t>Xây dựng User story</w:t>
      </w:r>
    </w:p>
    <w:p w14:paraId="18043100" w14:textId="5BE2C27A" w:rsidR="008055AF" w:rsidRDefault="008055AF" w:rsidP="00C54E05">
      <w:pPr>
        <w:pStyle w:val="NormalWeb"/>
        <w:numPr>
          <w:ilvl w:val="0"/>
          <w:numId w:val="35"/>
        </w:numPr>
        <w:spacing w:before="0" w:beforeAutospacing="0" w:after="0" w:afterAutospacing="0" w:line="240" w:lineRule="auto"/>
        <w:jc w:val="both"/>
        <w:textAlignment w:val="baseline"/>
        <w:rPr>
          <w:color w:val="000000"/>
          <w:sz w:val="26"/>
          <w:szCs w:val="26"/>
        </w:rPr>
      </w:pPr>
      <w:r>
        <w:rPr>
          <w:color w:val="000000"/>
          <w:sz w:val="26"/>
          <w:szCs w:val="26"/>
        </w:rPr>
        <w:t xml:space="preserve">Định nghĩa: </w:t>
      </w:r>
      <w:r w:rsidR="00922AAB" w:rsidRPr="00922AAB">
        <w:rPr>
          <w:color w:val="000000"/>
          <w:sz w:val="26"/>
          <w:szCs w:val="26"/>
        </w:rPr>
        <w:t>User Story là một công cụ mô tả yêu cầu của người sử dụng. Đây là một cách tiếp cận nhanh, chuyển trọng tâm từ viết về các yêu cầu sang nói về chúng. Tất cả các câu chuyện của người dùng được nói gọn trong một hoặc hai câu, hình thành nên một loạt các cuộc hội thoại về chức năng mong muốn.</w:t>
      </w:r>
      <w:r w:rsidR="00A53FEC">
        <w:rPr>
          <w:color w:val="000000"/>
          <w:sz w:val="26"/>
          <w:szCs w:val="26"/>
        </w:rPr>
        <w:t xml:space="preserve"> </w:t>
      </w:r>
      <w:r>
        <w:rPr>
          <w:color w:val="000000"/>
          <w:sz w:val="26"/>
          <w:szCs w:val="26"/>
        </w:rPr>
        <w:t xml:space="preserve">User Story do khách hàng/đại điện của khách hàng viết, tuy nhiên nếu có sự </w:t>
      </w:r>
      <w:r w:rsidR="00A53FEC">
        <w:rPr>
          <w:color w:val="000000"/>
          <w:sz w:val="26"/>
          <w:szCs w:val="26"/>
        </w:rPr>
        <w:t>hỗ trợ</w:t>
      </w:r>
      <w:r>
        <w:rPr>
          <w:color w:val="000000"/>
          <w:sz w:val="26"/>
          <w:szCs w:val="26"/>
        </w:rPr>
        <w:t xml:space="preserve"> của BA thì lập trình và khách hàng sẽ có sự hiểu biết về sản phẩm tốt hơn</w:t>
      </w:r>
      <w:r w:rsidR="00922AAB">
        <w:rPr>
          <w:color w:val="000000"/>
          <w:sz w:val="26"/>
          <w:szCs w:val="26"/>
        </w:rPr>
        <w:t xml:space="preserve">. </w:t>
      </w:r>
    </w:p>
    <w:p w14:paraId="73D89E4B" w14:textId="635141AA" w:rsidR="008055AF" w:rsidRDefault="008055AF" w:rsidP="00C54E05">
      <w:pPr>
        <w:pStyle w:val="NormalWeb"/>
        <w:numPr>
          <w:ilvl w:val="0"/>
          <w:numId w:val="35"/>
        </w:numPr>
        <w:spacing w:before="0" w:beforeAutospacing="0" w:after="0" w:afterAutospacing="0" w:line="240" w:lineRule="auto"/>
        <w:jc w:val="both"/>
        <w:textAlignment w:val="baseline"/>
        <w:rPr>
          <w:color w:val="000000"/>
          <w:sz w:val="26"/>
          <w:szCs w:val="26"/>
        </w:rPr>
      </w:pPr>
      <w:r>
        <w:rPr>
          <w:color w:val="000000"/>
          <w:sz w:val="26"/>
          <w:szCs w:val="26"/>
        </w:rPr>
        <w:t xml:space="preserve">Các tiêu chí đánh giá User Story: </w:t>
      </w:r>
      <w:r w:rsidR="00A53FEC">
        <w:rPr>
          <w:color w:val="000000"/>
          <w:sz w:val="26"/>
          <w:szCs w:val="26"/>
        </w:rPr>
        <w:t>Dựa theo tiêu chí</w:t>
      </w:r>
      <w:r>
        <w:rPr>
          <w:color w:val="000000"/>
          <w:sz w:val="26"/>
          <w:szCs w:val="26"/>
        </w:rPr>
        <w:t xml:space="preserve"> </w:t>
      </w:r>
      <w:r>
        <w:rPr>
          <w:b/>
          <w:bCs/>
          <w:color w:val="000000"/>
          <w:sz w:val="26"/>
          <w:szCs w:val="26"/>
        </w:rPr>
        <w:t>INVEST</w:t>
      </w:r>
    </w:p>
    <w:p w14:paraId="583DA685"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b/>
          <w:bCs/>
          <w:color w:val="000000"/>
          <w:sz w:val="26"/>
          <w:szCs w:val="26"/>
        </w:rPr>
        <w:t>Independent</w:t>
      </w:r>
      <w:r>
        <w:rPr>
          <w:color w:val="000000"/>
          <w:sz w:val="26"/>
          <w:szCs w:val="26"/>
        </w:rPr>
        <w:t xml:space="preserve"> (Độc lập): Độc lập với các User Story khác.</w:t>
      </w:r>
    </w:p>
    <w:p w14:paraId="502A1F25"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b/>
          <w:bCs/>
          <w:color w:val="000000"/>
          <w:sz w:val="26"/>
          <w:szCs w:val="26"/>
        </w:rPr>
        <w:t>Negotiable</w:t>
      </w:r>
      <w:r>
        <w:rPr>
          <w:color w:val="000000"/>
          <w:sz w:val="26"/>
          <w:szCs w:val="26"/>
        </w:rPr>
        <w:t xml:space="preserve"> (Thương lượng được): Tính đàm phán được giúp DEV và PO cùng nhau xây dựng nội dung chi tiết và phù hợp hơn cho những thay đổi trong tương lai. Nếu không có tính năng này thì việc thích nghi với sự thay đổi gặp khó khăn.</w:t>
      </w:r>
    </w:p>
    <w:p w14:paraId="7AF9BEAE"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b/>
          <w:bCs/>
          <w:color w:val="000000"/>
          <w:sz w:val="26"/>
          <w:szCs w:val="26"/>
        </w:rPr>
        <w:t>Valuable</w:t>
      </w:r>
      <w:r>
        <w:rPr>
          <w:color w:val="000000"/>
          <w:sz w:val="26"/>
          <w:szCs w:val="26"/>
        </w:rPr>
        <w:t xml:space="preserve"> (Có giá trị): User Story phải có giá trị với khách hàng.</w:t>
      </w:r>
    </w:p>
    <w:p w14:paraId="5A151D29"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color w:val="000000"/>
          <w:sz w:val="14"/>
          <w:szCs w:val="14"/>
        </w:rPr>
        <w:t> </w:t>
      </w:r>
      <w:r>
        <w:rPr>
          <w:b/>
          <w:bCs/>
          <w:color w:val="000000"/>
          <w:sz w:val="26"/>
          <w:szCs w:val="26"/>
        </w:rPr>
        <w:t>Estimable</w:t>
      </w:r>
      <w:r>
        <w:rPr>
          <w:color w:val="000000"/>
          <w:sz w:val="26"/>
          <w:szCs w:val="26"/>
        </w:rPr>
        <w:t xml:space="preserve"> (Ước lượng được): Một User Story tốt có thể ước lượng được mặc dù không cần chính xác. Những User Story lớn hoặc không rõ ràng thường khó để ước lượng. Khả năng ước tính được giúp ước lượng tốt hơn công việc sẽ làm và cả kế hoạch phát hành.</w:t>
      </w:r>
    </w:p>
    <w:p w14:paraId="770C82C9"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b/>
          <w:bCs/>
          <w:color w:val="000000"/>
          <w:sz w:val="26"/>
          <w:szCs w:val="26"/>
        </w:rPr>
        <w:t xml:space="preserve">Small </w:t>
      </w:r>
      <w:r>
        <w:rPr>
          <w:color w:val="000000"/>
          <w:sz w:val="26"/>
          <w:szCs w:val="26"/>
        </w:rPr>
        <w:t>(Kích thước phù hợp): Những User Story sắp được đưa vào sản xuất cần có kích thước nhỏ (đồng nghĩa với việc được mô tả rõ ràng hơn), những User Story chưa được đưa vào sản xuất trước mắt có thể có kích thước lớn hơn.</w:t>
      </w:r>
    </w:p>
    <w:p w14:paraId="36025181" w14:textId="77777777" w:rsidR="008055AF" w:rsidRDefault="008055AF" w:rsidP="00C54E05">
      <w:pPr>
        <w:pStyle w:val="NormalWeb"/>
        <w:numPr>
          <w:ilvl w:val="0"/>
          <w:numId w:val="36"/>
        </w:numPr>
        <w:spacing w:before="0" w:beforeAutospacing="0" w:after="0" w:afterAutospacing="0" w:line="240" w:lineRule="auto"/>
        <w:jc w:val="both"/>
        <w:textAlignment w:val="baseline"/>
        <w:rPr>
          <w:color w:val="000000"/>
          <w:sz w:val="26"/>
          <w:szCs w:val="26"/>
        </w:rPr>
      </w:pPr>
      <w:r>
        <w:rPr>
          <w:b/>
          <w:bCs/>
          <w:color w:val="000000"/>
          <w:sz w:val="26"/>
          <w:szCs w:val="26"/>
        </w:rPr>
        <w:t>Testable</w:t>
      </w:r>
      <w:r>
        <w:rPr>
          <w:color w:val="000000"/>
          <w:sz w:val="26"/>
          <w:szCs w:val="26"/>
        </w:rPr>
        <w:t xml:space="preserve"> (Kiểm thử được): Nếu nhóm phát triển biết như thế nào là User Story đó hoàn thành – có thể kiểm thử được rõ ràng thì họ có thể hiểu rõ hơn công việc của mình, ít gây hiểu nhầm.</w:t>
      </w:r>
    </w:p>
    <w:p w14:paraId="11FD9EB4" w14:textId="1CBE747A" w:rsidR="008055AF" w:rsidRDefault="008055AF" w:rsidP="00C54E05">
      <w:pPr>
        <w:pStyle w:val="Heading3"/>
        <w:keepNext w:val="0"/>
        <w:numPr>
          <w:ilvl w:val="2"/>
          <w:numId w:val="42"/>
        </w:numPr>
        <w:spacing w:line="240" w:lineRule="auto"/>
        <w:textAlignment w:val="baseline"/>
        <w:rPr>
          <w:color w:val="000000"/>
          <w:sz w:val="27"/>
          <w:szCs w:val="27"/>
        </w:rPr>
      </w:pPr>
      <w:r>
        <w:rPr>
          <w:i w:val="0"/>
          <w:iCs/>
          <w:color w:val="000000"/>
        </w:rPr>
        <w:t>Xây dựng mô hình APP</w:t>
      </w:r>
    </w:p>
    <w:p w14:paraId="49BE14E4" w14:textId="77777777" w:rsidR="008055AF" w:rsidRDefault="008055AF" w:rsidP="00C54E05">
      <w:pPr>
        <w:pStyle w:val="NormalWeb"/>
        <w:numPr>
          <w:ilvl w:val="0"/>
          <w:numId w:val="37"/>
        </w:numPr>
        <w:spacing w:before="0" w:beforeAutospacing="0" w:after="0" w:afterAutospacing="0" w:line="240" w:lineRule="auto"/>
        <w:jc w:val="both"/>
        <w:textAlignment w:val="baseline"/>
        <w:rPr>
          <w:color w:val="000000"/>
          <w:sz w:val="26"/>
          <w:szCs w:val="26"/>
        </w:rPr>
      </w:pPr>
      <w:r>
        <w:rPr>
          <w:color w:val="000000"/>
          <w:sz w:val="26"/>
          <w:szCs w:val="26"/>
        </w:rPr>
        <w:t>Định nghĩa: Trong sản xuất và thiết kế, mockup là một mô hình (hình ảnh) kích thước thu nhỏ hoặc đầy đủ của một thiết kế hoặc một thiết bị, được sử dụng để giảng dạy, trình diễn, đánh giá, quảng bá và các mục đích khác</w:t>
      </w:r>
    </w:p>
    <w:p w14:paraId="1C343CD5" w14:textId="662FD63F" w:rsidR="008055AF" w:rsidRDefault="008055AF" w:rsidP="00C54E05">
      <w:pPr>
        <w:pStyle w:val="NormalWeb"/>
        <w:numPr>
          <w:ilvl w:val="0"/>
          <w:numId w:val="37"/>
        </w:numPr>
        <w:spacing w:before="0" w:beforeAutospacing="0" w:after="0" w:afterAutospacing="0" w:line="240" w:lineRule="auto"/>
        <w:jc w:val="both"/>
        <w:textAlignment w:val="baseline"/>
        <w:rPr>
          <w:color w:val="000000"/>
          <w:sz w:val="26"/>
          <w:szCs w:val="26"/>
        </w:rPr>
      </w:pPr>
      <w:r>
        <w:rPr>
          <w:color w:val="000000"/>
          <w:sz w:val="26"/>
          <w:szCs w:val="26"/>
        </w:rPr>
        <w:t>Công cụ: figma.com</w:t>
      </w:r>
    </w:p>
    <w:p w14:paraId="543B14CA" w14:textId="6321B2F3" w:rsidR="0015213B" w:rsidRDefault="0015213B" w:rsidP="0015213B">
      <w:pPr>
        <w:pStyle w:val="NormalWeb"/>
        <w:spacing w:before="0" w:beforeAutospacing="0" w:after="0" w:afterAutospacing="0" w:line="240" w:lineRule="auto"/>
        <w:jc w:val="both"/>
        <w:textAlignment w:val="baseline"/>
        <w:rPr>
          <w:color w:val="000000"/>
          <w:sz w:val="26"/>
          <w:szCs w:val="26"/>
        </w:rPr>
      </w:pPr>
    </w:p>
    <w:p w14:paraId="1EDAFDB4" w14:textId="4F6A3D9B" w:rsidR="0015213B" w:rsidRDefault="0015213B" w:rsidP="0015213B">
      <w:pPr>
        <w:pStyle w:val="NormalWeb"/>
        <w:spacing w:before="0" w:beforeAutospacing="0" w:after="0" w:afterAutospacing="0" w:line="240" w:lineRule="auto"/>
        <w:jc w:val="center"/>
        <w:textAlignment w:val="baseline"/>
        <w:rPr>
          <w:color w:val="000000"/>
          <w:sz w:val="26"/>
          <w:szCs w:val="26"/>
        </w:rPr>
      </w:pPr>
      <w:r>
        <w:rPr>
          <w:noProof/>
        </w:rPr>
        <w:drawing>
          <wp:inline distT="0" distB="0" distL="0" distR="0" wp14:anchorId="39CA3488" wp14:editId="1D4E1B5A">
            <wp:extent cx="3200400" cy="871750"/>
            <wp:effectExtent l="0" t="0" r="0" b="5080"/>
            <wp:docPr id="9" name="Picture 9" descr="C:\Users\Admin\AppData\Local\Microsoft\Windows\INetCache\Content.MSO\D1FE77F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D1FE77F9.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65762" cy="889554"/>
                    </a:xfrm>
                    <a:prstGeom prst="rect">
                      <a:avLst/>
                    </a:prstGeom>
                    <a:noFill/>
                    <a:ln>
                      <a:noFill/>
                    </a:ln>
                  </pic:spPr>
                </pic:pic>
              </a:graphicData>
            </a:graphic>
          </wp:inline>
        </w:drawing>
      </w:r>
    </w:p>
    <w:p w14:paraId="1B0E6E3B" w14:textId="18F8F15C" w:rsidR="008055AF" w:rsidRDefault="008055AF" w:rsidP="00C54E05">
      <w:pPr>
        <w:pStyle w:val="Heading3"/>
        <w:keepNext w:val="0"/>
        <w:numPr>
          <w:ilvl w:val="2"/>
          <w:numId w:val="42"/>
        </w:numPr>
        <w:spacing w:line="240" w:lineRule="auto"/>
        <w:textAlignment w:val="baseline"/>
        <w:rPr>
          <w:color w:val="000000"/>
          <w:sz w:val="27"/>
          <w:szCs w:val="27"/>
        </w:rPr>
      </w:pPr>
      <w:r>
        <w:rPr>
          <w:i w:val="0"/>
          <w:iCs/>
          <w:color w:val="000000"/>
        </w:rPr>
        <w:t>Xây dựng tài liệu đặc tả quy trình (FSD)</w:t>
      </w:r>
    </w:p>
    <w:p w14:paraId="13A77F6A" w14:textId="77777777" w:rsidR="008055AF" w:rsidRDefault="008055AF" w:rsidP="00C54E05">
      <w:pPr>
        <w:pStyle w:val="NormalWeb"/>
        <w:numPr>
          <w:ilvl w:val="0"/>
          <w:numId w:val="38"/>
        </w:numPr>
        <w:spacing w:before="0" w:beforeAutospacing="0" w:after="0" w:afterAutospacing="0" w:line="240" w:lineRule="auto"/>
        <w:jc w:val="both"/>
        <w:textAlignment w:val="baseline"/>
        <w:rPr>
          <w:color w:val="000000"/>
          <w:sz w:val="26"/>
          <w:szCs w:val="26"/>
        </w:rPr>
      </w:pPr>
      <w:r>
        <w:rPr>
          <w:color w:val="000000"/>
          <w:sz w:val="26"/>
          <w:szCs w:val="26"/>
        </w:rPr>
        <w:t>Định nghĩa</w:t>
      </w:r>
    </w:p>
    <w:p w14:paraId="1BCFBEE8" w14:textId="77777777" w:rsidR="008055AF" w:rsidRDefault="008055AF" w:rsidP="00C54E05">
      <w:pPr>
        <w:pStyle w:val="NormalWeb"/>
        <w:numPr>
          <w:ilvl w:val="0"/>
          <w:numId w:val="39"/>
        </w:numPr>
        <w:spacing w:before="0" w:beforeAutospacing="0" w:after="0" w:afterAutospacing="0" w:line="240" w:lineRule="auto"/>
        <w:ind w:left="1440"/>
        <w:jc w:val="both"/>
        <w:textAlignment w:val="baseline"/>
        <w:rPr>
          <w:color w:val="000000"/>
          <w:sz w:val="26"/>
          <w:szCs w:val="26"/>
        </w:rPr>
      </w:pPr>
      <w:r>
        <w:rPr>
          <w:color w:val="000000"/>
          <w:sz w:val="26"/>
          <w:szCs w:val="26"/>
        </w:rPr>
        <w:t>FSD (Functional Specification Document) – Thông số kỹ thuật chức năng tài liệu, là bộ tài liệu hỗ trợ quản lý, phát triển phần mềm hạn chế những nhầm lẫn hay đi lệch hướng của dự án.</w:t>
      </w:r>
    </w:p>
    <w:p w14:paraId="0BDB8301" w14:textId="7DE66B20" w:rsidR="008055AF" w:rsidRDefault="008055AF" w:rsidP="00C54E05">
      <w:pPr>
        <w:pStyle w:val="NormalWeb"/>
        <w:numPr>
          <w:ilvl w:val="0"/>
          <w:numId w:val="39"/>
        </w:numPr>
        <w:spacing w:before="0" w:beforeAutospacing="0" w:after="0" w:afterAutospacing="0" w:line="240" w:lineRule="auto"/>
        <w:ind w:left="1440"/>
        <w:jc w:val="both"/>
        <w:textAlignment w:val="baseline"/>
        <w:rPr>
          <w:color w:val="000000"/>
          <w:sz w:val="26"/>
          <w:szCs w:val="26"/>
        </w:rPr>
      </w:pPr>
      <w:r>
        <w:rPr>
          <w:color w:val="000000"/>
          <w:sz w:val="26"/>
          <w:szCs w:val="26"/>
        </w:rPr>
        <w:lastRenderedPageBreak/>
        <w:t>Tài liệu FSD gồm nội dung phần bàn giao của designer với nhà phát triển, cùng với các tài liệu quan trọng khác</w:t>
      </w:r>
      <w:r w:rsidR="00A53FEC">
        <w:rPr>
          <w:color w:val="000000"/>
          <w:sz w:val="26"/>
          <w:szCs w:val="26"/>
        </w:rPr>
        <w:t xml:space="preserve"> như: công cụ tạo mẫu hình ảnh</w:t>
      </w:r>
      <w:r>
        <w:rPr>
          <w:color w:val="000000"/>
          <w:sz w:val="26"/>
          <w:szCs w:val="26"/>
        </w:rPr>
        <w:t>, thông số kỹ thuật thiết kế và tài liệu nguyên mẫu.</w:t>
      </w:r>
    </w:p>
    <w:p w14:paraId="7F3D8418" w14:textId="77777777" w:rsidR="008055AF" w:rsidRDefault="008055AF" w:rsidP="00C54E05">
      <w:pPr>
        <w:pStyle w:val="NormalWeb"/>
        <w:numPr>
          <w:ilvl w:val="0"/>
          <w:numId w:val="40"/>
        </w:numPr>
        <w:spacing w:before="0" w:beforeAutospacing="0" w:after="0" w:afterAutospacing="0" w:line="240" w:lineRule="auto"/>
        <w:jc w:val="both"/>
        <w:textAlignment w:val="baseline"/>
        <w:rPr>
          <w:color w:val="000000"/>
          <w:sz w:val="26"/>
          <w:szCs w:val="26"/>
        </w:rPr>
      </w:pPr>
      <w:r>
        <w:rPr>
          <w:color w:val="000000"/>
          <w:sz w:val="26"/>
          <w:szCs w:val="26"/>
        </w:rPr>
        <w:t>Quy tắc xây dựng FSD bao gồm:</w:t>
      </w:r>
    </w:p>
    <w:p w14:paraId="7601788A" w14:textId="77777777" w:rsidR="008055AF" w:rsidRDefault="008055AF" w:rsidP="00C54E05">
      <w:pPr>
        <w:pStyle w:val="NormalWeb"/>
        <w:numPr>
          <w:ilvl w:val="0"/>
          <w:numId w:val="41"/>
        </w:numPr>
        <w:spacing w:before="0" w:beforeAutospacing="0" w:after="0" w:afterAutospacing="0" w:line="240" w:lineRule="auto"/>
        <w:ind w:left="1440"/>
        <w:jc w:val="both"/>
        <w:textAlignment w:val="baseline"/>
        <w:rPr>
          <w:color w:val="000000"/>
          <w:sz w:val="26"/>
          <w:szCs w:val="26"/>
        </w:rPr>
      </w:pPr>
      <w:r>
        <w:rPr>
          <w:color w:val="000000"/>
          <w:sz w:val="26"/>
          <w:szCs w:val="26"/>
        </w:rPr>
        <w:t>Mockup giao diện</w:t>
      </w:r>
    </w:p>
    <w:p w14:paraId="317A2EA9" w14:textId="77777777" w:rsidR="008055AF" w:rsidRDefault="008055AF" w:rsidP="00C54E05">
      <w:pPr>
        <w:pStyle w:val="NormalWeb"/>
        <w:numPr>
          <w:ilvl w:val="0"/>
          <w:numId w:val="41"/>
        </w:numPr>
        <w:spacing w:before="0" w:beforeAutospacing="0" w:after="0" w:afterAutospacing="0" w:line="240" w:lineRule="auto"/>
        <w:ind w:left="1440"/>
        <w:jc w:val="both"/>
        <w:textAlignment w:val="baseline"/>
        <w:rPr>
          <w:color w:val="000000"/>
          <w:sz w:val="26"/>
          <w:szCs w:val="26"/>
        </w:rPr>
      </w:pPr>
      <w:r>
        <w:rPr>
          <w:color w:val="000000"/>
          <w:sz w:val="26"/>
          <w:szCs w:val="26"/>
        </w:rPr>
        <w:t>Đánh dấu và đánh số thứ tự những phần mà DEV sẽ lập trình</w:t>
      </w:r>
    </w:p>
    <w:p w14:paraId="375CCBDB" w14:textId="77777777" w:rsidR="008055AF" w:rsidRDefault="008055AF" w:rsidP="00C54E05">
      <w:pPr>
        <w:pStyle w:val="NormalWeb"/>
        <w:numPr>
          <w:ilvl w:val="0"/>
          <w:numId w:val="41"/>
        </w:numPr>
        <w:spacing w:before="0" w:beforeAutospacing="0" w:after="0" w:afterAutospacing="0" w:line="240" w:lineRule="auto"/>
        <w:ind w:left="1440"/>
        <w:jc w:val="both"/>
        <w:textAlignment w:val="baseline"/>
        <w:rPr>
          <w:color w:val="000000"/>
          <w:sz w:val="26"/>
          <w:szCs w:val="26"/>
        </w:rPr>
      </w:pPr>
      <w:r>
        <w:rPr>
          <w:color w:val="000000"/>
          <w:sz w:val="26"/>
          <w:szCs w:val="26"/>
        </w:rPr>
        <w:t>Loại dữ liệu của những mục đã đánh dấu</w:t>
      </w:r>
    </w:p>
    <w:p w14:paraId="27F4FB55" w14:textId="7E056ED1" w:rsidR="008055AF" w:rsidRPr="00F15007" w:rsidRDefault="008055AF" w:rsidP="008055AF">
      <w:pPr>
        <w:widowControl w:val="0"/>
        <w:tabs>
          <w:tab w:val="left" w:pos="1387"/>
        </w:tabs>
        <w:autoSpaceDE w:val="0"/>
        <w:autoSpaceDN w:val="0"/>
        <w:spacing w:before="90" w:after="0" w:line="312" w:lineRule="auto"/>
        <w:ind w:right="218"/>
      </w:pPr>
      <w:r>
        <w:rPr>
          <w:color w:val="000000"/>
        </w:rPr>
        <w:t>Ghi chú (nếu có)</w:t>
      </w:r>
    </w:p>
    <w:p w14:paraId="61EEC84C" w14:textId="77777777" w:rsidR="00F15007" w:rsidRPr="002E6096" w:rsidRDefault="00F15007" w:rsidP="008055AF">
      <w:pPr>
        <w:pStyle w:val="ListParagraph"/>
        <w:ind w:firstLine="0"/>
      </w:pPr>
    </w:p>
    <w:p w14:paraId="6B766FA0" w14:textId="689EB771" w:rsidR="00153BDA" w:rsidRDefault="00153BDA" w:rsidP="00A54702">
      <w:pPr>
        <w:pStyle w:val="Heading1"/>
        <w:numPr>
          <w:ilvl w:val="1"/>
          <w:numId w:val="41"/>
        </w:numPr>
        <w:jc w:val="both"/>
      </w:pPr>
      <w:r>
        <w:br w:type="page"/>
      </w:r>
      <w:bookmarkStart w:id="78" w:name="_Toc98339750"/>
      <w:r w:rsidR="00111EC1" w:rsidRPr="00153BDA">
        <w:lastRenderedPageBreak/>
        <w:t xml:space="preserve">TRIỂN KHAI </w:t>
      </w:r>
      <w:bookmarkEnd w:id="78"/>
      <w:r w:rsidR="005E72E7">
        <w:t>PHÂN TÍCH NGHIỆP VỤ</w:t>
      </w:r>
    </w:p>
    <w:p w14:paraId="39A53E58" w14:textId="6ECD8C72" w:rsidR="00153BDA" w:rsidRDefault="00156148" w:rsidP="00EE77CC">
      <w:pPr>
        <w:pStyle w:val="Heading2"/>
      </w:pPr>
      <w:bookmarkStart w:id="79" w:name="_Toc98339751"/>
      <w:r>
        <w:t>3.1</w:t>
      </w:r>
      <w:bookmarkEnd w:id="79"/>
      <w:r>
        <w:t xml:space="preserve"> </w:t>
      </w:r>
      <w:r w:rsidR="005E72E7">
        <w:t xml:space="preserve"> Quy trình của dự án</w:t>
      </w:r>
    </w:p>
    <w:p w14:paraId="1A58741E" w14:textId="56888C70" w:rsidR="006018CA" w:rsidRPr="006018CA" w:rsidRDefault="006018CA" w:rsidP="00A54702">
      <w:pPr>
        <w:pStyle w:val="Heading3"/>
        <w:numPr>
          <w:ilvl w:val="0"/>
          <w:numId w:val="0"/>
        </w:numPr>
        <w:rPr>
          <w:i w:val="0"/>
        </w:rPr>
      </w:pPr>
      <w:r w:rsidRPr="006018CA">
        <w:rPr>
          <w:i w:val="0"/>
        </w:rPr>
        <w:t xml:space="preserve">        </w:t>
      </w:r>
      <w:r w:rsidR="00A54702">
        <w:rPr>
          <w:i w:val="0"/>
        </w:rPr>
        <w:t xml:space="preserve">a. </w:t>
      </w:r>
      <w:r w:rsidR="00FC38CF">
        <w:rPr>
          <w:i w:val="0"/>
        </w:rPr>
        <w:t xml:space="preserve">Quy trình tổng quan </w:t>
      </w:r>
      <w:r w:rsidRPr="006018CA">
        <w:rPr>
          <w:i w:val="0"/>
        </w:rPr>
        <w:t xml:space="preserve"> </w:t>
      </w:r>
    </w:p>
    <w:p w14:paraId="75486C87" w14:textId="1296B495" w:rsidR="006018CA" w:rsidRPr="006018CA" w:rsidRDefault="004D05F8" w:rsidP="006018CA">
      <w:pPr>
        <w:tabs>
          <w:tab w:val="left" w:pos="0"/>
        </w:tabs>
        <w:ind w:right="314"/>
        <w:jc w:val="left"/>
      </w:pPr>
      <w:ins w:id="80" w:author="nhamct" w:date="2022-04-14T15:40:00Z">
        <w:r>
          <w:rPr>
            <w:noProof/>
          </w:rPr>
          <mc:AlternateContent>
            <mc:Choice Requires="wpi">
              <w:drawing>
                <wp:anchor distT="0" distB="0" distL="114300" distR="114300" simplePos="0" relativeHeight="251800576" behindDoc="0" locked="0" layoutInCell="1" allowOverlap="1" wp14:anchorId="7D251D9B" wp14:editId="70BD6735">
                  <wp:simplePos x="0" y="0"/>
                  <wp:positionH relativeFrom="column">
                    <wp:posOffset>3763626</wp:posOffset>
                  </wp:positionH>
                  <wp:positionV relativeFrom="paragraph">
                    <wp:posOffset>1962870</wp:posOffset>
                  </wp:positionV>
                  <wp:extent cx="215960" cy="118599"/>
                  <wp:effectExtent l="38100" t="38100" r="31750" b="34290"/>
                  <wp:wrapNone/>
                  <wp:docPr id="150" name="Ink 150"/>
                  <wp:cNvGraphicFramePr/>
                  <a:graphic xmlns:a="http://schemas.openxmlformats.org/drawingml/2006/main">
                    <a:graphicData uri="http://schemas.microsoft.com/office/word/2010/wordprocessingInk">
                      <w14:contentPart bwMode="auto" r:id="rId22">
                        <w14:nvContentPartPr>
                          <w14:cNvContentPartPr/>
                        </w14:nvContentPartPr>
                        <w14:xfrm>
                          <a:off x="0" y="0"/>
                          <a:ext cx="215960" cy="118599"/>
                        </w14:xfrm>
                      </w14:contentPart>
                    </a:graphicData>
                  </a:graphic>
                </wp:anchor>
              </w:drawing>
            </mc:Choice>
            <mc:Fallback>
              <w:pict>
                <v:shapetype w14:anchorId="52E3E7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0" o:spid="_x0000_s1026" type="#_x0000_t75" style="position:absolute;margin-left:296pt;margin-top:154.2pt;width:17.7pt;height:10.0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">
                  <v:imagedata r:id="rId23" o:title=""/>
                </v:shape>
              </w:pict>
            </mc:Fallback>
          </mc:AlternateContent>
        </w:r>
        <w:r>
          <w:rPr>
            <w:noProof/>
          </w:rPr>
          <mc:AlternateContent>
            <mc:Choice Requires="wpi">
              <w:drawing>
                <wp:anchor distT="0" distB="0" distL="114300" distR="114300" simplePos="0" relativeHeight="251801600" behindDoc="0" locked="0" layoutInCell="1" allowOverlap="1" wp14:anchorId="36A7D5C8" wp14:editId="2D2D4468">
                  <wp:simplePos x="0" y="0"/>
                  <wp:positionH relativeFrom="column">
                    <wp:posOffset>3525678</wp:posOffset>
                  </wp:positionH>
                  <wp:positionV relativeFrom="paragraph">
                    <wp:posOffset>2030855</wp:posOffset>
                  </wp:positionV>
                  <wp:extent cx="189167" cy="45085"/>
                  <wp:effectExtent l="38100" t="38100" r="40005" b="31115"/>
                  <wp:wrapNone/>
                  <wp:docPr id="151" name="Ink 151"/>
                  <wp:cNvGraphicFramePr/>
                  <a:graphic xmlns:a="http://schemas.openxmlformats.org/drawingml/2006/main">
                    <a:graphicData uri="http://schemas.microsoft.com/office/word/2010/wordprocessingInk">
                      <w14:contentPart bwMode="auto" r:id="rId24">
                        <w14:nvContentPartPr>
                          <w14:cNvContentPartPr/>
                        </w14:nvContentPartPr>
                        <w14:xfrm>
                          <a:off x="0" y="0"/>
                          <a:ext cx="189167" cy="45085"/>
                        </w14:xfrm>
                      </w14:contentPart>
                    </a:graphicData>
                  </a:graphic>
                </wp:anchor>
              </w:drawing>
            </mc:Choice>
            <mc:Fallback>
              <w:pict>
                <v:shape w14:anchorId="4A35A269" id="Ink 151" o:spid="_x0000_s1026" type="#_x0000_t75" style="position:absolute;margin-left:277.25pt;margin-top:159.55pt;width:15.65pt;height:4.2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">
                  <v:imagedata r:id="rId25" o:title=""/>
                </v:shape>
              </w:pict>
            </mc:Fallback>
          </mc:AlternateContent>
        </w:r>
        <w:r>
          <w:rPr>
            <w:noProof/>
          </w:rPr>
          <mc:AlternateContent>
            <mc:Choice Requires="wpi">
              <w:drawing>
                <wp:anchor distT="0" distB="0" distL="114300" distR="114300" simplePos="0" relativeHeight="251802624" behindDoc="0" locked="0" layoutInCell="1" allowOverlap="1" wp14:anchorId="0B99B704" wp14:editId="3CA60FD7">
                  <wp:simplePos x="0" y="0"/>
                  <wp:positionH relativeFrom="column">
                    <wp:posOffset>3189152</wp:posOffset>
                  </wp:positionH>
                  <wp:positionV relativeFrom="paragraph">
                    <wp:posOffset>1915280</wp:posOffset>
                  </wp:positionV>
                  <wp:extent cx="272314" cy="183515"/>
                  <wp:effectExtent l="38100" t="38100" r="13970" b="45085"/>
                  <wp:wrapNone/>
                  <wp:docPr id="152" name="Ink 152"/>
                  <wp:cNvGraphicFramePr/>
                  <a:graphic xmlns:a="http://schemas.openxmlformats.org/drawingml/2006/main">
                    <a:graphicData uri="http://schemas.microsoft.com/office/word/2010/wordprocessingInk">
                      <w14:contentPart bwMode="auto" r:id="rId26">
                        <w14:nvContentPartPr>
                          <w14:cNvContentPartPr/>
                        </w14:nvContentPartPr>
                        <w14:xfrm>
                          <a:off x="0" y="0"/>
                          <a:ext cx="272314" cy="183515"/>
                        </w14:xfrm>
                      </w14:contentPart>
                    </a:graphicData>
                  </a:graphic>
                </wp:anchor>
              </w:drawing>
            </mc:Choice>
            <mc:Fallback>
              <w:pict>
                <v:shape w14:anchorId="6997B21F" id="Ink 152" o:spid="_x0000_s1026" type="#_x0000_t75" style="position:absolute;margin-left:250.75pt;margin-top:150.45pt;width:22.15pt;height:15.1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">
                  <v:imagedata r:id="rId27" o:title=""/>
                </v:shape>
              </w:pict>
            </mc:Fallback>
          </mc:AlternateContent>
        </w:r>
        <w:r>
          <w:rPr>
            <w:noProof/>
          </w:rPr>
          <mc:AlternateContent>
            <mc:Choice Requires="wpi">
              <w:drawing>
                <wp:anchor distT="0" distB="0" distL="114300" distR="114300" simplePos="0" relativeHeight="251803648" behindDoc="0" locked="0" layoutInCell="1" allowOverlap="1" wp14:anchorId="4F7B401E" wp14:editId="49BA7E93">
                  <wp:simplePos x="0" y="0"/>
                  <wp:positionH relativeFrom="column">
                    <wp:posOffset>2883219</wp:posOffset>
                  </wp:positionH>
                  <wp:positionV relativeFrom="paragraph">
                    <wp:posOffset>1996863</wp:posOffset>
                  </wp:positionV>
                  <wp:extent cx="243368" cy="126132"/>
                  <wp:effectExtent l="38100" t="38100" r="42545" b="45720"/>
                  <wp:wrapNone/>
                  <wp:docPr id="153" name="Ink 153"/>
                  <wp:cNvGraphicFramePr/>
                  <a:graphic xmlns:a="http://schemas.openxmlformats.org/drawingml/2006/main">
                    <a:graphicData uri="http://schemas.microsoft.com/office/word/2010/wordprocessingInk">
                      <w14:contentPart bwMode="auto" r:id="rId28">
                        <w14:nvContentPartPr>
                          <w14:cNvContentPartPr/>
                        </w14:nvContentPartPr>
                        <w14:xfrm>
                          <a:off x="0" y="0"/>
                          <a:ext cx="243368" cy="126132"/>
                        </w14:xfrm>
                      </w14:contentPart>
                    </a:graphicData>
                  </a:graphic>
                </wp:anchor>
              </w:drawing>
            </mc:Choice>
            <mc:Fallback>
              <w:pict>
                <v:shape w14:anchorId="1237B1E6" id="Ink 153" o:spid="_x0000_s1026" type="#_x0000_t75" style="position:absolute;margin-left:226.7pt;margin-top:156.9pt;width:19.85pt;height:10.6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">
                  <v:imagedata r:id="rId29" o:title=""/>
                </v:shape>
              </w:pict>
            </mc:Fallback>
          </mc:AlternateContent>
        </w:r>
        <w:r>
          <w:rPr>
            <w:noProof/>
          </w:rPr>
          <mc:AlternateContent>
            <mc:Choice Requires="wpi">
              <w:drawing>
                <wp:anchor distT="0" distB="0" distL="114300" distR="114300" simplePos="0" relativeHeight="251794432" behindDoc="0" locked="0" layoutInCell="1" allowOverlap="1" wp14:anchorId="491FA916" wp14:editId="2D6F10E1">
                  <wp:simplePos x="0" y="0"/>
                  <wp:positionH relativeFrom="column">
                    <wp:posOffset>3653225</wp:posOffset>
                  </wp:positionH>
                  <wp:positionV relativeFrom="paragraph">
                    <wp:posOffset>2110834</wp:posOffset>
                  </wp:positionV>
                  <wp:extent cx="360" cy="360"/>
                  <wp:effectExtent l="38100" t="38100" r="38100" b="38100"/>
                  <wp:wrapNone/>
                  <wp:docPr id="144" name="Ink 144"/>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6653C0DC" id="Ink 144" o:spid="_x0000_s1026" type="#_x0000_t75" style="position:absolute;margin-left:287.3pt;margin-top:165.85pt;width:.75pt;height:.7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">
                  <v:imagedata r:id="rId31" o:title=""/>
                </v:shape>
              </w:pict>
            </mc:Fallback>
          </mc:AlternateContent>
        </w:r>
        <w:r>
          <w:rPr>
            <w:noProof/>
          </w:rPr>
          <mc:AlternateContent>
            <mc:Choice Requires="wpi">
              <w:drawing>
                <wp:anchor distT="0" distB="0" distL="114300" distR="114300" simplePos="0" relativeHeight="251791360" behindDoc="0" locked="0" layoutInCell="1" allowOverlap="1" wp14:anchorId="25D8D027" wp14:editId="198C20F6">
                  <wp:simplePos x="0" y="0"/>
                  <wp:positionH relativeFrom="column">
                    <wp:posOffset>3394385</wp:posOffset>
                  </wp:positionH>
                  <wp:positionV relativeFrom="paragraph">
                    <wp:posOffset>2119834</wp:posOffset>
                  </wp:positionV>
                  <wp:extent cx="360" cy="360"/>
                  <wp:effectExtent l="38100" t="38100" r="38100" b="38100"/>
                  <wp:wrapNone/>
                  <wp:docPr id="141" name="Ink 141"/>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12613045" id="Ink 141" o:spid="_x0000_s1026" type="#_x0000_t75" style="position:absolute;margin-left:266.9pt;margin-top:166.55pt;width:.75pt;height:.7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">
                  <v:imagedata r:id="rId31" o:title=""/>
                </v:shape>
              </w:pict>
            </mc:Fallback>
          </mc:AlternateContent>
        </w:r>
        <w:r>
          <w:rPr>
            <w:noProof/>
          </w:rPr>
          <mc:AlternateContent>
            <mc:Choice Requires="wpi">
              <w:drawing>
                <wp:anchor distT="0" distB="0" distL="114300" distR="114300" simplePos="0" relativeHeight="251782144" behindDoc="0" locked="0" layoutInCell="1" allowOverlap="1" wp14:anchorId="691968BB" wp14:editId="74E38CBC">
                  <wp:simplePos x="0" y="0"/>
                  <wp:positionH relativeFrom="column">
                    <wp:posOffset>2665666</wp:posOffset>
                  </wp:positionH>
                  <wp:positionV relativeFrom="paragraph">
                    <wp:posOffset>1990064</wp:posOffset>
                  </wp:positionV>
                  <wp:extent cx="180611" cy="181948"/>
                  <wp:effectExtent l="38100" t="38100" r="10160" b="46990"/>
                  <wp:wrapNone/>
                  <wp:docPr id="132" name="Ink 132"/>
                  <wp:cNvGraphicFramePr/>
                  <a:graphic xmlns:a="http://schemas.openxmlformats.org/drawingml/2006/main">
                    <a:graphicData uri="http://schemas.microsoft.com/office/word/2010/wordprocessingInk">
                      <w14:contentPart bwMode="auto" r:id="rId33">
                        <w14:nvContentPartPr>
                          <w14:cNvContentPartPr/>
                        </w14:nvContentPartPr>
                        <w14:xfrm>
                          <a:off x="0" y="0"/>
                          <a:ext cx="180611" cy="181948"/>
                        </w14:xfrm>
                      </w14:contentPart>
                    </a:graphicData>
                  </a:graphic>
                </wp:anchor>
              </w:drawing>
            </mc:Choice>
            <mc:Fallback>
              <w:pict>
                <v:shape w14:anchorId="2C272D50" id="Ink 132" o:spid="_x0000_s1026" type="#_x0000_t75" style="position:absolute;margin-left:209.55pt;margin-top:156.35pt;width:14.9pt;height:15.0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">
                  <v:imagedata r:id="rId34" o:title=""/>
                </v:shape>
              </w:pict>
            </mc:Fallback>
          </mc:AlternateContent>
        </w:r>
        <w:r>
          <w:rPr>
            <w:noProof/>
          </w:rPr>
          <mc:AlternateContent>
            <mc:Choice Requires="wpi">
              <w:drawing>
                <wp:anchor distT="0" distB="0" distL="114300" distR="114300" simplePos="0" relativeHeight="251772928" behindDoc="0" locked="0" layoutInCell="1" allowOverlap="1" wp14:anchorId="59F09081" wp14:editId="1211F12C">
                  <wp:simplePos x="0" y="0"/>
                  <wp:positionH relativeFrom="column">
                    <wp:posOffset>2444715</wp:posOffset>
                  </wp:positionH>
                  <wp:positionV relativeFrom="paragraph">
                    <wp:posOffset>2126034</wp:posOffset>
                  </wp:positionV>
                  <wp:extent cx="142740" cy="61633"/>
                  <wp:effectExtent l="38100" t="38100" r="48260" b="33655"/>
                  <wp:wrapNone/>
                  <wp:docPr id="123" name="Ink 123"/>
                  <wp:cNvGraphicFramePr/>
                  <a:graphic xmlns:a="http://schemas.openxmlformats.org/drawingml/2006/main">
                    <a:graphicData uri="http://schemas.microsoft.com/office/word/2010/wordprocessingInk">
                      <w14:contentPart bwMode="auto" r:id="rId35">
                        <w14:nvContentPartPr>
                          <w14:cNvContentPartPr/>
                        </w14:nvContentPartPr>
                        <w14:xfrm>
                          <a:off x="0" y="0"/>
                          <a:ext cx="142740" cy="61633"/>
                        </w14:xfrm>
                      </w14:contentPart>
                    </a:graphicData>
                  </a:graphic>
                </wp:anchor>
              </w:drawing>
            </mc:Choice>
            <mc:Fallback>
              <w:pict>
                <v:shape w14:anchorId="4C8E972F" id="Ink 123" o:spid="_x0000_s1026" type="#_x0000_t75" style="position:absolute;margin-left:192.15pt;margin-top:167.05pt;width:11.95pt;height:5.5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">
                  <v:imagedata r:id="rId36" o:title=""/>
                </v:shape>
              </w:pict>
            </mc:Fallback>
          </mc:AlternateContent>
        </w:r>
        <w:r>
          <w:rPr>
            <w:noProof/>
          </w:rPr>
          <mc:AlternateContent>
            <mc:Choice Requires="wpi">
              <w:drawing>
                <wp:anchor distT="0" distB="0" distL="114300" distR="114300" simplePos="0" relativeHeight="251773952" behindDoc="0" locked="0" layoutInCell="1" allowOverlap="1" wp14:anchorId="2865A943" wp14:editId="555DD3F7">
                  <wp:simplePos x="0" y="0"/>
                  <wp:positionH relativeFrom="column">
                    <wp:posOffset>2114987</wp:posOffset>
                  </wp:positionH>
                  <wp:positionV relativeFrom="paragraph">
                    <wp:posOffset>2071646</wp:posOffset>
                  </wp:positionV>
                  <wp:extent cx="261756" cy="179070"/>
                  <wp:effectExtent l="38100" t="38100" r="5080" b="49530"/>
                  <wp:wrapNone/>
                  <wp:docPr id="124" name="Ink 124"/>
                  <wp:cNvGraphicFramePr/>
                  <a:graphic xmlns:a="http://schemas.openxmlformats.org/drawingml/2006/main">
                    <a:graphicData uri="http://schemas.microsoft.com/office/word/2010/wordprocessingInk">
                      <w14:contentPart bwMode="auto" r:id="rId37">
                        <w14:nvContentPartPr>
                          <w14:cNvContentPartPr/>
                        </w14:nvContentPartPr>
                        <w14:xfrm>
                          <a:off x="0" y="0"/>
                          <a:ext cx="261756" cy="179070"/>
                        </w14:xfrm>
                      </w14:contentPart>
                    </a:graphicData>
                  </a:graphic>
                </wp:anchor>
              </w:drawing>
            </mc:Choice>
            <mc:Fallback>
              <w:pict>
                <v:shape w14:anchorId="257FBD9B" id="Ink 124" o:spid="_x0000_s1026" type="#_x0000_t75" style="position:absolute;margin-left:166.2pt;margin-top:162.75pt;width:21.3pt;height:14.8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">
                  <v:imagedata r:id="rId38" o:title=""/>
                </v:shape>
              </w:pict>
            </mc:Fallback>
          </mc:AlternateContent>
        </w:r>
        <w:r>
          <w:rPr>
            <w:noProof/>
          </w:rPr>
          <mc:AlternateContent>
            <mc:Choice Requires="wpi">
              <w:drawing>
                <wp:anchor distT="0" distB="0" distL="114300" distR="114300" simplePos="0" relativeHeight="251771904" behindDoc="0" locked="0" layoutInCell="1" allowOverlap="1" wp14:anchorId="7075D37E" wp14:editId="55CE1403">
                  <wp:simplePos x="0" y="0"/>
                  <wp:positionH relativeFrom="column">
                    <wp:posOffset>2557025</wp:posOffset>
                  </wp:positionH>
                  <wp:positionV relativeFrom="paragraph">
                    <wp:posOffset>2082394</wp:posOffset>
                  </wp:positionV>
                  <wp:extent cx="45720" cy="9360"/>
                  <wp:effectExtent l="38100" t="38100" r="30480" b="48260"/>
                  <wp:wrapNone/>
                  <wp:docPr id="122" name="Ink 122"/>
                  <wp:cNvGraphicFramePr/>
                  <a:graphic xmlns:a="http://schemas.openxmlformats.org/drawingml/2006/main">
                    <a:graphicData uri="http://schemas.microsoft.com/office/word/2010/wordprocessingInk">
                      <w14:contentPart bwMode="auto" r:id="rId39">
                        <w14:nvContentPartPr>
                          <w14:cNvContentPartPr/>
                        </w14:nvContentPartPr>
                        <w14:xfrm>
                          <a:off x="0" y="0"/>
                          <a:ext cx="45720" cy="9360"/>
                        </w14:xfrm>
                      </w14:contentPart>
                    </a:graphicData>
                  </a:graphic>
                </wp:anchor>
              </w:drawing>
            </mc:Choice>
            <mc:Fallback>
              <w:pict>
                <v:shape w14:anchorId="3DD6C889" id="Ink 122" o:spid="_x0000_s1026" type="#_x0000_t75" style="position:absolute;margin-left:201pt;margin-top:163.6pt;width:4.3pt;height:1.4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">
                  <v:imagedata r:id="rId40" o:title=""/>
                </v:shape>
              </w:pict>
            </mc:Fallback>
          </mc:AlternateContent>
        </w:r>
        <w:r>
          <w:rPr>
            <w:noProof/>
          </w:rPr>
          <mc:AlternateContent>
            <mc:Choice Requires="wpi">
              <w:drawing>
                <wp:anchor distT="0" distB="0" distL="114300" distR="114300" simplePos="0" relativeHeight="251765760" behindDoc="0" locked="0" layoutInCell="1" allowOverlap="1" wp14:anchorId="6722B3CC" wp14:editId="72CAD3BB">
                  <wp:simplePos x="0" y="0"/>
                  <wp:positionH relativeFrom="column">
                    <wp:posOffset>1907632</wp:posOffset>
                  </wp:positionH>
                  <wp:positionV relativeFrom="paragraph">
                    <wp:posOffset>2153228</wp:posOffset>
                  </wp:positionV>
                  <wp:extent cx="132861" cy="25400"/>
                  <wp:effectExtent l="38100" t="38100" r="38735" b="31750"/>
                  <wp:wrapNone/>
                  <wp:docPr id="116" name="Ink 116"/>
                  <wp:cNvGraphicFramePr/>
                  <a:graphic xmlns:a="http://schemas.openxmlformats.org/drawingml/2006/main">
                    <a:graphicData uri="http://schemas.microsoft.com/office/word/2010/wordprocessingInk">
                      <w14:contentPart bwMode="auto" r:id="rId41">
                        <w14:nvContentPartPr>
                          <w14:cNvContentPartPr/>
                        </w14:nvContentPartPr>
                        <w14:xfrm>
                          <a:off x="0" y="0"/>
                          <a:ext cx="132861" cy="25400"/>
                        </w14:xfrm>
                      </w14:contentPart>
                    </a:graphicData>
                  </a:graphic>
                </wp:anchor>
              </w:drawing>
            </mc:Choice>
            <mc:Fallback>
              <w:pict>
                <v:shape w14:anchorId="56F7BB7E" id="Ink 116" o:spid="_x0000_s1026" type="#_x0000_t75" style="position:absolute;margin-left:149.85pt;margin-top:169.2pt;width:11.15pt;height:2.6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">
                  <v:imagedata r:id="rId42" o:title=""/>
                </v:shape>
              </w:pict>
            </mc:Fallback>
          </mc:AlternateContent>
        </w:r>
        <w:r>
          <w:rPr>
            <w:noProof/>
          </w:rPr>
          <mc:AlternateContent>
            <mc:Choice Requires="wpi">
              <w:drawing>
                <wp:anchor distT="0" distB="0" distL="114300" distR="114300" simplePos="0" relativeHeight="251766784" behindDoc="0" locked="0" layoutInCell="1" allowOverlap="1" wp14:anchorId="3EDC230A" wp14:editId="6A29B500">
                  <wp:simplePos x="0" y="0"/>
                  <wp:positionH relativeFrom="column">
                    <wp:posOffset>1577904</wp:posOffset>
                  </wp:positionH>
                  <wp:positionV relativeFrom="paragraph">
                    <wp:posOffset>2214415</wp:posOffset>
                  </wp:positionV>
                  <wp:extent cx="219615" cy="209888"/>
                  <wp:effectExtent l="38100" t="38100" r="47625" b="38100"/>
                  <wp:wrapNone/>
                  <wp:docPr id="117" name="Ink 117"/>
                  <wp:cNvGraphicFramePr/>
                  <a:graphic xmlns:a="http://schemas.openxmlformats.org/drawingml/2006/main">
                    <a:graphicData uri="http://schemas.microsoft.com/office/word/2010/wordprocessingInk">
                      <w14:contentPart bwMode="auto" r:id="rId43">
                        <w14:nvContentPartPr>
                          <w14:cNvContentPartPr/>
                        </w14:nvContentPartPr>
                        <w14:xfrm>
                          <a:off x="0" y="0"/>
                          <a:ext cx="219615" cy="209888"/>
                        </w14:xfrm>
                      </w14:contentPart>
                    </a:graphicData>
                  </a:graphic>
                </wp:anchor>
              </w:drawing>
            </mc:Choice>
            <mc:Fallback>
              <w:pict>
                <v:shape w14:anchorId="3519299F" id="Ink 117" o:spid="_x0000_s1026" type="#_x0000_t75" style="position:absolute;margin-left:123.9pt;margin-top:174pt;width:18pt;height:17.2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">
                  <v:imagedata r:id="rId44" o:title=""/>
                </v:shape>
              </w:pict>
            </mc:Fallback>
          </mc:AlternateContent>
        </w:r>
        <w:r>
          <w:rPr>
            <w:noProof/>
          </w:rPr>
          <mc:AlternateContent>
            <mc:Choice Requires="wpi">
              <w:drawing>
                <wp:anchor distT="0" distB="0" distL="114300" distR="114300" simplePos="0" relativeHeight="251761664" behindDoc="0" locked="0" layoutInCell="1" allowOverlap="1" wp14:anchorId="3C0F3C8B" wp14:editId="05596EDC">
                  <wp:simplePos x="0" y="0"/>
                  <wp:positionH relativeFrom="column">
                    <wp:posOffset>1874105</wp:posOffset>
                  </wp:positionH>
                  <wp:positionV relativeFrom="paragraph">
                    <wp:posOffset>2205154</wp:posOffset>
                  </wp:positionV>
                  <wp:extent cx="183240" cy="69480"/>
                  <wp:effectExtent l="38100" t="38100" r="45720" b="45085"/>
                  <wp:wrapNone/>
                  <wp:docPr id="112" name="Ink 112"/>
                  <wp:cNvGraphicFramePr/>
                  <a:graphic xmlns:a="http://schemas.openxmlformats.org/drawingml/2006/main">
                    <a:graphicData uri="http://schemas.microsoft.com/office/word/2010/wordprocessingInk">
                      <w14:contentPart bwMode="auto" r:id="rId45">
                        <w14:nvContentPartPr>
                          <w14:cNvContentPartPr/>
                        </w14:nvContentPartPr>
                        <w14:xfrm>
                          <a:off x="0" y="0"/>
                          <a:ext cx="183240" cy="69480"/>
                        </w14:xfrm>
                      </w14:contentPart>
                    </a:graphicData>
                  </a:graphic>
                </wp:anchor>
              </w:drawing>
            </mc:Choice>
            <mc:Fallback>
              <w:pict>
                <v:shape w14:anchorId="798F57D2" id="Ink 112" o:spid="_x0000_s1026" type="#_x0000_t75" style="position:absolute;margin-left:147.2pt;margin-top:173.3pt;width:15.15pt;height:6.1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">
                  <v:imagedata r:id="rId46" o:title=""/>
                </v:shape>
              </w:pict>
            </mc:Fallback>
          </mc:AlternateContent>
        </w:r>
      </w:ins>
      <w:ins w:id="81" w:author="nhamct" w:date="2022-04-14T15:39:00Z">
        <w:r>
          <w:rPr>
            <w:noProof/>
          </w:rPr>
          <mc:AlternateContent>
            <mc:Choice Requires="wpi">
              <w:drawing>
                <wp:anchor distT="0" distB="0" distL="114300" distR="114300" simplePos="0" relativeHeight="251758592" behindDoc="0" locked="0" layoutInCell="1" allowOverlap="1" wp14:anchorId="21D52F2E" wp14:editId="780DBAC4">
                  <wp:simplePos x="0" y="0"/>
                  <wp:positionH relativeFrom="column">
                    <wp:posOffset>1234579</wp:posOffset>
                  </wp:positionH>
                  <wp:positionV relativeFrom="paragraph">
                    <wp:posOffset>2312993</wp:posOffset>
                  </wp:positionV>
                  <wp:extent cx="146459" cy="134623"/>
                  <wp:effectExtent l="38100" t="38100" r="44450" b="36830"/>
                  <wp:wrapNone/>
                  <wp:docPr id="109" name="Ink 109"/>
                  <wp:cNvGraphicFramePr/>
                  <a:graphic xmlns:a="http://schemas.openxmlformats.org/drawingml/2006/main">
                    <a:graphicData uri="http://schemas.microsoft.com/office/word/2010/wordprocessingInk">
                      <w14:contentPart bwMode="auto" r:id="rId47">
                        <w14:nvContentPartPr>
                          <w14:cNvContentPartPr/>
                        </w14:nvContentPartPr>
                        <w14:xfrm>
                          <a:off x="0" y="0"/>
                          <a:ext cx="146459" cy="134623"/>
                        </w14:xfrm>
                      </w14:contentPart>
                    </a:graphicData>
                  </a:graphic>
                </wp:anchor>
              </w:drawing>
            </mc:Choice>
            <mc:Fallback>
              <w:pict>
                <v:shape w14:anchorId="12A1F226" id="Ink 109" o:spid="_x0000_s1026" type="#_x0000_t75" style="position:absolute;margin-left:96.85pt;margin-top:181.8pt;width:12.25pt;height:11.3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">
                  <v:imagedata r:id="rId48" o:title=""/>
                </v:shape>
              </w:pict>
            </mc:Fallback>
          </mc:AlternateContent>
        </w:r>
        <w:r>
          <w:rPr>
            <w:noProof/>
          </w:rPr>
          <mc:AlternateContent>
            <mc:Choice Requires="wpi">
              <w:drawing>
                <wp:anchor distT="0" distB="0" distL="114300" distR="114300" simplePos="0" relativeHeight="251754496" behindDoc="0" locked="0" layoutInCell="1" allowOverlap="1" wp14:anchorId="50450F55" wp14:editId="00163D40">
                  <wp:simplePos x="0" y="0"/>
                  <wp:positionH relativeFrom="column">
                    <wp:posOffset>1465865</wp:posOffset>
                  </wp:positionH>
                  <wp:positionV relativeFrom="paragraph">
                    <wp:posOffset>2299114</wp:posOffset>
                  </wp:positionV>
                  <wp:extent cx="5760" cy="34560"/>
                  <wp:effectExtent l="38100" t="38100" r="32385" b="41910"/>
                  <wp:wrapNone/>
                  <wp:docPr id="105" name="Ink 105"/>
                  <wp:cNvGraphicFramePr/>
                  <a:graphic xmlns:a="http://schemas.openxmlformats.org/drawingml/2006/main">
                    <a:graphicData uri="http://schemas.microsoft.com/office/word/2010/wordprocessingInk">
                      <w14:contentPart bwMode="auto" r:id="rId49">
                        <w14:nvContentPartPr>
                          <w14:cNvContentPartPr/>
                        </w14:nvContentPartPr>
                        <w14:xfrm>
                          <a:off x="0" y="0"/>
                          <a:ext cx="5760" cy="34560"/>
                        </w14:xfrm>
                      </w14:contentPart>
                    </a:graphicData>
                  </a:graphic>
                </wp:anchor>
              </w:drawing>
            </mc:Choice>
            <mc:Fallback>
              <w:pict>
                <v:shape w14:anchorId="5F79D803" id="Ink 105" o:spid="_x0000_s1026" type="#_x0000_t75" style="position:absolute;margin-left:115.05pt;margin-top:180.7pt;width:1.15pt;height:3.4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">
                  <v:imagedata r:id="rId50" o:title=""/>
                </v:shape>
              </w:pict>
            </mc:Fallback>
          </mc:AlternateContent>
        </w:r>
        <w:r>
          <w:rPr>
            <w:noProof/>
          </w:rPr>
          <mc:AlternateContent>
            <mc:Choice Requires="wpi">
              <w:drawing>
                <wp:anchor distT="0" distB="0" distL="114300" distR="114300" simplePos="0" relativeHeight="251753472" behindDoc="0" locked="0" layoutInCell="1" allowOverlap="1" wp14:anchorId="5416B2BF" wp14:editId="2329CF2A">
                  <wp:simplePos x="0" y="0"/>
                  <wp:positionH relativeFrom="column">
                    <wp:posOffset>1428425</wp:posOffset>
                  </wp:positionH>
                  <wp:positionV relativeFrom="paragraph">
                    <wp:posOffset>2359954</wp:posOffset>
                  </wp:positionV>
                  <wp:extent cx="61560" cy="36720"/>
                  <wp:effectExtent l="38100" t="38100" r="34290" b="40005"/>
                  <wp:wrapNone/>
                  <wp:docPr id="104" name="Ink 104"/>
                  <wp:cNvGraphicFramePr/>
                  <a:graphic xmlns:a="http://schemas.openxmlformats.org/drawingml/2006/main">
                    <a:graphicData uri="http://schemas.microsoft.com/office/word/2010/wordprocessingInk">
                      <w14:contentPart bwMode="auto" r:id="rId51">
                        <w14:nvContentPartPr>
                          <w14:cNvContentPartPr/>
                        </w14:nvContentPartPr>
                        <w14:xfrm>
                          <a:off x="0" y="0"/>
                          <a:ext cx="61560" cy="36720"/>
                        </w14:xfrm>
                      </w14:contentPart>
                    </a:graphicData>
                  </a:graphic>
                </wp:anchor>
              </w:drawing>
            </mc:Choice>
            <mc:Fallback>
              <w:pict>
                <v:shape w14:anchorId="677ECBB7" id="Ink 104" o:spid="_x0000_s1026" type="#_x0000_t75" style="position:absolute;margin-left:112.1pt;margin-top:185.45pt;width:5.6pt;height:3.6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">
                  <v:imagedata r:id="rId52" o:title=""/>
                </v:shape>
              </w:pict>
            </mc:Fallback>
          </mc:AlternateContent>
        </w:r>
        <w:r>
          <w:rPr>
            <w:noProof/>
          </w:rPr>
          <mc:AlternateContent>
            <mc:Choice Requires="wpi">
              <w:drawing>
                <wp:anchor distT="0" distB="0" distL="114300" distR="114300" simplePos="0" relativeHeight="251747328" behindDoc="0" locked="0" layoutInCell="1" allowOverlap="1" wp14:anchorId="28D012C2" wp14:editId="3B5B98FE">
                  <wp:simplePos x="0" y="0"/>
                  <wp:positionH relativeFrom="column">
                    <wp:posOffset>908251</wp:posOffset>
                  </wp:positionH>
                  <wp:positionV relativeFrom="paragraph">
                    <wp:posOffset>2401374</wp:posOffset>
                  </wp:positionV>
                  <wp:extent cx="232858" cy="94680"/>
                  <wp:effectExtent l="38100" t="38100" r="34290" b="38735"/>
                  <wp:wrapNone/>
                  <wp:docPr id="98" name="Ink 98"/>
                  <wp:cNvGraphicFramePr/>
                  <a:graphic xmlns:a="http://schemas.openxmlformats.org/drawingml/2006/main">
                    <a:graphicData uri="http://schemas.microsoft.com/office/word/2010/wordprocessingInk">
                      <w14:contentPart bwMode="auto" r:id="rId53">
                        <w14:nvContentPartPr>
                          <w14:cNvContentPartPr/>
                        </w14:nvContentPartPr>
                        <w14:xfrm>
                          <a:off x="0" y="0"/>
                          <a:ext cx="232858" cy="94680"/>
                        </w14:xfrm>
                      </w14:contentPart>
                    </a:graphicData>
                  </a:graphic>
                </wp:anchor>
              </w:drawing>
            </mc:Choice>
            <mc:Fallback>
              <w:pict>
                <v:shape w14:anchorId="44CB3D74" id="Ink 98" o:spid="_x0000_s1026" type="#_x0000_t75" style="position:absolute;margin-left:71.15pt;margin-top:188.75pt;width:19.05pt;height:8.1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">
                  <v:imagedata r:id="rId54" o:title=""/>
                </v:shape>
              </w:pict>
            </mc:Fallback>
          </mc:AlternateContent>
        </w:r>
        <w:r w:rsidR="007C1C60">
          <w:rPr>
            <w:noProof/>
          </w:rPr>
          <mc:AlternateContent>
            <mc:Choice Requires="wpi">
              <w:drawing>
                <wp:anchor distT="0" distB="0" distL="114300" distR="114300" simplePos="0" relativeHeight="251742208" behindDoc="0" locked="0" layoutInCell="1" allowOverlap="1" wp14:anchorId="74B3783C" wp14:editId="1A6E0BD8">
                  <wp:simplePos x="0" y="0"/>
                  <wp:positionH relativeFrom="column">
                    <wp:posOffset>3892798</wp:posOffset>
                  </wp:positionH>
                  <wp:positionV relativeFrom="paragraph">
                    <wp:posOffset>698347</wp:posOffset>
                  </wp:positionV>
                  <wp:extent cx="144132" cy="142574"/>
                  <wp:effectExtent l="38100" t="38100" r="46990" b="48260"/>
                  <wp:wrapNone/>
                  <wp:docPr id="93" name="Ink 93"/>
                  <wp:cNvGraphicFramePr/>
                  <a:graphic xmlns:a="http://schemas.openxmlformats.org/drawingml/2006/main">
                    <a:graphicData uri="http://schemas.microsoft.com/office/word/2010/wordprocessingInk">
                      <w14:contentPart bwMode="auto" r:id="rId55">
                        <w14:nvContentPartPr>
                          <w14:cNvContentPartPr/>
                        </w14:nvContentPartPr>
                        <w14:xfrm>
                          <a:off x="0" y="0"/>
                          <a:ext cx="144132" cy="142574"/>
                        </w14:xfrm>
                      </w14:contentPart>
                    </a:graphicData>
                  </a:graphic>
                </wp:anchor>
              </w:drawing>
            </mc:Choice>
            <mc:Fallback>
              <w:pict>
                <v:shape w14:anchorId="3116211B" id="Ink 93" o:spid="_x0000_s1026" type="#_x0000_t75" style="position:absolute;margin-left:306.15pt;margin-top:54.65pt;width:12.1pt;height:11.9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">
                  <v:imagedata r:id="rId56" o:title=""/>
                </v:shape>
              </w:pict>
            </mc:Fallback>
          </mc:AlternateContent>
        </w:r>
        <w:r w:rsidR="007C1C60">
          <w:rPr>
            <w:noProof/>
          </w:rPr>
          <mc:AlternateContent>
            <mc:Choice Requires="wpi">
              <w:drawing>
                <wp:anchor distT="0" distB="0" distL="114300" distR="114300" simplePos="0" relativeHeight="251743232" behindDoc="0" locked="0" layoutInCell="1" allowOverlap="1" wp14:anchorId="0312F5EF" wp14:editId="0AC91C7D">
                  <wp:simplePos x="0" y="0"/>
                  <wp:positionH relativeFrom="column">
                    <wp:posOffset>3699040</wp:posOffset>
                  </wp:positionH>
                  <wp:positionV relativeFrom="paragraph">
                    <wp:posOffset>1082463</wp:posOffset>
                  </wp:positionV>
                  <wp:extent cx="218598" cy="116654"/>
                  <wp:effectExtent l="38100" t="38100" r="48260" b="36195"/>
                  <wp:wrapNone/>
                  <wp:docPr id="94" name="Ink 94"/>
                  <wp:cNvGraphicFramePr/>
                  <a:graphic xmlns:a="http://schemas.openxmlformats.org/drawingml/2006/main">
                    <a:graphicData uri="http://schemas.microsoft.com/office/word/2010/wordprocessingInk">
                      <w14:contentPart bwMode="auto" r:id="rId57">
                        <w14:nvContentPartPr>
                          <w14:cNvContentPartPr/>
                        </w14:nvContentPartPr>
                        <w14:xfrm>
                          <a:off x="0" y="0"/>
                          <a:ext cx="218598" cy="116654"/>
                        </w14:xfrm>
                      </w14:contentPart>
                    </a:graphicData>
                  </a:graphic>
                </wp:anchor>
              </w:drawing>
            </mc:Choice>
            <mc:Fallback>
              <w:pict>
                <v:shape w14:anchorId="52975C21" id="Ink 94" o:spid="_x0000_s1026" type="#_x0000_t75" style="position:absolute;margin-left:290.9pt;margin-top:84.9pt;width:17.9pt;height:9.9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">
                  <v:imagedata r:id="rId58" o:title=""/>
                </v:shape>
              </w:pict>
            </mc:Fallback>
          </mc:AlternateContent>
        </w:r>
        <w:r w:rsidR="007C1C60">
          <w:rPr>
            <w:noProof/>
          </w:rPr>
          <mc:AlternateContent>
            <mc:Choice Requires="wpi">
              <w:drawing>
                <wp:anchor distT="0" distB="0" distL="114300" distR="114300" simplePos="0" relativeHeight="251744256" behindDoc="0" locked="0" layoutInCell="1" allowOverlap="1" wp14:anchorId="3BF0F4E0" wp14:editId="605691AB">
                  <wp:simplePos x="0" y="0"/>
                  <wp:positionH relativeFrom="column">
                    <wp:posOffset>3138163</wp:posOffset>
                  </wp:positionH>
                  <wp:positionV relativeFrom="paragraph">
                    <wp:posOffset>827518</wp:posOffset>
                  </wp:positionV>
                  <wp:extent cx="524323" cy="421092"/>
                  <wp:effectExtent l="38100" t="38100" r="47625" b="36195"/>
                  <wp:wrapNone/>
                  <wp:docPr id="95" name="Ink 95"/>
                  <wp:cNvGraphicFramePr/>
                  <a:graphic xmlns:a="http://schemas.openxmlformats.org/drawingml/2006/main">
                    <a:graphicData uri="http://schemas.microsoft.com/office/word/2010/wordprocessingInk">
                      <w14:contentPart bwMode="auto" r:id="rId59">
                        <w14:nvContentPartPr>
                          <w14:cNvContentPartPr/>
                        </w14:nvContentPartPr>
                        <w14:xfrm>
                          <a:off x="0" y="0"/>
                          <a:ext cx="524323" cy="421092"/>
                        </w14:xfrm>
                      </w14:contentPart>
                    </a:graphicData>
                  </a:graphic>
                </wp:anchor>
              </w:drawing>
            </mc:Choice>
            <mc:Fallback>
              <w:pict>
                <v:shape w14:anchorId="6068AC5A" id="Ink 95" o:spid="_x0000_s1026" type="#_x0000_t75" style="position:absolute;margin-left:246.75pt;margin-top:64.8pt;width:42pt;height:33.8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">
                  <v:imagedata r:id="rId60" o:title=""/>
                </v:shape>
              </w:pict>
            </mc:Fallback>
          </mc:AlternateContent>
        </w:r>
        <w:r w:rsidR="007C1C60">
          <w:rPr>
            <w:noProof/>
          </w:rPr>
          <mc:AlternateContent>
            <mc:Choice Requires="wpi">
              <w:drawing>
                <wp:anchor distT="0" distB="0" distL="114300" distR="114300" simplePos="0" relativeHeight="251719680" behindDoc="0" locked="0" layoutInCell="1" allowOverlap="1" wp14:anchorId="61DCA7A9" wp14:editId="693B8D0D">
                  <wp:simplePos x="0" y="0"/>
                  <wp:positionH relativeFrom="column">
                    <wp:posOffset>2903614</wp:posOffset>
                  </wp:positionH>
                  <wp:positionV relativeFrom="paragraph">
                    <wp:posOffset>1051869</wp:posOffset>
                  </wp:positionV>
                  <wp:extent cx="197406" cy="135139"/>
                  <wp:effectExtent l="38100" t="38100" r="31750" b="36830"/>
                  <wp:wrapNone/>
                  <wp:docPr id="71" name="Ink 71"/>
                  <wp:cNvGraphicFramePr/>
                  <a:graphic xmlns:a="http://schemas.openxmlformats.org/drawingml/2006/main">
                    <a:graphicData uri="http://schemas.microsoft.com/office/word/2010/wordprocessingInk">
                      <w14:contentPart bwMode="auto" r:id="rId61">
                        <w14:nvContentPartPr>
                          <w14:cNvContentPartPr/>
                        </w14:nvContentPartPr>
                        <w14:xfrm>
                          <a:off x="0" y="0"/>
                          <a:ext cx="197406" cy="135139"/>
                        </w14:xfrm>
                      </w14:contentPart>
                    </a:graphicData>
                  </a:graphic>
                </wp:anchor>
              </w:drawing>
            </mc:Choice>
            <mc:Fallback>
              <w:pict>
                <v:shape w14:anchorId="2D1CD71E" id="Ink 71" o:spid="_x0000_s1026" type="#_x0000_t75" style="position:absolute;margin-left:228.3pt;margin-top:82.45pt;width:16.3pt;height:11.3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">
                  <v:imagedata r:id="rId62" o:title=""/>
                </v:shape>
              </w:pict>
            </mc:Fallback>
          </mc:AlternateContent>
        </w:r>
        <w:r w:rsidR="007C1C60">
          <w:rPr>
            <w:noProof/>
          </w:rPr>
          <mc:AlternateContent>
            <mc:Choice Requires="wpi">
              <w:drawing>
                <wp:anchor distT="0" distB="0" distL="114300" distR="114300" simplePos="0" relativeHeight="251720704" behindDoc="0" locked="0" layoutInCell="1" allowOverlap="1" wp14:anchorId="216CAEF9" wp14:editId="2C9F1D64">
                  <wp:simplePos x="0" y="0"/>
                  <wp:positionH relativeFrom="column">
                    <wp:posOffset>2638472</wp:posOffset>
                  </wp:positionH>
                  <wp:positionV relativeFrom="paragraph">
                    <wp:posOffset>1045071</wp:posOffset>
                  </wp:positionV>
                  <wp:extent cx="208525" cy="185345"/>
                  <wp:effectExtent l="38100" t="38100" r="39370" b="43815"/>
                  <wp:wrapNone/>
                  <wp:docPr id="72" name="Ink 72"/>
                  <wp:cNvGraphicFramePr/>
                  <a:graphic xmlns:a="http://schemas.openxmlformats.org/drawingml/2006/main">
                    <a:graphicData uri="http://schemas.microsoft.com/office/word/2010/wordprocessingInk">
                      <w14:contentPart bwMode="auto" r:id="rId63">
                        <w14:nvContentPartPr>
                          <w14:cNvContentPartPr/>
                        </w14:nvContentPartPr>
                        <w14:xfrm>
                          <a:off x="0" y="0"/>
                          <a:ext cx="208525" cy="185345"/>
                        </w14:xfrm>
                      </w14:contentPart>
                    </a:graphicData>
                  </a:graphic>
                </wp:anchor>
              </w:drawing>
            </mc:Choice>
            <mc:Fallback>
              <w:pict>
                <v:shape w14:anchorId="27D949C0" id="Ink 72" o:spid="_x0000_s1026" type="#_x0000_t75" style="position:absolute;margin-left:207.4pt;margin-top:81.95pt;width:17.1pt;height:15.3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">
                  <v:imagedata r:id="rId64" o:title=""/>
                </v:shape>
              </w:pict>
            </mc:Fallback>
          </mc:AlternateContent>
        </w:r>
        <w:r w:rsidR="007C1C60">
          <w:rPr>
            <w:noProof/>
          </w:rPr>
          <mc:AlternateContent>
            <mc:Choice Requires="wpi">
              <w:drawing>
                <wp:anchor distT="0" distB="0" distL="114300" distR="114300" simplePos="0" relativeHeight="251706368" behindDoc="0" locked="0" layoutInCell="1" allowOverlap="1" wp14:anchorId="26736CFF" wp14:editId="7919A206">
                  <wp:simplePos x="0" y="0"/>
                  <wp:positionH relativeFrom="column">
                    <wp:posOffset>2611278</wp:posOffset>
                  </wp:positionH>
                  <wp:positionV relativeFrom="paragraph">
                    <wp:posOffset>667753</wp:posOffset>
                  </wp:positionV>
                  <wp:extent cx="86622" cy="99000"/>
                  <wp:effectExtent l="38100" t="38100" r="46990" b="34925"/>
                  <wp:wrapNone/>
                  <wp:docPr id="58" name="Ink 58"/>
                  <wp:cNvGraphicFramePr/>
                  <a:graphic xmlns:a="http://schemas.openxmlformats.org/drawingml/2006/main">
                    <a:graphicData uri="http://schemas.microsoft.com/office/word/2010/wordprocessingInk">
                      <w14:contentPart bwMode="auto" r:id="rId65">
                        <w14:nvContentPartPr>
                          <w14:cNvContentPartPr/>
                        </w14:nvContentPartPr>
                        <w14:xfrm>
                          <a:off x="0" y="0"/>
                          <a:ext cx="86622" cy="99000"/>
                        </w14:xfrm>
                      </w14:contentPart>
                    </a:graphicData>
                  </a:graphic>
                </wp:anchor>
              </w:drawing>
            </mc:Choice>
            <mc:Fallback>
              <w:pict>
                <v:shape w14:anchorId="2250E2B2" id="Ink 58" o:spid="_x0000_s1026" type="#_x0000_t75" style="position:absolute;margin-left:205.25pt;margin-top:52.25pt;width:7.5pt;height:8.5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">
                  <v:imagedata r:id="rId66" o:title=""/>
                </v:shape>
              </w:pict>
            </mc:Fallback>
          </mc:AlternateContent>
        </w:r>
      </w:ins>
      <w:ins w:id="82" w:author="nhamct" w:date="2022-04-14T15:38:00Z">
        <w:r w:rsidR="007C1C60">
          <w:rPr>
            <w:noProof/>
          </w:rPr>
          <mc:AlternateContent>
            <mc:Choice Requires="wpi">
              <w:drawing>
                <wp:anchor distT="0" distB="0" distL="114300" distR="114300" simplePos="0" relativeHeight="251703296" behindDoc="0" locked="0" layoutInCell="1" allowOverlap="1" wp14:anchorId="0E8816DA" wp14:editId="4A813B2A">
                  <wp:simplePos x="0" y="0"/>
                  <wp:positionH relativeFrom="column">
                    <wp:posOffset>3529077</wp:posOffset>
                  </wp:positionH>
                  <wp:positionV relativeFrom="paragraph">
                    <wp:posOffset>202055</wp:posOffset>
                  </wp:positionV>
                  <wp:extent cx="385480" cy="408810"/>
                  <wp:effectExtent l="38100" t="38100" r="14605" b="48895"/>
                  <wp:wrapNone/>
                  <wp:docPr id="55" name="Ink 55"/>
                  <wp:cNvGraphicFramePr/>
                  <a:graphic xmlns:a="http://schemas.openxmlformats.org/drawingml/2006/main">
                    <a:graphicData uri="http://schemas.microsoft.com/office/word/2010/wordprocessingInk">
                      <w14:contentPart bwMode="auto" r:id="rId67">
                        <w14:nvContentPartPr>
                          <w14:cNvContentPartPr/>
                        </w14:nvContentPartPr>
                        <w14:xfrm>
                          <a:off x="0" y="0"/>
                          <a:ext cx="385480" cy="408810"/>
                        </w14:xfrm>
                      </w14:contentPart>
                    </a:graphicData>
                  </a:graphic>
                </wp:anchor>
              </w:drawing>
            </mc:Choice>
            <mc:Fallback>
              <w:pict>
                <v:shape w14:anchorId="077B9B65" id="Ink 55" o:spid="_x0000_s1026" type="#_x0000_t75" style="position:absolute;margin-left:277.55pt;margin-top:15.55pt;width:31.05pt;height:32.9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">
                  <v:imagedata r:id="rId68" o:title=""/>
                </v:shape>
              </w:pict>
            </mc:Fallback>
          </mc:AlternateContent>
        </w:r>
        <w:r w:rsidR="007C1C60">
          <w:rPr>
            <w:noProof/>
          </w:rPr>
          <mc:AlternateContent>
            <mc:Choice Requires="wpi">
              <w:drawing>
                <wp:anchor distT="0" distB="0" distL="114300" distR="114300" simplePos="0" relativeHeight="251684864" behindDoc="0" locked="0" layoutInCell="1" allowOverlap="1" wp14:anchorId="1E5452DC" wp14:editId="13655F1D">
                  <wp:simplePos x="0" y="0"/>
                  <wp:positionH relativeFrom="column">
                    <wp:posOffset>3448025</wp:posOffset>
                  </wp:positionH>
                  <wp:positionV relativeFrom="paragraph">
                    <wp:posOffset>184267</wp:posOffset>
                  </wp:positionV>
                  <wp:extent cx="13320" cy="18720"/>
                  <wp:effectExtent l="38100" t="38100" r="44450" b="38735"/>
                  <wp:wrapNone/>
                  <wp:docPr id="37" name="Ink 37"/>
                  <wp:cNvGraphicFramePr/>
                  <a:graphic xmlns:a="http://schemas.openxmlformats.org/drawingml/2006/main">
                    <a:graphicData uri="http://schemas.microsoft.com/office/word/2010/wordprocessingInk">
                      <w14:contentPart bwMode="auto" r:id="rId69">
                        <w14:nvContentPartPr>
                          <w14:cNvContentPartPr/>
                        </w14:nvContentPartPr>
                        <w14:xfrm>
                          <a:off x="0" y="0"/>
                          <a:ext cx="13320" cy="18720"/>
                        </w14:xfrm>
                      </w14:contentPart>
                    </a:graphicData>
                  </a:graphic>
                </wp:anchor>
              </w:drawing>
            </mc:Choice>
            <mc:Fallback>
              <w:pict>
                <v:shape w14:anchorId="571F4AFA" id="Ink 37" o:spid="_x0000_s1026" type="#_x0000_t75" style="position:absolute;margin-left:271.15pt;margin-top:14.15pt;width:1.8pt;height:2.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">
                  <v:imagedata r:id="rId70" o:title=""/>
                </v:shape>
              </w:pict>
            </mc:Fallback>
          </mc:AlternateContent>
        </w:r>
        <w:r w:rsidR="007C1C60">
          <w:rPr>
            <w:noProof/>
          </w:rPr>
          <mc:AlternateContent>
            <mc:Choice Requires="wpi">
              <w:drawing>
                <wp:anchor distT="0" distB="0" distL="114300" distR="114300" simplePos="0" relativeHeight="251683840" behindDoc="0" locked="0" layoutInCell="1" allowOverlap="1" wp14:anchorId="282A0884" wp14:editId="7963FD85">
                  <wp:simplePos x="0" y="0"/>
                  <wp:positionH relativeFrom="column">
                    <wp:posOffset>3374945</wp:posOffset>
                  </wp:positionH>
                  <wp:positionV relativeFrom="paragraph">
                    <wp:posOffset>243307</wp:posOffset>
                  </wp:positionV>
                  <wp:extent cx="43560" cy="6120"/>
                  <wp:effectExtent l="38100" t="38100" r="33020" b="32385"/>
                  <wp:wrapNone/>
                  <wp:docPr id="36" name="Ink 36"/>
                  <wp:cNvGraphicFramePr/>
                  <a:graphic xmlns:a="http://schemas.openxmlformats.org/drawingml/2006/main">
                    <a:graphicData uri="http://schemas.microsoft.com/office/word/2010/wordprocessingInk">
                      <w14:contentPart bwMode="auto" r:id="rId71">
                        <w14:nvContentPartPr>
                          <w14:cNvContentPartPr/>
                        </w14:nvContentPartPr>
                        <w14:xfrm>
                          <a:off x="0" y="0"/>
                          <a:ext cx="43560" cy="6120"/>
                        </w14:xfrm>
                      </w14:contentPart>
                    </a:graphicData>
                  </a:graphic>
                </wp:anchor>
              </w:drawing>
            </mc:Choice>
            <mc:Fallback>
              <w:pict>
                <v:shape w14:anchorId="028B75C1" id="Ink 36" o:spid="_x0000_s1026" type="#_x0000_t75" style="position:absolute;margin-left:265.4pt;margin-top:18.8pt;width:4.15pt;height:1.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">
                  <v:imagedata r:id="rId72" o:title=""/>
                </v:shape>
              </w:pict>
            </mc:Fallback>
          </mc:AlternateContent>
        </w:r>
        <w:r w:rsidR="007C1C60">
          <w:rPr>
            <w:noProof/>
          </w:rPr>
          <mc:AlternateContent>
            <mc:Choice Requires="wpi">
              <w:drawing>
                <wp:anchor distT="0" distB="0" distL="114300" distR="114300" simplePos="0" relativeHeight="251682816" behindDoc="0" locked="0" layoutInCell="1" allowOverlap="1" wp14:anchorId="1C42ABD9" wp14:editId="3880E1B6">
                  <wp:simplePos x="0" y="0"/>
                  <wp:positionH relativeFrom="column">
                    <wp:posOffset>3329585</wp:posOffset>
                  </wp:positionH>
                  <wp:positionV relativeFrom="paragraph">
                    <wp:posOffset>282547</wp:posOffset>
                  </wp:positionV>
                  <wp:extent cx="150480" cy="79200"/>
                  <wp:effectExtent l="38100" t="38100" r="40640" b="35560"/>
                  <wp:wrapNone/>
                  <wp:docPr id="35" name="Ink 35"/>
                  <wp:cNvGraphicFramePr/>
                  <a:graphic xmlns:a="http://schemas.openxmlformats.org/drawingml/2006/main">
                    <a:graphicData uri="http://schemas.microsoft.com/office/word/2010/wordprocessingInk">
                      <w14:contentPart bwMode="auto" r:id="rId73">
                        <w14:nvContentPartPr>
                          <w14:cNvContentPartPr/>
                        </w14:nvContentPartPr>
                        <w14:xfrm>
                          <a:off x="0" y="0"/>
                          <a:ext cx="150480" cy="79200"/>
                        </w14:xfrm>
                      </w14:contentPart>
                    </a:graphicData>
                  </a:graphic>
                </wp:anchor>
              </w:drawing>
            </mc:Choice>
            <mc:Fallback>
              <w:pict>
                <v:shape w14:anchorId="02720AC1" id="Ink 35" o:spid="_x0000_s1026" type="#_x0000_t75" style="position:absolute;margin-left:261.8pt;margin-top:21.9pt;width:12.6pt;height:6.9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">
                  <v:imagedata r:id="rId74" o:title=""/>
                </v:shape>
              </w:pict>
            </mc:Fallback>
          </mc:AlternateContent>
        </w:r>
        <w:r w:rsidR="007C1C60">
          <w:rPr>
            <w:noProof/>
          </w:rPr>
          <mc:AlternateContent>
            <mc:Choice Requires="wpi">
              <w:drawing>
                <wp:anchor distT="0" distB="0" distL="114300" distR="114300" simplePos="0" relativeHeight="251681792" behindDoc="0" locked="0" layoutInCell="1" allowOverlap="1" wp14:anchorId="065F7CBF" wp14:editId="2368D536">
                  <wp:simplePos x="0" y="0"/>
                  <wp:positionH relativeFrom="column">
                    <wp:posOffset>3243540</wp:posOffset>
                  </wp:positionH>
                  <wp:positionV relativeFrom="paragraph">
                    <wp:posOffset>419608</wp:posOffset>
                  </wp:positionV>
                  <wp:extent cx="74520" cy="168612"/>
                  <wp:effectExtent l="38100" t="38100" r="40005" b="41275"/>
                  <wp:wrapNone/>
                  <wp:docPr id="34" name="Ink 34"/>
                  <wp:cNvGraphicFramePr/>
                  <a:graphic xmlns:a="http://schemas.openxmlformats.org/drawingml/2006/main">
                    <a:graphicData uri="http://schemas.microsoft.com/office/word/2010/wordprocessingInk">
                      <w14:contentPart bwMode="auto" r:id="rId75">
                        <w14:nvContentPartPr>
                          <w14:cNvContentPartPr/>
                        </w14:nvContentPartPr>
                        <w14:xfrm>
                          <a:off x="0" y="0"/>
                          <a:ext cx="74520" cy="168612"/>
                        </w14:xfrm>
                      </w14:contentPart>
                    </a:graphicData>
                  </a:graphic>
                </wp:anchor>
              </w:drawing>
            </mc:Choice>
            <mc:Fallback>
              <w:pict>
                <v:shape w14:anchorId="2E47168E" id="Ink 34" o:spid="_x0000_s1026" type="#_x0000_t75" style="position:absolute;margin-left:255.05pt;margin-top:32.7pt;width:6.55pt;height:14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">
                  <v:imagedata r:id="rId76" o:title=""/>
                </v:shape>
              </w:pict>
            </mc:Fallback>
          </mc:AlternateContent>
        </w:r>
        <w:r w:rsidR="007C1C60">
          <w:rPr>
            <w:noProof/>
          </w:rPr>
          <mc:AlternateContent>
            <mc:Choice Requires="wpi">
              <w:drawing>
                <wp:anchor distT="0" distB="0" distL="114300" distR="114300" simplePos="0" relativeHeight="251678720" behindDoc="0" locked="0" layoutInCell="1" allowOverlap="1" wp14:anchorId="153C734D" wp14:editId="36708707">
                  <wp:simplePos x="0" y="0"/>
                  <wp:positionH relativeFrom="column">
                    <wp:posOffset>2734505</wp:posOffset>
                  </wp:positionH>
                  <wp:positionV relativeFrom="paragraph">
                    <wp:posOffset>785467</wp:posOffset>
                  </wp:positionV>
                  <wp:extent cx="3240" cy="3240"/>
                  <wp:effectExtent l="38100" t="38100" r="34925" b="34925"/>
                  <wp:wrapNone/>
                  <wp:docPr id="31" name="Ink 31"/>
                  <wp:cNvGraphicFramePr/>
                  <a:graphic xmlns:a="http://schemas.openxmlformats.org/drawingml/2006/main">
                    <a:graphicData uri="http://schemas.microsoft.com/office/word/2010/wordprocessingInk">
                      <w14:contentPart bwMode="auto" r:id="rId77">
                        <w14:nvContentPartPr>
                          <w14:cNvContentPartPr/>
                        </w14:nvContentPartPr>
                        <w14:xfrm>
                          <a:off x="0" y="0"/>
                          <a:ext cx="3240" cy="3240"/>
                        </w14:xfrm>
                      </w14:contentPart>
                    </a:graphicData>
                  </a:graphic>
                </wp:anchor>
              </w:drawing>
            </mc:Choice>
            <mc:Fallback>
              <w:pict>
                <v:shape w14:anchorId="0BAA0747" id="Ink 31" o:spid="_x0000_s1026" type="#_x0000_t75" style="position:absolute;margin-left:214.95pt;margin-top:61.5pt;width:.95pt;height:.9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">
                  <v:imagedata r:id="rId78" o:title=""/>
                </v:shape>
              </w:pict>
            </mc:Fallback>
          </mc:AlternateContent>
        </w:r>
        <w:r w:rsidR="007C1C60">
          <w:rPr>
            <w:noProof/>
          </w:rPr>
          <mc:AlternateContent>
            <mc:Choice Requires="wpi">
              <w:drawing>
                <wp:anchor distT="0" distB="0" distL="114300" distR="114300" simplePos="0" relativeHeight="251677696" behindDoc="0" locked="0" layoutInCell="1" allowOverlap="1" wp14:anchorId="306D6F58" wp14:editId="1DF8D3D3">
                  <wp:simplePos x="0" y="0"/>
                  <wp:positionH relativeFrom="column">
                    <wp:posOffset>2161025</wp:posOffset>
                  </wp:positionH>
                  <wp:positionV relativeFrom="paragraph">
                    <wp:posOffset>688267</wp:posOffset>
                  </wp:positionV>
                  <wp:extent cx="84960" cy="74880"/>
                  <wp:effectExtent l="19050" t="38100" r="48895" b="40005"/>
                  <wp:wrapNone/>
                  <wp:docPr id="30" name="Ink 30"/>
                  <wp:cNvGraphicFramePr/>
                  <a:graphic xmlns:a="http://schemas.openxmlformats.org/drawingml/2006/main">
                    <a:graphicData uri="http://schemas.microsoft.com/office/word/2010/wordprocessingInk">
                      <w14:contentPart bwMode="auto" r:id="rId79">
                        <w14:nvContentPartPr>
                          <w14:cNvContentPartPr/>
                        </w14:nvContentPartPr>
                        <w14:xfrm>
                          <a:off x="0" y="0"/>
                          <a:ext cx="84960" cy="74880"/>
                        </w14:xfrm>
                      </w14:contentPart>
                    </a:graphicData>
                  </a:graphic>
                </wp:anchor>
              </w:drawing>
            </mc:Choice>
            <mc:Fallback>
              <w:pict>
                <v:shape w14:anchorId="2E02D706" id="Ink 30" o:spid="_x0000_s1026" type="#_x0000_t75" style="position:absolute;margin-left:169.8pt;margin-top:53.85pt;width:7.4pt;height:6.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">
                  <v:imagedata r:id="rId80" o:title=""/>
                </v:shape>
              </w:pict>
            </mc:Fallback>
          </mc:AlternateContent>
        </w:r>
        <w:r w:rsidR="007C1C60">
          <w:rPr>
            <w:noProof/>
          </w:rPr>
          <mc:AlternateContent>
            <mc:Choice Requires="wpi">
              <w:drawing>
                <wp:anchor distT="0" distB="0" distL="114300" distR="114300" simplePos="0" relativeHeight="251676672" behindDoc="0" locked="0" layoutInCell="1" allowOverlap="1" wp14:anchorId="0C58B9AB" wp14:editId="4C81BECA">
                  <wp:simplePos x="0" y="0"/>
                  <wp:positionH relativeFrom="column">
                    <wp:posOffset>1645865</wp:posOffset>
                  </wp:positionH>
                  <wp:positionV relativeFrom="paragraph">
                    <wp:posOffset>667747</wp:posOffset>
                  </wp:positionV>
                  <wp:extent cx="109080" cy="95760"/>
                  <wp:effectExtent l="38100" t="38100" r="43815" b="38100"/>
                  <wp:wrapNone/>
                  <wp:docPr id="29" name="Ink 29"/>
                  <wp:cNvGraphicFramePr/>
                  <a:graphic xmlns:a="http://schemas.openxmlformats.org/drawingml/2006/main">
                    <a:graphicData uri="http://schemas.microsoft.com/office/word/2010/wordprocessingInk">
                      <w14:contentPart bwMode="auto" r:id="rId81">
                        <w14:nvContentPartPr>
                          <w14:cNvContentPartPr/>
                        </w14:nvContentPartPr>
                        <w14:xfrm>
                          <a:off x="0" y="0"/>
                          <a:ext cx="109080" cy="95760"/>
                        </w14:xfrm>
                      </w14:contentPart>
                    </a:graphicData>
                  </a:graphic>
                </wp:anchor>
              </w:drawing>
            </mc:Choice>
            <mc:Fallback>
              <w:pict>
                <v:shape w14:anchorId="348D6E0A" id="Ink 29" o:spid="_x0000_s1026" type="#_x0000_t75" style="position:absolute;margin-left:129.25pt;margin-top:52.25pt;width:9.3pt;height:8.2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">
                  <v:imagedata r:id="rId82" o:title=""/>
                </v:shape>
              </w:pict>
            </mc:Fallback>
          </mc:AlternateContent>
        </w:r>
        <w:r w:rsidR="007C1C60">
          <w:rPr>
            <w:noProof/>
          </w:rPr>
          <mc:AlternateContent>
            <mc:Choice Requires="wpi">
              <w:drawing>
                <wp:anchor distT="0" distB="0" distL="114300" distR="114300" simplePos="0" relativeHeight="251674624" behindDoc="0" locked="0" layoutInCell="1" allowOverlap="1" wp14:anchorId="06402281" wp14:editId="1FF3D4C6">
                  <wp:simplePos x="0" y="0"/>
                  <wp:positionH relativeFrom="column">
                    <wp:posOffset>1363751</wp:posOffset>
                  </wp:positionH>
                  <wp:positionV relativeFrom="paragraph">
                    <wp:posOffset>270040</wp:posOffset>
                  </wp:positionV>
                  <wp:extent cx="223651" cy="170793"/>
                  <wp:effectExtent l="38100" t="38100" r="43180" b="39370"/>
                  <wp:wrapNone/>
                  <wp:docPr id="27" name="Ink 27"/>
                  <wp:cNvGraphicFramePr/>
                  <a:graphic xmlns:a="http://schemas.openxmlformats.org/drawingml/2006/main">
                    <a:graphicData uri="http://schemas.microsoft.com/office/word/2010/wordprocessingInk">
                      <w14:contentPart bwMode="auto" r:id="rId83">
                        <w14:nvContentPartPr>
                          <w14:cNvContentPartPr/>
                        </w14:nvContentPartPr>
                        <w14:xfrm>
                          <a:off x="0" y="0"/>
                          <a:ext cx="223651" cy="170793"/>
                        </w14:xfrm>
                      </w14:contentPart>
                    </a:graphicData>
                  </a:graphic>
                </wp:anchor>
              </w:drawing>
            </mc:Choice>
            <mc:Fallback>
              <w:pict>
                <v:shape w14:anchorId="164BA292" id="Ink 27" o:spid="_x0000_s1026" type="#_x0000_t75" style="position:absolute;margin-left:107.05pt;margin-top:20.9pt;width:18.3pt;height:14.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">
                  <v:imagedata r:id="rId84" o:title=""/>
                </v:shape>
              </w:pict>
            </mc:Fallback>
          </mc:AlternateContent>
        </w:r>
        <w:r w:rsidR="007C1C60">
          <w:rPr>
            <w:noProof/>
          </w:rPr>
          <mc:AlternateContent>
            <mc:Choice Requires="wpi">
              <w:drawing>
                <wp:anchor distT="0" distB="0" distL="114300" distR="114300" simplePos="0" relativeHeight="251675648" behindDoc="0" locked="0" layoutInCell="1" allowOverlap="1" wp14:anchorId="7C57464E" wp14:editId="683679F5">
                  <wp:simplePos x="0" y="0"/>
                  <wp:positionH relativeFrom="column">
                    <wp:posOffset>1044221</wp:posOffset>
                  </wp:positionH>
                  <wp:positionV relativeFrom="paragraph">
                    <wp:posOffset>310831</wp:posOffset>
                  </wp:positionV>
                  <wp:extent cx="264913" cy="459150"/>
                  <wp:effectExtent l="19050" t="38100" r="1905" b="36195"/>
                  <wp:wrapNone/>
                  <wp:docPr id="28" name="Ink 28"/>
                  <wp:cNvGraphicFramePr/>
                  <a:graphic xmlns:a="http://schemas.openxmlformats.org/drawingml/2006/main">
                    <a:graphicData uri="http://schemas.microsoft.com/office/word/2010/wordprocessingInk">
                      <w14:contentPart bwMode="auto" r:id="rId85">
                        <w14:nvContentPartPr>
                          <w14:cNvContentPartPr/>
                        </w14:nvContentPartPr>
                        <w14:xfrm>
                          <a:off x="0" y="0"/>
                          <a:ext cx="264913" cy="459150"/>
                        </w14:xfrm>
                      </w14:contentPart>
                    </a:graphicData>
                  </a:graphic>
                </wp:anchor>
              </w:drawing>
            </mc:Choice>
            <mc:Fallback>
              <w:pict>
                <v:shape w14:anchorId="7B23EF6A" id="Ink 28" o:spid="_x0000_s1026" type="#_x0000_t75" style="position:absolute;margin-left:81.85pt;margin-top:24.1pt;width:21.55pt;height:36.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">
                  <v:imagedata r:id="rId86" o:title=""/>
                </v:shape>
              </w:pict>
            </mc:Fallback>
          </mc:AlternateContent>
        </w:r>
        <w:r w:rsidR="007C1C60">
          <w:rPr>
            <w:noProof/>
          </w:rPr>
          <mc:AlternateContent>
            <mc:Choice Requires="wpi">
              <w:drawing>
                <wp:anchor distT="0" distB="0" distL="114300" distR="114300" simplePos="0" relativeHeight="251673600" behindDoc="0" locked="0" layoutInCell="1" allowOverlap="1" wp14:anchorId="4A0F7AA1" wp14:editId="6BFC67E0">
                  <wp:simplePos x="0" y="0"/>
                  <wp:positionH relativeFrom="column">
                    <wp:posOffset>1565225</wp:posOffset>
                  </wp:positionH>
                  <wp:positionV relativeFrom="paragraph">
                    <wp:posOffset>215587</wp:posOffset>
                  </wp:positionV>
                  <wp:extent cx="45000" cy="10080"/>
                  <wp:effectExtent l="38100" t="19050" r="31750" b="47625"/>
                  <wp:wrapNone/>
                  <wp:docPr id="26" name="Ink 26"/>
                  <wp:cNvGraphicFramePr/>
                  <a:graphic xmlns:a="http://schemas.openxmlformats.org/drawingml/2006/main">
                    <a:graphicData uri="http://schemas.microsoft.com/office/word/2010/wordprocessingInk">
                      <w14:contentPart bwMode="auto" r:id="rId87">
                        <w14:nvContentPartPr>
                          <w14:cNvContentPartPr/>
                        </w14:nvContentPartPr>
                        <w14:xfrm>
                          <a:off x="0" y="0"/>
                          <a:ext cx="45000" cy="10080"/>
                        </w14:xfrm>
                      </w14:contentPart>
                    </a:graphicData>
                  </a:graphic>
                </wp:anchor>
              </w:drawing>
            </mc:Choice>
            <mc:Fallback>
              <w:pict>
                <v:shape w14:anchorId="6911B934" id="Ink 26" o:spid="_x0000_s1026" type="#_x0000_t75" style="position:absolute;margin-left:122.9pt;margin-top:16.65pt;width:4.25pt;height: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">
                  <v:imagedata r:id="rId88" o:title=""/>
                </v:shape>
              </w:pict>
            </mc:Fallback>
          </mc:AlternateContent>
        </w:r>
        <w:r w:rsidR="007C1C60">
          <w:rPr>
            <w:noProof/>
          </w:rPr>
          <mc:AlternateContent>
            <mc:Choice Requires="wpi">
              <w:drawing>
                <wp:anchor distT="0" distB="0" distL="114300" distR="114300" simplePos="0" relativeHeight="251660288" behindDoc="0" locked="0" layoutInCell="1" allowOverlap="1" wp14:anchorId="32C764C4" wp14:editId="4AA9BFA9">
                  <wp:simplePos x="0" y="0"/>
                  <wp:positionH relativeFrom="column">
                    <wp:posOffset>2261105</wp:posOffset>
                  </wp:positionH>
                  <wp:positionV relativeFrom="paragraph">
                    <wp:posOffset>1276147</wp:posOffset>
                  </wp:positionV>
                  <wp:extent cx="360" cy="360"/>
                  <wp:effectExtent l="0" t="0" r="0" b="0"/>
                  <wp:wrapNone/>
                  <wp:docPr id="13" name="Ink 13"/>
                  <wp:cNvGraphicFramePr/>
                  <a:graphic xmlns:a="http://schemas.openxmlformats.org/drawingml/2006/main">
                    <a:graphicData uri="http://schemas.microsoft.com/office/word/2010/wordprocessingInk">
                      <w14:contentPart bwMode="auto" r:id="rId89">
                        <w14:nvContentPartPr>
                          <w14:cNvContentPartPr/>
                        </w14:nvContentPartPr>
                        <w14:xfrm>
                          <a:off x="0" y="0"/>
                          <a:ext cx="360" cy="360"/>
                        </w14:xfrm>
                      </w14:contentPart>
                    </a:graphicData>
                  </a:graphic>
                </wp:anchor>
              </w:drawing>
            </mc:Choice>
            <mc:Fallback>
              <w:pict>
                <v:shape w14:anchorId="7CC82CB6" id="Ink 13" o:spid="_x0000_s1026" type="#_x0000_t75" style="position:absolute;margin-left:177.7pt;margin-top:100.15pt;width:.7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">
                  <v:imagedata r:id="rId31" o:title=""/>
                </v:shape>
              </w:pict>
            </mc:Fallback>
          </mc:AlternateContent>
        </w:r>
      </w:ins>
      <w:ins w:id="83" w:author="nhamct" w:date="2022-04-14T15:37:00Z">
        <w:r w:rsidR="007C1C60">
          <w:rPr>
            <w:noProof/>
          </w:rPr>
          <mc:AlternateContent>
            <mc:Choice Requires="aink">
              <w:drawing>
                <wp:anchor distT="0" distB="0" distL="114300" distR="114300" simplePos="0" relativeHeight="251659264" behindDoc="0" locked="0" layoutInCell="1" allowOverlap="1" wp14:anchorId="03133ACD" wp14:editId="39FD5AC0">
                  <wp:simplePos x="0" y="0"/>
                  <wp:positionH relativeFrom="column">
                    <wp:posOffset>1870145</wp:posOffset>
                  </wp:positionH>
                  <wp:positionV relativeFrom="paragraph">
                    <wp:posOffset>1201267</wp:posOffset>
                  </wp:positionV>
                  <wp:extent cx="360" cy="360"/>
                  <wp:effectExtent l="57150" t="38100" r="38100" b="57150"/>
                  <wp:wrapNone/>
                  <wp:docPr id="8" name="Ink 8"/>
                  <wp:cNvGraphicFramePr/>
                  <a:graphic xmlns:a="http://schemas.openxmlformats.org/drawingml/2006/main">
                    <a:graphicData uri="http://schemas.microsoft.com/office/word/2010/wordprocessingInk">
                      <w14:contentPart bwMode="auto" r:id="rId90">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03133ACD" wp14:editId="39FD5AC0">
                  <wp:simplePos x="0" y="0"/>
                  <wp:positionH relativeFrom="column">
                    <wp:posOffset>1870145</wp:posOffset>
                  </wp:positionH>
                  <wp:positionV relativeFrom="paragraph">
                    <wp:posOffset>1201267</wp:posOffset>
                  </wp:positionV>
                  <wp:extent cx="360" cy="360"/>
                  <wp:effectExtent l="57150" t="38100" r="38100" b="57150"/>
                  <wp:wrapNone/>
                  <wp:docPr id="8" name="Ink 8"/>
                  <wp:cNvGraphicFramePr/>
                  <a:graphic xmlns:a="http://schemas.openxmlformats.org/drawingml/2006/main">
                    <a:graphicData uri="http://schemas.openxmlformats.org/drawingml/2006/picture">
                      <pic:pic xmlns:pic="http://schemas.openxmlformats.org/drawingml/2006/picture">
                        <pic:nvPicPr>
                          <pic:cNvPr id="8" name="Ink 8"/>
                          <pic:cNvPicPr/>
                        </pic:nvPicPr>
                        <pic:blipFill>
                          <a:blip r:embed="rId91"/>
                          <a:stretch>
                            <a:fillRect/>
                          </a:stretch>
                        </pic:blipFill>
                        <pic:spPr>
                          <a:xfrm>
                            <a:off x="0" y="0"/>
                            <a:ext cx="36000" cy="216000"/>
                          </a:xfrm>
                          <a:prstGeom prst="rect">
                            <a:avLst/>
                          </a:prstGeom>
                        </pic:spPr>
                      </pic:pic>
                    </a:graphicData>
                  </a:graphic>
                </wp:anchor>
              </w:drawing>
            </mc:Fallback>
          </mc:AlternateContent>
        </w:r>
      </w:ins>
      <w:ins w:id="84" w:author="nhamct" w:date="2022-04-14T15:40:00Z">
        <w:r>
          <w:t>\</w:t>
        </w:r>
      </w:ins>
      <w:bookmarkStart w:id="85" w:name="_GoBack"/>
      <w:bookmarkEnd w:id="85"/>
      <w:r w:rsidR="00FC38CF">
        <w:rPr>
          <w:noProof/>
        </w:rPr>
        <w:drawing>
          <wp:inline distT="0" distB="0" distL="0" distR="0" wp14:anchorId="3D354E5E" wp14:editId="153511A8">
            <wp:extent cx="5400040" cy="71812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PP-Page-3.drawio.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400040" cy="7181215"/>
                    </a:xfrm>
                    <a:prstGeom prst="rect">
                      <a:avLst/>
                    </a:prstGeom>
                  </pic:spPr>
                </pic:pic>
              </a:graphicData>
            </a:graphic>
          </wp:inline>
        </w:drawing>
      </w:r>
    </w:p>
    <w:p w14:paraId="32069EB5" w14:textId="2B359202" w:rsidR="00A54702" w:rsidRDefault="00A54702" w:rsidP="00CF2F5B">
      <w:pPr>
        <w:jc w:val="center"/>
        <w:rPr>
          <w:noProof/>
        </w:rPr>
      </w:pPr>
    </w:p>
    <w:p w14:paraId="10B6FAFA" w14:textId="77777777" w:rsidR="00B07A0F" w:rsidRDefault="00B07A0F" w:rsidP="00A84671">
      <w:pPr>
        <w:tabs>
          <w:tab w:val="left" w:pos="1890"/>
          <w:tab w:val="left" w:pos="2250"/>
        </w:tabs>
        <w:autoSpaceDE w:val="0"/>
        <w:autoSpaceDN w:val="0"/>
        <w:adjustRightInd w:val="0"/>
        <w:spacing w:before="100" w:after="100"/>
        <w:ind w:left="450" w:firstLine="270"/>
        <w:jc w:val="left"/>
      </w:pPr>
    </w:p>
    <w:p w14:paraId="727DF5C2" w14:textId="67B604AB" w:rsidR="005E72E7" w:rsidRDefault="00A84671" w:rsidP="00FC38CF">
      <w:pPr>
        <w:tabs>
          <w:tab w:val="left" w:pos="1890"/>
          <w:tab w:val="left" w:pos="2250"/>
        </w:tabs>
        <w:autoSpaceDE w:val="0"/>
        <w:autoSpaceDN w:val="0"/>
        <w:adjustRightInd w:val="0"/>
        <w:spacing w:before="100" w:after="100"/>
        <w:jc w:val="left"/>
      </w:pPr>
      <w:r>
        <w:t xml:space="preserve">3.1.2 Diễn giải quy trình </w:t>
      </w:r>
      <w:r w:rsidR="00FC38CF">
        <w:t>tổng quan</w:t>
      </w:r>
    </w:p>
    <w:p w14:paraId="47EF9254" w14:textId="3AC0A56C" w:rsidR="00A84671" w:rsidRDefault="00A84671" w:rsidP="00A84671">
      <w:pPr>
        <w:tabs>
          <w:tab w:val="left" w:pos="1890"/>
          <w:tab w:val="left" w:pos="2250"/>
        </w:tabs>
        <w:autoSpaceDE w:val="0"/>
        <w:autoSpaceDN w:val="0"/>
        <w:adjustRightInd w:val="0"/>
        <w:spacing w:before="100" w:after="100"/>
        <w:ind w:left="450" w:firstLine="270"/>
        <w:jc w:val="left"/>
      </w:pPr>
      <w:r>
        <w:t xml:space="preserve">a. Quy trình </w:t>
      </w:r>
      <w:r w:rsidR="00B07A0F">
        <w:t>đăng nhập</w:t>
      </w:r>
      <w:r>
        <w:t xml:space="preserve"> </w:t>
      </w:r>
    </w:p>
    <w:p w14:paraId="4E84F9EF" w14:textId="3EC0862C" w:rsidR="005E72E7" w:rsidRDefault="00F30972" w:rsidP="00040590">
      <w:pPr>
        <w:autoSpaceDE w:val="0"/>
        <w:autoSpaceDN w:val="0"/>
        <w:adjustRightInd w:val="0"/>
        <w:spacing w:before="100" w:after="100"/>
        <w:ind w:left="720" w:firstLine="0"/>
        <w:jc w:val="left"/>
      </w:pPr>
      <w:r>
        <w:t xml:space="preserve">1. Kiểm tra khách hàng đã có tài khoản App chưa </w:t>
      </w:r>
    </w:p>
    <w:p w14:paraId="7AE81149" w14:textId="0B438E36" w:rsidR="00F30972" w:rsidRDefault="00F30972" w:rsidP="00040590">
      <w:pPr>
        <w:autoSpaceDE w:val="0"/>
        <w:autoSpaceDN w:val="0"/>
        <w:adjustRightInd w:val="0"/>
        <w:spacing w:before="100" w:after="100"/>
        <w:ind w:left="720" w:firstLine="0"/>
        <w:jc w:val="left"/>
      </w:pPr>
      <w:r>
        <w:t xml:space="preserve">- </w:t>
      </w:r>
      <w:r w:rsidR="00FF61BA">
        <w:t>Có: tiến hành đăng nhập</w:t>
      </w:r>
    </w:p>
    <w:p w14:paraId="23D2B73B" w14:textId="1C0E6E66" w:rsidR="00FF61BA" w:rsidRDefault="00FF61BA" w:rsidP="00040590">
      <w:pPr>
        <w:autoSpaceDE w:val="0"/>
        <w:autoSpaceDN w:val="0"/>
        <w:adjustRightInd w:val="0"/>
        <w:spacing w:before="100" w:after="100"/>
        <w:ind w:left="720" w:firstLine="0"/>
        <w:jc w:val="left"/>
      </w:pPr>
      <w:r>
        <w:t xml:space="preserve">- Chưa: tiến hành đăng kí </w:t>
      </w:r>
    </w:p>
    <w:p w14:paraId="5FE63C60" w14:textId="3F6CBCEE" w:rsidR="00FF61BA" w:rsidRDefault="00FF61BA" w:rsidP="00040590">
      <w:pPr>
        <w:autoSpaceDE w:val="0"/>
        <w:autoSpaceDN w:val="0"/>
        <w:adjustRightInd w:val="0"/>
        <w:spacing w:before="100" w:after="100"/>
        <w:ind w:left="720" w:firstLine="0"/>
        <w:jc w:val="left"/>
      </w:pPr>
      <w:r>
        <w:t>2. Trường hợp đăng nhập:</w:t>
      </w:r>
    </w:p>
    <w:p w14:paraId="1F261639" w14:textId="48CC86DB" w:rsidR="00FF61BA" w:rsidRDefault="00FF61BA" w:rsidP="00040590">
      <w:pPr>
        <w:autoSpaceDE w:val="0"/>
        <w:autoSpaceDN w:val="0"/>
        <w:adjustRightInd w:val="0"/>
        <w:spacing w:before="100" w:after="100"/>
        <w:ind w:left="720" w:firstLine="0"/>
        <w:jc w:val="left"/>
      </w:pPr>
      <w:r>
        <w:t xml:space="preserve">- Nhập số điện thoại đã đăng kí và mật khẩu </w:t>
      </w:r>
    </w:p>
    <w:p w14:paraId="695E6B3A" w14:textId="4BBC91D0" w:rsidR="00FF61BA" w:rsidRDefault="00FF61BA" w:rsidP="00040590">
      <w:pPr>
        <w:autoSpaceDE w:val="0"/>
        <w:autoSpaceDN w:val="0"/>
        <w:adjustRightInd w:val="0"/>
        <w:spacing w:before="100" w:after="100"/>
        <w:ind w:left="720" w:firstLine="0"/>
        <w:jc w:val="left"/>
      </w:pPr>
      <w:r>
        <w:t>- Nếu đăng nhập không thành công, liên hệ nhân viên y tế để kiểm tra và hướng dẫn</w:t>
      </w:r>
    </w:p>
    <w:p w14:paraId="09479DFB" w14:textId="169F6E01" w:rsidR="005E72E7" w:rsidRDefault="00FF61BA" w:rsidP="00040590">
      <w:pPr>
        <w:autoSpaceDE w:val="0"/>
        <w:autoSpaceDN w:val="0"/>
        <w:adjustRightInd w:val="0"/>
        <w:spacing w:before="100" w:after="100"/>
        <w:ind w:left="720" w:firstLine="0"/>
        <w:jc w:val="left"/>
      </w:pPr>
      <w:r>
        <w:t xml:space="preserve">3. Trường hợp đăng kí người dùng mới: </w:t>
      </w:r>
    </w:p>
    <w:p w14:paraId="7C1E95FF" w14:textId="3E62DB0C" w:rsidR="00FF61BA" w:rsidRDefault="00FF61BA" w:rsidP="00FF61BA">
      <w:pPr>
        <w:autoSpaceDE w:val="0"/>
        <w:autoSpaceDN w:val="0"/>
        <w:adjustRightInd w:val="0"/>
        <w:spacing w:before="100" w:after="100"/>
        <w:ind w:left="720" w:firstLine="0"/>
        <w:jc w:val="left"/>
      </w:pPr>
      <w:r>
        <w:t>- Nhập Họ tên, số điện thoại đăng kí và mật khẩu. Bấm “Xác nhận” thông tin. Nhập mã OTP (mã OTP sẽ được gửi về điện thoại cho khách hàng) và bấm “Xác nhận” mã.</w:t>
      </w:r>
    </w:p>
    <w:p w14:paraId="0C691E77" w14:textId="194226F9" w:rsidR="00FF61BA" w:rsidRDefault="00FF61BA" w:rsidP="00FF61BA">
      <w:pPr>
        <w:autoSpaceDE w:val="0"/>
        <w:autoSpaceDN w:val="0"/>
        <w:adjustRightInd w:val="0"/>
        <w:spacing w:before="100" w:after="100"/>
        <w:ind w:left="720" w:firstLine="0"/>
        <w:jc w:val="left"/>
      </w:pPr>
      <w:r>
        <w:t xml:space="preserve">- Đăng kí thành công: chuyển sang bước Đăng Nhập. </w:t>
      </w:r>
    </w:p>
    <w:p w14:paraId="7AEE8A0D" w14:textId="1AD466A9" w:rsidR="00FF61BA" w:rsidRDefault="00FF61BA" w:rsidP="00FF61BA">
      <w:pPr>
        <w:autoSpaceDE w:val="0"/>
        <w:autoSpaceDN w:val="0"/>
        <w:adjustRightInd w:val="0"/>
        <w:spacing w:before="100" w:after="100"/>
        <w:ind w:left="720" w:firstLine="0"/>
        <w:jc w:val="left"/>
      </w:pPr>
      <w:r>
        <w:t xml:space="preserve">- Đăng kí không thành công: Liên hệ nhân viên y tế để kiểm tra và hướng dẫn đăng kí lại </w:t>
      </w:r>
    </w:p>
    <w:p w14:paraId="61732D85" w14:textId="6AEBA8A2" w:rsidR="004C4942" w:rsidRDefault="004C4942" w:rsidP="00FF61BA">
      <w:pPr>
        <w:autoSpaceDE w:val="0"/>
        <w:autoSpaceDN w:val="0"/>
        <w:adjustRightInd w:val="0"/>
        <w:spacing w:before="100" w:after="100"/>
        <w:ind w:left="720" w:firstLine="0"/>
        <w:jc w:val="left"/>
      </w:pPr>
    </w:p>
    <w:p w14:paraId="08D24329" w14:textId="6A0CA4EE" w:rsidR="004C4942" w:rsidRDefault="004C4942" w:rsidP="004C4942">
      <w:pPr>
        <w:jc w:val="left"/>
        <w:rPr>
          <w:noProof/>
        </w:rPr>
      </w:pPr>
      <w:r w:rsidRPr="004C4942">
        <w:rPr>
          <w:noProof/>
        </w:rPr>
        <w:t>b. Quy trình nhập thông tin hồ sơ theo dõi bệnh án</w:t>
      </w:r>
    </w:p>
    <w:p w14:paraId="022026FD" w14:textId="47D83657" w:rsidR="004C4942" w:rsidRDefault="004C4942" w:rsidP="004C4942">
      <w:pPr>
        <w:jc w:val="left"/>
        <w:rPr>
          <w:noProof/>
        </w:rPr>
      </w:pPr>
      <w:r>
        <w:rPr>
          <w:noProof/>
        </w:rPr>
        <w:t xml:space="preserve">1. Nhập số điện thoại đã đăng kí và mật khẩu </w:t>
      </w:r>
    </w:p>
    <w:p w14:paraId="4CA97694" w14:textId="33FB13FF" w:rsidR="004C4942" w:rsidRDefault="004C4942" w:rsidP="004C4942">
      <w:pPr>
        <w:jc w:val="left"/>
        <w:rPr>
          <w:noProof/>
        </w:rPr>
      </w:pPr>
      <w:r>
        <w:rPr>
          <w:noProof/>
        </w:rPr>
        <w:t xml:space="preserve">2. Đăng nhập </w:t>
      </w:r>
    </w:p>
    <w:p w14:paraId="423AEB56" w14:textId="517D6BCB" w:rsidR="004C4942" w:rsidRDefault="004C4942" w:rsidP="004C4942">
      <w:pPr>
        <w:jc w:val="left"/>
        <w:rPr>
          <w:noProof/>
        </w:rPr>
      </w:pPr>
      <w:r>
        <w:rPr>
          <w:noProof/>
        </w:rPr>
        <w:t>- Đăng nhập thành công.</w:t>
      </w:r>
    </w:p>
    <w:p w14:paraId="372CF27A" w14:textId="0910E4F8" w:rsidR="004C4942" w:rsidRDefault="004C4942" w:rsidP="004C4942">
      <w:pPr>
        <w:jc w:val="left"/>
        <w:rPr>
          <w:noProof/>
        </w:rPr>
      </w:pPr>
      <w:r>
        <w:rPr>
          <w:noProof/>
        </w:rPr>
        <w:t xml:space="preserve">- Đăng nhập không thành công: nhập lại mật khẩu. Nếu vẫn không được,  </w:t>
      </w:r>
    </w:p>
    <w:p w14:paraId="682CA25B" w14:textId="79303017" w:rsidR="004C4942" w:rsidRPr="004C4942" w:rsidRDefault="004C4942" w:rsidP="004C4942">
      <w:pPr>
        <w:jc w:val="left"/>
        <w:rPr>
          <w:noProof/>
        </w:rPr>
      </w:pPr>
      <w:r>
        <w:rPr>
          <w:noProof/>
        </w:rPr>
        <w:t>liên hệ nhân viên y tế kiểm tra và hướng dẫn</w:t>
      </w:r>
    </w:p>
    <w:p w14:paraId="4A9B231C" w14:textId="2B3B9632" w:rsidR="004C4942" w:rsidRDefault="004C4942" w:rsidP="00FF61BA">
      <w:pPr>
        <w:autoSpaceDE w:val="0"/>
        <w:autoSpaceDN w:val="0"/>
        <w:adjustRightInd w:val="0"/>
        <w:spacing w:before="100" w:after="100"/>
        <w:ind w:left="720" w:firstLine="0"/>
        <w:jc w:val="left"/>
      </w:pPr>
      <w:r>
        <w:t>3. Vào mục “Hồ sơ của tôi”</w:t>
      </w:r>
    </w:p>
    <w:p w14:paraId="27FDC393" w14:textId="1160F57F" w:rsidR="004C4942" w:rsidRDefault="004C4942" w:rsidP="00FF61BA">
      <w:pPr>
        <w:autoSpaceDE w:val="0"/>
        <w:autoSpaceDN w:val="0"/>
        <w:adjustRightInd w:val="0"/>
        <w:spacing w:before="100" w:after="100"/>
        <w:ind w:left="720" w:firstLine="0"/>
        <w:jc w:val="left"/>
      </w:pPr>
      <w:r>
        <w:t>4. Chọn mục “Sức khỏe tại nhà”</w:t>
      </w:r>
    </w:p>
    <w:p w14:paraId="4FB6C90D" w14:textId="5D759B47" w:rsidR="004C4942" w:rsidRDefault="004C4942" w:rsidP="00FF61BA">
      <w:pPr>
        <w:autoSpaceDE w:val="0"/>
        <w:autoSpaceDN w:val="0"/>
        <w:adjustRightInd w:val="0"/>
        <w:spacing w:before="100" w:after="100"/>
        <w:ind w:left="720" w:firstLine="0"/>
        <w:jc w:val="left"/>
      </w:pPr>
      <w:r>
        <w:lastRenderedPageBreak/>
        <w:t>5. Chọn mục “Trung tâm Nội tiết – Đái tháo đường”</w:t>
      </w:r>
    </w:p>
    <w:p w14:paraId="03D2D999" w14:textId="4B4F5EBC" w:rsidR="004C4942" w:rsidRDefault="004C4942" w:rsidP="00FF61BA">
      <w:pPr>
        <w:autoSpaceDE w:val="0"/>
        <w:autoSpaceDN w:val="0"/>
        <w:adjustRightInd w:val="0"/>
        <w:spacing w:before="100" w:after="100"/>
        <w:ind w:left="720" w:firstLine="0"/>
        <w:jc w:val="left"/>
      </w:pPr>
      <w:r>
        <w:t>6. Điền ngày/giờ bắt đầu</w:t>
      </w:r>
    </w:p>
    <w:p w14:paraId="3EF23EF1" w14:textId="10ABE06F" w:rsidR="004C4942" w:rsidRDefault="004C4942" w:rsidP="00FF61BA">
      <w:pPr>
        <w:autoSpaceDE w:val="0"/>
        <w:autoSpaceDN w:val="0"/>
        <w:adjustRightInd w:val="0"/>
        <w:spacing w:before="100" w:after="100"/>
        <w:ind w:left="720" w:firstLine="0"/>
        <w:jc w:val="left"/>
      </w:pPr>
      <w:r>
        <w:t xml:space="preserve">7. Chọn tên bác sĩ điều trị </w:t>
      </w:r>
    </w:p>
    <w:p w14:paraId="073D8168" w14:textId="77777777" w:rsidR="004C4942" w:rsidRDefault="004C4942" w:rsidP="00FF61BA">
      <w:pPr>
        <w:autoSpaceDE w:val="0"/>
        <w:autoSpaceDN w:val="0"/>
        <w:adjustRightInd w:val="0"/>
        <w:spacing w:before="100" w:after="100"/>
        <w:ind w:left="720" w:firstLine="0"/>
        <w:jc w:val="left"/>
      </w:pPr>
      <w:r>
        <w:t xml:space="preserve">8. Điền số lượng và tên thức ăn trong buổi </w:t>
      </w:r>
    </w:p>
    <w:p w14:paraId="04133045" w14:textId="77777777" w:rsidR="004C4942" w:rsidRDefault="004C4942" w:rsidP="00FF61BA">
      <w:pPr>
        <w:autoSpaceDE w:val="0"/>
        <w:autoSpaceDN w:val="0"/>
        <w:adjustRightInd w:val="0"/>
        <w:spacing w:before="100" w:after="100"/>
        <w:ind w:left="720" w:firstLine="0"/>
        <w:jc w:val="left"/>
      </w:pPr>
      <w:r>
        <w:t xml:space="preserve">9. Điền chỉ số huyết áp </w:t>
      </w:r>
    </w:p>
    <w:p w14:paraId="2CCDB128" w14:textId="4290B677" w:rsidR="004C4942" w:rsidRDefault="004C4942" w:rsidP="004C4942">
      <w:pPr>
        <w:autoSpaceDE w:val="0"/>
        <w:autoSpaceDN w:val="0"/>
        <w:adjustRightInd w:val="0"/>
        <w:spacing w:before="100" w:after="100"/>
        <w:jc w:val="left"/>
      </w:pPr>
      <w:r>
        <w:t xml:space="preserve">10. Điền chỉ số đường máu </w:t>
      </w:r>
    </w:p>
    <w:p w14:paraId="44B4DB15" w14:textId="23410CDC" w:rsidR="004C4942" w:rsidRDefault="004C4942" w:rsidP="004C4942">
      <w:pPr>
        <w:autoSpaceDE w:val="0"/>
        <w:autoSpaceDN w:val="0"/>
        <w:adjustRightInd w:val="0"/>
        <w:spacing w:before="100" w:after="100"/>
        <w:jc w:val="left"/>
      </w:pPr>
      <w:r>
        <w:t xml:space="preserve">11. Điền liều lượng thuốc đang dùng </w:t>
      </w:r>
    </w:p>
    <w:p w14:paraId="119715A3" w14:textId="674486FB" w:rsidR="004C4942" w:rsidRDefault="004C4942" w:rsidP="004C4942">
      <w:pPr>
        <w:autoSpaceDE w:val="0"/>
        <w:autoSpaceDN w:val="0"/>
        <w:adjustRightInd w:val="0"/>
        <w:spacing w:before="100" w:after="100"/>
        <w:jc w:val="left"/>
      </w:pPr>
      <w:r>
        <w:t>12. Tình trạng thai kì :</w:t>
      </w:r>
    </w:p>
    <w:p w14:paraId="4AFB385B" w14:textId="16F80C47" w:rsidR="004C4942" w:rsidRDefault="004C4942" w:rsidP="004C4942">
      <w:pPr>
        <w:autoSpaceDE w:val="0"/>
        <w:autoSpaceDN w:val="0"/>
        <w:adjustRightInd w:val="0"/>
        <w:spacing w:before="100" w:after="100"/>
        <w:jc w:val="left"/>
      </w:pPr>
      <w:r>
        <w:t xml:space="preserve">- Có: điền tuần thai, trọng lượng thai </w:t>
      </w:r>
    </w:p>
    <w:p w14:paraId="44FBAACD" w14:textId="215A9205" w:rsidR="004C4942" w:rsidRDefault="004C4942" w:rsidP="004C4942">
      <w:pPr>
        <w:autoSpaceDE w:val="0"/>
        <w:autoSpaceDN w:val="0"/>
        <w:adjustRightInd w:val="0"/>
        <w:spacing w:before="100" w:after="100"/>
        <w:jc w:val="left"/>
      </w:pPr>
      <w:r>
        <w:t xml:space="preserve">- Không : bỏ qua </w:t>
      </w:r>
    </w:p>
    <w:p w14:paraId="2AA09CD7" w14:textId="1C665B89" w:rsidR="004C4942" w:rsidRDefault="004C4942" w:rsidP="004C4942">
      <w:pPr>
        <w:autoSpaceDE w:val="0"/>
        <w:autoSpaceDN w:val="0"/>
        <w:adjustRightInd w:val="0"/>
        <w:spacing w:before="100" w:after="100"/>
        <w:jc w:val="left"/>
      </w:pPr>
      <w:r>
        <w:t xml:space="preserve">13. Thực hiện thao tác “Lưu” thông tin </w:t>
      </w:r>
    </w:p>
    <w:p w14:paraId="1DD269F2" w14:textId="5630CDCF" w:rsidR="004C4942" w:rsidRDefault="004C4942" w:rsidP="004C4942">
      <w:pPr>
        <w:autoSpaceDE w:val="0"/>
        <w:autoSpaceDN w:val="0"/>
        <w:adjustRightInd w:val="0"/>
        <w:spacing w:before="100" w:after="100"/>
        <w:jc w:val="left"/>
      </w:pPr>
      <w:r>
        <w:t xml:space="preserve">- Có: nhận thông báo thành công </w:t>
      </w:r>
    </w:p>
    <w:p w14:paraId="7EE86724" w14:textId="44AA51B2" w:rsidR="004C4942" w:rsidRDefault="004C4942" w:rsidP="004C4942">
      <w:pPr>
        <w:autoSpaceDE w:val="0"/>
        <w:autoSpaceDN w:val="0"/>
        <w:adjustRightInd w:val="0"/>
        <w:spacing w:before="100" w:after="100"/>
        <w:jc w:val="left"/>
      </w:pPr>
      <w:r>
        <w:t xml:space="preserve">- Không: kiểm tra lại các thông tin đã điền  </w:t>
      </w:r>
    </w:p>
    <w:p w14:paraId="4052253F" w14:textId="33B97549" w:rsidR="00E96886" w:rsidRDefault="00E96886" w:rsidP="00E96886">
      <w:pPr>
        <w:jc w:val="left"/>
      </w:pPr>
      <w:r>
        <w:t xml:space="preserve">c. Quy trình tiếp nhận thông tin và tư vấn </w:t>
      </w:r>
    </w:p>
    <w:p w14:paraId="6CD53D6B" w14:textId="57BF2E28" w:rsidR="00C16D18" w:rsidRDefault="00C16D18" w:rsidP="00E96886">
      <w:pPr>
        <w:jc w:val="left"/>
      </w:pPr>
      <w:r>
        <w:t xml:space="preserve">- Hiển thị pop-up thông báo đến tài khoản bác sĩ </w:t>
      </w:r>
    </w:p>
    <w:p w14:paraId="5C5A9710" w14:textId="7E486B48" w:rsidR="00C16D18" w:rsidRDefault="00C16D18" w:rsidP="00E96886">
      <w:pPr>
        <w:jc w:val="left"/>
      </w:pPr>
      <w:r>
        <w:t xml:space="preserve">- Tiếp nhận và xem hồ sơ bệnh nhân </w:t>
      </w:r>
    </w:p>
    <w:p w14:paraId="3B48AB9B" w14:textId="0D53EBEB" w:rsidR="00C16D18" w:rsidRDefault="00C16D18" w:rsidP="00E96886">
      <w:pPr>
        <w:jc w:val="left"/>
      </w:pPr>
      <w:r>
        <w:t xml:space="preserve">- Kiểm tra các chỉ số và đánh giá </w:t>
      </w:r>
    </w:p>
    <w:p w14:paraId="678E4559" w14:textId="4EA40F66" w:rsidR="00C16D18" w:rsidRDefault="00C16D18" w:rsidP="00E96886">
      <w:pPr>
        <w:jc w:val="left"/>
      </w:pPr>
      <w:r>
        <w:t xml:space="preserve">- Đưa ra phác đồ điều trị phù hợp. </w:t>
      </w:r>
    </w:p>
    <w:p w14:paraId="44B75F36" w14:textId="5289841C" w:rsidR="004C4942" w:rsidRDefault="004C4942" w:rsidP="00FF61BA">
      <w:pPr>
        <w:autoSpaceDE w:val="0"/>
        <w:autoSpaceDN w:val="0"/>
        <w:adjustRightInd w:val="0"/>
        <w:spacing w:before="100" w:after="100"/>
        <w:ind w:left="720" w:firstLine="0"/>
        <w:jc w:val="left"/>
      </w:pPr>
    </w:p>
    <w:p w14:paraId="3D105EE9" w14:textId="77777777" w:rsidR="00FF61BA" w:rsidRDefault="00FF61BA" w:rsidP="00040590">
      <w:pPr>
        <w:autoSpaceDE w:val="0"/>
        <w:autoSpaceDN w:val="0"/>
        <w:adjustRightInd w:val="0"/>
        <w:spacing w:before="100" w:after="100"/>
        <w:ind w:left="720" w:firstLine="0"/>
        <w:jc w:val="left"/>
      </w:pPr>
    </w:p>
    <w:p w14:paraId="1DB5AF54" w14:textId="14DA90D5" w:rsidR="002F6B28" w:rsidRDefault="002F6B28" w:rsidP="00040590">
      <w:pPr>
        <w:autoSpaceDE w:val="0"/>
        <w:autoSpaceDN w:val="0"/>
        <w:adjustRightInd w:val="0"/>
        <w:spacing w:before="100" w:after="100"/>
        <w:ind w:left="720" w:firstLine="0"/>
        <w:jc w:val="left"/>
        <w:rPr>
          <w:color w:val="000000"/>
          <w:highlight w:val="white"/>
        </w:rPr>
      </w:pPr>
    </w:p>
    <w:p w14:paraId="63163406" w14:textId="36F09A6F" w:rsidR="005E72E7" w:rsidRDefault="005E72E7" w:rsidP="00040590">
      <w:pPr>
        <w:autoSpaceDE w:val="0"/>
        <w:autoSpaceDN w:val="0"/>
        <w:adjustRightInd w:val="0"/>
        <w:spacing w:before="100" w:after="100"/>
        <w:ind w:left="720" w:firstLine="0"/>
        <w:jc w:val="left"/>
        <w:rPr>
          <w:color w:val="000000"/>
          <w:highlight w:val="white"/>
        </w:rPr>
      </w:pPr>
    </w:p>
    <w:p w14:paraId="476168B1" w14:textId="45064475" w:rsidR="005E72E7" w:rsidRDefault="005E72E7" w:rsidP="00040590">
      <w:pPr>
        <w:autoSpaceDE w:val="0"/>
        <w:autoSpaceDN w:val="0"/>
        <w:adjustRightInd w:val="0"/>
        <w:spacing w:before="100" w:after="100"/>
        <w:ind w:left="720" w:firstLine="0"/>
        <w:jc w:val="left"/>
        <w:rPr>
          <w:color w:val="000000"/>
          <w:highlight w:val="white"/>
        </w:rPr>
      </w:pPr>
    </w:p>
    <w:p w14:paraId="1C7D20AF" w14:textId="77777777" w:rsidR="005E72E7" w:rsidRPr="00040590" w:rsidRDefault="005E72E7" w:rsidP="00040590">
      <w:pPr>
        <w:autoSpaceDE w:val="0"/>
        <w:autoSpaceDN w:val="0"/>
        <w:adjustRightInd w:val="0"/>
        <w:spacing w:before="100" w:after="100"/>
        <w:ind w:left="720" w:firstLine="0"/>
        <w:jc w:val="left"/>
        <w:rPr>
          <w:color w:val="000000"/>
          <w:highlight w:val="white"/>
        </w:rPr>
      </w:pPr>
    </w:p>
    <w:p w14:paraId="5E13F2DE" w14:textId="5F7F56CD" w:rsidR="00153BDA" w:rsidRDefault="00E96886" w:rsidP="00E96886">
      <w:pPr>
        <w:pStyle w:val="Heading1"/>
        <w:numPr>
          <w:ilvl w:val="0"/>
          <w:numId w:val="0"/>
        </w:numPr>
      </w:pPr>
      <w:bookmarkStart w:id="86" w:name="_Toc98339755"/>
      <w:r>
        <w:lastRenderedPageBreak/>
        <w:t xml:space="preserve">IV. </w:t>
      </w:r>
      <w:r w:rsidR="00D207AE" w:rsidRPr="00153BDA">
        <w:t>KẾT QUẢ</w:t>
      </w:r>
      <w:bookmarkEnd w:id="86"/>
      <w:r w:rsidR="00D207AE" w:rsidRPr="00153BDA">
        <w:t xml:space="preserve"> </w:t>
      </w:r>
    </w:p>
    <w:p w14:paraId="3E59282F" w14:textId="56B09500" w:rsidR="00A24F97" w:rsidRDefault="00A24F97" w:rsidP="00EE77CC">
      <w:pPr>
        <w:pStyle w:val="Heading2"/>
      </w:pPr>
      <w:bookmarkStart w:id="87" w:name="_Toc98339756"/>
      <w:r>
        <w:t>M</w:t>
      </w:r>
      <w:r w:rsidR="00F84111">
        <w:t>ục 4.1…</w:t>
      </w:r>
      <w:bookmarkEnd w:id="87"/>
    </w:p>
    <w:p w14:paraId="1EC3ED44" w14:textId="7A1BB318" w:rsidR="00F84111" w:rsidRDefault="00F84111" w:rsidP="00EE77CC">
      <w:pPr>
        <w:pStyle w:val="Heading2"/>
      </w:pPr>
      <w:bookmarkStart w:id="88" w:name="_Toc98339757"/>
      <w:r>
        <w:t>Mục 4.2…</w:t>
      </w:r>
      <w:bookmarkEnd w:id="88"/>
    </w:p>
    <w:p w14:paraId="3551D0CC" w14:textId="77777777" w:rsidR="00F84111" w:rsidRPr="00F84111" w:rsidRDefault="00F84111" w:rsidP="00F84111"/>
    <w:p w14:paraId="7D675E60" w14:textId="4EAA798E" w:rsidR="00A24F97" w:rsidRPr="00A24F97" w:rsidRDefault="00F84111" w:rsidP="000B2393">
      <w:r>
        <w:t xml:space="preserve">Kết quả </w:t>
      </w:r>
      <w:r w:rsidR="00143DA1">
        <w:t xml:space="preserve">được xây dựng dựa trên </w:t>
      </w:r>
      <w:r>
        <w:t xml:space="preserve">ngôn ngữ lập trình thể hiện như </w:t>
      </w:r>
      <w:r w:rsidR="000B2393">
        <w:t>(</w:t>
      </w:r>
      <w:r w:rsidR="00156148">
        <w:fldChar w:fldCharType="begin"/>
      </w:r>
      <w:r w:rsidR="00156148">
        <w:instrText xml:space="preserve"> REF _Ref53916001 \h </w:instrText>
      </w:r>
      <w:r w:rsidR="00156148">
        <w:fldChar w:fldCharType="separate"/>
      </w:r>
      <w:r w:rsidR="004754F4">
        <w:t xml:space="preserve">Bảng </w:t>
      </w:r>
      <w:r w:rsidR="004754F4">
        <w:rPr>
          <w:noProof/>
        </w:rPr>
        <w:t>4</w:t>
      </w:r>
      <w:r w:rsidR="004754F4">
        <w:t>.</w:t>
      </w:r>
      <w:r w:rsidR="004754F4">
        <w:rPr>
          <w:noProof/>
        </w:rPr>
        <w:t>1</w:t>
      </w:r>
      <w:r w:rsidR="00156148">
        <w:fldChar w:fldCharType="end"/>
      </w:r>
      <w:r w:rsidR="000B2393">
        <w:t>)</w:t>
      </w:r>
      <w:r w:rsidR="00143DA1">
        <w:t>.</w:t>
      </w:r>
    </w:p>
    <w:p w14:paraId="019C77C6" w14:textId="78F270F0" w:rsidR="00B752DA" w:rsidRPr="008367A0" w:rsidRDefault="00B752DA" w:rsidP="00B752DA">
      <w:pPr>
        <w:pStyle w:val="Caption"/>
        <w:jc w:val="left"/>
      </w:pPr>
      <w:bookmarkStart w:id="89" w:name="_Ref53916001"/>
      <w:bookmarkStart w:id="90" w:name="_Toc74235471"/>
      <w:r>
        <w:t xml:space="preserve">Bảng </w:t>
      </w:r>
      <w:fldSimple w:instr=" STYLEREF 1 \s ">
        <w:r w:rsidR="004754F4">
          <w:rPr>
            <w:noProof/>
          </w:rPr>
          <w:t>4</w:t>
        </w:r>
      </w:fldSimple>
      <w:r w:rsidR="008C4685">
        <w:t>.</w:t>
      </w:r>
      <w:fldSimple w:instr=" SEQ Bảng \* ARABIC \s 1 ">
        <w:r w:rsidR="004754F4">
          <w:rPr>
            <w:noProof/>
          </w:rPr>
          <w:t>1</w:t>
        </w:r>
      </w:fldSimple>
      <w:bookmarkEnd w:id="89"/>
      <w:r>
        <w:t xml:space="preserve"> Kiến trúc</w:t>
      </w:r>
      <w:bookmarkEnd w:id="90"/>
      <w:r>
        <w:t xml:space="preserve"> </w:t>
      </w:r>
    </w:p>
    <w:tbl>
      <w:tblPr>
        <w:tblStyle w:val="PlainTable21"/>
        <w:tblW w:w="8306" w:type="dxa"/>
        <w:tblInd w:w="0" w:type="dxa"/>
        <w:tblBorders>
          <w:top w:val="none" w:sz="0" w:space="0" w:color="auto"/>
          <w:bottom w:val="none" w:sz="0" w:space="0" w:color="auto"/>
        </w:tblBorders>
        <w:tblLook w:val="0620" w:firstRow="1" w:lastRow="0" w:firstColumn="0" w:lastColumn="0" w:noHBand="1" w:noVBand="1"/>
      </w:tblPr>
      <w:tblGrid>
        <w:gridCol w:w="3397"/>
        <w:gridCol w:w="2552"/>
        <w:gridCol w:w="2357"/>
      </w:tblGrid>
      <w:tr w:rsidR="00B752DA" w:rsidRPr="00B12A46" w14:paraId="7F5CB9FF" w14:textId="77777777" w:rsidTr="005A14C7">
        <w:trPr>
          <w:cnfStyle w:val="100000000000" w:firstRow="1" w:lastRow="0" w:firstColumn="0" w:lastColumn="0" w:oddVBand="0" w:evenVBand="0" w:oddHBand="0" w:evenHBand="0" w:firstRowFirstColumn="0" w:firstRowLastColumn="0" w:lastRowFirstColumn="0" w:lastRowLastColumn="0"/>
          <w:trHeight w:val="510"/>
        </w:trPr>
        <w:tc>
          <w:tcPr>
            <w:tcW w:w="3397" w:type="dxa"/>
            <w:tcBorders>
              <w:top w:val="single" w:sz="4" w:space="0" w:color="auto"/>
              <w:bottom w:val="single" w:sz="4" w:space="0" w:color="auto"/>
            </w:tcBorders>
            <w:vAlign w:val="center"/>
          </w:tcPr>
          <w:p w14:paraId="6AAB93CF" w14:textId="77777777" w:rsidR="00B752DA" w:rsidRPr="00B12A46" w:rsidRDefault="00B752DA" w:rsidP="005A14C7">
            <w:pPr>
              <w:suppressAutoHyphens/>
              <w:spacing w:before="0" w:line="240" w:lineRule="auto"/>
              <w:ind w:firstLine="0"/>
              <w:jc w:val="center"/>
              <w:rPr>
                <w:rFonts w:ascii="Times New Roman" w:eastAsia="DengXian" w:hAnsi="Times New Roman" w:cs="Times New Roman"/>
              </w:rPr>
            </w:pPr>
            <w:r w:rsidRPr="00B12A46">
              <w:rPr>
                <w:rFonts w:ascii="Times New Roman" w:eastAsia="DengXian" w:hAnsi="Times New Roman" w:cs="Times New Roman"/>
              </w:rPr>
              <w:t>Lớp</w:t>
            </w:r>
          </w:p>
        </w:tc>
        <w:tc>
          <w:tcPr>
            <w:tcW w:w="2552" w:type="dxa"/>
            <w:tcBorders>
              <w:top w:val="single" w:sz="4" w:space="0" w:color="auto"/>
              <w:bottom w:val="single" w:sz="4" w:space="0" w:color="auto"/>
            </w:tcBorders>
            <w:vAlign w:val="center"/>
          </w:tcPr>
          <w:p w14:paraId="535264D6" w14:textId="53400551" w:rsidR="00B752DA" w:rsidRPr="00B12A46" w:rsidRDefault="00F84111" w:rsidP="005A14C7">
            <w:pPr>
              <w:suppressAutoHyphens/>
              <w:spacing w:before="0" w:line="240" w:lineRule="auto"/>
              <w:ind w:firstLine="0"/>
              <w:jc w:val="left"/>
              <w:rPr>
                <w:rFonts w:ascii="Times New Roman" w:eastAsia="DengXian" w:hAnsi="Times New Roman" w:cs="Times New Roman"/>
              </w:rPr>
            </w:pPr>
            <w:r>
              <w:rPr>
                <w:rFonts w:ascii="Times New Roman" w:eastAsia="DengXian" w:hAnsi="Times New Roman" w:cs="Times New Roman"/>
              </w:rPr>
              <w:t>Ý nghĩa</w:t>
            </w:r>
          </w:p>
        </w:tc>
        <w:tc>
          <w:tcPr>
            <w:tcW w:w="2357" w:type="dxa"/>
            <w:tcBorders>
              <w:top w:val="single" w:sz="4" w:space="0" w:color="auto"/>
              <w:bottom w:val="single" w:sz="4" w:space="0" w:color="auto"/>
            </w:tcBorders>
            <w:vAlign w:val="center"/>
          </w:tcPr>
          <w:p w14:paraId="1AF3359E" w14:textId="625A5BE3" w:rsidR="00B752DA" w:rsidRPr="00B12A46" w:rsidRDefault="00F84111" w:rsidP="005A14C7">
            <w:pPr>
              <w:suppressAutoHyphens/>
              <w:spacing w:before="0" w:line="240" w:lineRule="auto"/>
              <w:ind w:firstLine="0"/>
              <w:jc w:val="right"/>
              <w:rPr>
                <w:rFonts w:ascii="Times New Roman" w:eastAsia="DengXian" w:hAnsi="Times New Roman" w:cs="Times New Roman"/>
              </w:rPr>
            </w:pPr>
            <w:r>
              <w:rPr>
                <w:rFonts w:ascii="Times New Roman" w:eastAsia="DengXian" w:hAnsi="Times New Roman" w:cs="Times New Roman"/>
              </w:rPr>
              <w:t xml:space="preserve">Tham số </w:t>
            </w:r>
          </w:p>
        </w:tc>
      </w:tr>
      <w:tr w:rsidR="00B752DA" w:rsidRPr="00B12A46" w14:paraId="62647B63" w14:textId="77777777" w:rsidTr="003403E0">
        <w:trPr>
          <w:trHeight w:val="567"/>
        </w:trPr>
        <w:tc>
          <w:tcPr>
            <w:tcW w:w="3397" w:type="dxa"/>
            <w:tcBorders>
              <w:top w:val="single" w:sz="4" w:space="0" w:color="auto"/>
            </w:tcBorders>
            <w:vAlign w:val="center"/>
          </w:tcPr>
          <w:p w14:paraId="23587668" w14:textId="32E78FC6"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552" w:type="dxa"/>
            <w:tcBorders>
              <w:top w:val="single" w:sz="4" w:space="0" w:color="auto"/>
            </w:tcBorders>
            <w:vAlign w:val="center"/>
          </w:tcPr>
          <w:p w14:paraId="13C3368C" w14:textId="48104302"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357" w:type="dxa"/>
            <w:tcBorders>
              <w:top w:val="single" w:sz="4" w:space="0" w:color="auto"/>
            </w:tcBorders>
            <w:vAlign w:val="center"/>
          </w:tcPr>
          <w:p w14:paraId="43104644" w14:textId="3F840DC0" w:rsidR="00B752DA" w:rsidRPr="00B12A46" w:rsidRDefault="00B752DA" w:rsidP="005A14C7">
            <w:pPr>
              <w:suppressAutoHyphens/>
              <w:spacing w:before="0" w:line="240" w:lineRule="auto"/>
              <w:ind w:firstLine="0"/>
              <w:jc w:val="right"/>
              <w:rPr>
                <w:rFonts w:ascii="Times New Roman" w:eastAsia="DengXian" w:hAnsi="Times New Roman" w:cs="Times New Roman"/>
              </w:rPr>
            </w:pPr>
          </w:p>
        </w:tc>
      </w:tr>
      <w:tr w:rsidR="00B752DA" w:rsidRPr="00B12A46" w14:paraId="3B9A9D33" w14:textId="77777777" w:rsidTr="003403E0">
        <w:trPr>
          <w:trHeight w:val="567"/>
        </w:trPr>
        <w:tc>
          <w:tcPr>
            <w:tcW w:w="3397" w:type="dxa"/>
            <w:vAlign w:val="center"/>
          </w:tcPr>
          <w:p w14:paraId="43DE7941" w14:textId="1ABF18B5"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552" w:type="dxa"/>
            <w:vAlign w:val="center"/>
          </w:tcPr>
          <w:p w14:paraId="48DE88DB" w14:textId="664FB427"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c>
          <w:tcPr>
            <w:tcW w:w="2357" w:type="dxa"/>
            <w:vAlign w:val="center"/>
          </w:tcPr>
          <w:p w14:paraId="1C351606" w14:textId="788375EB" w:rsidR="00B752DA" w:rsidRPr="00B12A46" w:rsidRDefault="00B752DA" w:rsidP="005A14C7">
            <w:pPr>
              <w:suppressAutoHyphens/>
              <w:spacing w:before="0" w:line="240" w:lineRule="auto"/>
              <w:ind w:firstLine="0"/>
              <w:jc w:val="right"/>
              <w:rPr>
                <w:rFonts w:ascii="Times New Roman" w:eastAsia="DengXian" w:hAnsi="Times New Roman" w:cs="Times New Roman"/>
              </w:rPr>
            </w:pPr>
          </w:p>
        </w:tc>
      </w:tr>
      <w:tr w:rsidR="00B752DA" w:rsidRPr="00B12A46" w14:paraId="4980C8B5" w14:textId="77777777" w:rsidTr="003403E0">
        <w:trPr>
          <w:trHeight w:val="567"/>
        </w:trPr>
        <w:tc>
          <w:tcPr>
            <w:tcW w:w="8306" w:type="dxa"/>
            <w:gridSpan w:val="3"/>
            <w:tcBorders>
              <w:bottom w:val="single" w:sz="4" w:space="0" w:color="auto"/>
            </w:tcBorders>
            <w:vAlign w:val="center"/>
          </w:tcPr>
          <w:p w14:paraId="0E6811D5" w14:textId="302397BE" w:rsidR="00B752DA" w:rsidRPr="00B12A46" w:rsidRDefault="00B752DA" w:rsidP="005A14C7">
            <w:pPr>
              <w:suppressAutoHyphens/>
              <w:spacing w:before="0" w:line="240" w:lineRule="auto"/>
              <w:ind w:firstLine="0"/>
              <w:jc w:val="left"/>
              <w:rPr>
                <w:rFonts w:ascii="Times New Roman" w:eastAsia="DengXian" w:hAnsi="Times New Roman" w:cs="Times New Roman"/>
              </w:rPr>
            </w:pPr>
          </w:p>
        </w:tc>
      </w:tr>
    </w:tbl>
    <w:p w14:paraId="6CA0A7A9" w14:textId="617C8CED" w:rsidR="00CF45DC" w:rsidRDefault="00CF45DC" w:rsidP="00CF45DC"/>
    <w:p w14:paraId="6A4CEB6A" w14:textId="5A077B56" w:rsidR="00CF45DC" w:rsidRDefault="00CF45DC" w:rsidP="00CF45DC">
      <w:pPr>
        <w:pStyle w:val="Caption"/>
      </w:pPr>
      <w:bookmarkStart w:id="91" w:name="_Ref53916295"/>
      <w:bookmarkStart w:id="92" w:name="_Toc98336121"/>
      <w:r>
        <w:t xml:space="preserve">Hình </w:t>
      </w:r>
      <w:fldSimple w:instr=" STYLEREF 1 \s ">
        <w:r w:rsidR="004754F4">
          <w:rPr>
            <w:noProof/>
          </w:rPr>
          <w:t>4</w:t>
        </w:r>
      </w:fldSimple>
      <w:r w:rsidR="003B454E">
        <w:t>.</w:t>
      </w:r>
      <w:fldSimple w:instr=" SEQ Hình \* ARABIC \s 1 ">
        <w:r w:rsidR="004754F4">
          <w:rPr>
            <w:noProof/>
          </w:rPr>
          <w:t>1</w:t>
        </w:r>
      </w:fldSimple>
      <w:bookmarkEnd w:id="91"/>
      <w:r>
        <w:t xml:space="preserve"> </w:t>
      </w:r>
      <w:r w:rsidR="00AE2FDD">
        <w:t>Kiến trúc</w:t>
      </w:r>
      <w:r>
        <w:t xml:space="preserve"> của mô hình</w:t>
      </w:r>
      <w:bookmarkEnd w:id="92"/>
    </w:p>
    <w:p w14:paraId="11CD5A37" w14:textId="0237555D" w:rsidR="00231BD1" w:rsidRDefault="00231BD1" w:rsidP="005E4AAF">
      <w:bookmarkStart w:id="93" w:name="_Toc342760222"/>
      <w:bookmarkEnd w:id="2"/>
      <w:bookmarkEnd w:id="3"/>
      <w:bookmarkEnd w:id="4"/>
      <w:bookmarkEnd w:id="5"/>
      <w:r>
        <w:br w:type="page"/>
      </w:r>
    </w:p>
    <w:p w14:paraId="0E0ABA76" w14:textId="77777777" w:rsidR="00A12AF6" w:rsidRPr="00A12AF6" w:rsidRDefault="00196643" w:rsidP="00122D9F">
      <w:pPr>
        <w:pStyle w:val="Heading1"/>
        <w:numPr>
          <w:ilvl w:val="0"/>
          <w:numId w:val="0"/>
        </w:numPr>
      </w:pPr>
      <w:bookmarkStart w:id="94" w:name="_Toc98339758"/>
      <w:r w:rsidRPr="00A12AF6">
        <w:lastRenderedPageBreak/>
        <w:t>KẾT LUẬN VÀ HƯỚNG PHÁT TRIỂN</w:t>
      </w:r>
      <w:bookmarkEnd w:id="94"/>
    </w:p>
    <w:p w14:paraId="4E2C522A" w14:textId="77777777" w:rsidR="00156148" w:rsidRDefault="001012B2" w:rsidP="00CB4E66">
      <w:bookmarkStart w:id="95" w:name="OLE_LINK15"/>
      <w:bookmarkStart w:id="96" w:name="OLE_LINK16"/>
      <w:r>
        <w:t xml:space="preserve">Đề tài đã thực hiện được </w:t>
      </w:r>
      <w:r w:rsidR="00156148">
        <w:t>…</w:t>
      </w:r>
    </w:p>
    <w:bookmarkEnd w:id="95"/>
    <w:bookmarkEnd w:id="96"/>
    <w:p w14:paraId="4E677099" w14:textId="77777777" w:rsidR="00183230" w:rsidRDefault="00183230">
      <w:pPr>
        <w:spacing w:before="0" w:line="240" w:lineRule="auto"/>
        <w:ind w:firstLine="0"/>
        <w:jc w:val="left"/>
        <w:rPr>
          <w:b/>
          <w:bCs/>
          <w:caps/>
          <w:kern w:val="32"/>
          <w:szCs w:val="32"/>
        </w:rPr>
      </w:pPr>
      <w:r>
        <w:br w:type="page"/>
      </w:r>
    </w:p>
    <w:p w14:paraId="71577E29" w14:textId="77E55D6A" w:rsidR="000726E0" w:rsidRPr="00701F40" w:rsidRDefault="000726E0" w:rsidP="00122D9F">
      <w:pPr>
        <w:pStyle w:val="Heading1"/>
        <w:numPr>
          <w:ilvl w:val="0"/>
          <w:numId w:val="0"/>
        </w:numPr>
      </w:pPr>
      <w:bookmarkStart w:id="97" w:name="_Toc98339759"/>
      <w:r w:rsidRPr="00701F40">
        <w:lastRenderedPageBreak/>
        <w:t>TÀI LIỆU THAM KHẢO</w:t>
      </w:r>
      <w:bookmarkEnd w:id="93"/>
      <w:bookmarkEnd w:id="97"/>
    </w:p>
    <w:p w14:paraId="2B7EA843" w14:textId="77777777" w:rsidR="00E96F6B" w:rsidRPr="00E96F6B" w:rsidRDefault="00280539" w:rsidP="00E96F6B">
      <w:pPr>
        <w:pStyle w:val="EndNoteBibliography"/>
        <w:spacing w:after="0"/>
        <w:ind w:left="720" w:hanging="720"/>
      </w:pPr>
      <w:r>
        <w:fldChar w:fldCharType="begin"/>
      </w:r>
      <w:r>
        <w:instrText xml:space="preserve"> ADDIN EN.REFLIST </w:instrText>
      </w:r>
      <w:r>
        <w:fldChar w:fldCharType="separate"/>
      </w:r>
      <w:r w:rsidR="00E96F6B" w:rsidRPr="00E96F6B">
        <w:t>1.</w:t>
      </w:r>
      <w:r w:rsidR="00E96F6B" w:rsidRPr="00E96F6B">
        <w:tab/>
        <w:t xml:space="preserve">Phan, D.-V., et al., </w:t>
      </w:r>
      <w:r w:rsidR="00E96F6B" w:rsidRPr="00E96F6B">
        <w:rPr>
          <w:i/>
        </w:rPr>
        <w:t>Liver cancer prediction in a viral hepatitis cohort: A deep learning approach.</w:t>
      </w:r>
      <w:r w:rsidR="00E96F6B" w:rsidRPr="00E96F6B">
        <w:t xml:space="preserve"> International Journal of Cancer, 2020. </w:t>
      </w:r>
      <w:r w:rsidR="00E96F6B" w:rsidRPr="00E96F6B">
        <w:rPr>
          <w:b/>
        </w:rPr>
        <w:t>147</w:t>
      </w:r>
      <w:r w:rsidR="00E96F6B" w:rsidRPr="00E96F6B">
        <w:t>(10): p. 2871-2878.</w:t>
      </w:r>
    </w:p>
    <w:p w14:paraId="1E3062CB" w14:textId="77777777" w:rsidR="00E96F6B" w:rsidRPr="00E96F6B" w:rsidRDefault="00E96F6B" w:rsidP="00E96F6B">
      <w:pPr>
        <w:pStyle w:val="EndNoteBibliography"/>
        <w:ind w:left="720" w:hanging="720"/>
      </w:pPr>
      <w:r w:rsidRPr="00E96F6B">
        <w:t>2.</w:t>
      </w:r>
      <w:r w:rsidRPr="00E96F6B">
        <w:tab/>
        <w:t xml:space="preserve">Phan, D.V., et al., </w:t>
      </w:r>
      <w:r w:rsidRPr="00E96F6B">
        <w:rPr>
          <w:i/>
        </w:rPr>
        <w:t>Deep learning approaches for sleep disorder prediction in an asthma cohort.</w:t>
      </w:r>
      <w:r w:rsidRPr="00E96F6B">
        <w:t xml:space="preserve"> J Asthma, 2020: p. 1-9.</w:t>
      </w:r>
    </w:p>
    <w:p w14:paraId="3C2FC88E" w14:textId="506651EA" w:rsidR="00E43E9F" w:rsidRPr="00701F40" w:rsidRDefault="00280539" w:rsidP="00E43E9F">
      <w:pPr>
        <w:pStyle w:val="EndNoteBibliography"/>
        <w:spacing w:after="120" w:line="360" w:lineRule="auto"/>
        <w:ind w:left="720" w:hanging="720"/>
      </w:pPr>
      <w:r>
        <w:fldChar w:fldCharType="end"/>
      </w:r>
      <w:r w:rsidR="00E43E9F">
        <w:t xml:space="preserve">Tên tác giả, Tên tác giả… </w:t>
      </w:r>
      <w:r w:rsidR="00E43E9F" w:rsidRPr="00E43E9F">
        <w:rPr>
          <w:i/>
        </w:rPr>
        <w:t>Tên công trình</w:t>
      </w:r>
      <w:r w:rsidR="00E43E9F">
        <w:t>. Nơi xuất bản, năm, trang</w:t>
      </w:r>
    </w:p>
    <w:p w14:paraId="06DF7256" w14:textId="77777777" w:rsidR="00E71236" w:rsidRDefault="00E71236">
      <w:pPr>
        <w:spacing w:before="0" w:after="0" w:line="240" w:lineRule="auto"/>
        <w:ind w:firstLine="0"/>
        <w:jc w:val="left"/>
        <w:rPr>
          <w:rFonts w:cs="Arial"/>
          <w:b/>
          <w:bCs/>
          <w:caps/>
          <w:kern w:val="32"/>
          <w:sz w:val="28"/>
          <w:szCs w:val="32"/>
        </w:rPr>
      </w:pPr>
      <w:r>
        <w:br w:type="page"/>
      </w:r>
    </w:p>
    <w:p w14:paraId="3417731D" w14:textId="49C6FF66" w:rsidR="00E43E9F" w:rsidRPr="00E43E9F" w:rsidRDefault="00E43E9F" w:rsidP="00E43E9F">
      <w:pPr>
        <w:pStyle w:val="Heading1"/>
        <w:numPr>
          <w:ilvl w:val="0"/>
          <w:numId w:val="0"/>
        </w:numPr>
      </w:pPr>
      <w:bookmarkStart w:id="98" w:name="_Toc98339760"/>
      <w:r w:rsidRPr="00E43E9F">
        <w:lastRenderedPageBreak/>
        <w:t>PHỤ LỤC</w:t>
      </w:r>
      <w:bookmarkEnd w:id="98"/>
    </w:p>
    <w:p w14:paraId="53B9E8BE" w14:textId="5C717A00" w:rsidR="00C62AFC" w:rsidRPr="00701F40" w:rsidRDefault="00C62AFC" w:rsidP="00ED38B5">
      <w:pPr>
        <w:pStyle w:val="EndNoteBibliography"/>
        <w:spacing w:after="120" w:line="360" w:lineRule="auto"/>
        <w:ind w:left="720" w:hanging="720"/>
      </w:pP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3218C" w14:textId="77777777" w:rsidR="00E34411" w:rsidRDefault="00E34411" w:rsidP="00352F46">
      <w:r>
        <w:separator/>
      </w:r>
    </w:p>
    <w:p w14:paraId="6BBABDEA" w14:textId="77777777" w:rsidR="00E34411" w:rsidRDefault="00E34411" w:rsidP="00352F46"/>
    <w:p w14:paraId="7614B3D7" w14:textId="77777777" w:rsidR="00E34411" w:rsidRDefault="00E34411" w:rsidP="00C50F39"/>
    <w:p w14:paraId="1344266F" w14:textId="77777777" w:rsidR="00E34411" w:rsidRDefault="00E34411"/>
  </w:endnote>
  <w:endnote w:type="continuationSeparator" w:id="0">
    <w:p w14:paraId="1CCA2113" w14:textId="77777777" w:rsidR="00E34411" w:rsidRDefault="00E34411" w:rsidP="00352F46">
      <w:r>
        <w:continuationSeparator/>
      </w:r>
    </w:p>
    <w:p w14:paraId="116396B8" w14:textId="77777777" w:rsidR="00E34411" w:rsidRDefault="00E34411" w:rsidP="00352F46"/>
    <w:p w14:paraId="3499C8E4" w14:textId="77777777" w:rsidR="00E34411" w:rsidRDefault="00E34411" w:rsidP="00C50F39"/>
    <w:p w14:paraId="0ABCA793" w14:textId="77777777" w:rsidR="00E34411" w:rsidRDefault="00E344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Liberation Serif">
    <w:altName w:val="Times New Roman"/>
    <w:charset w:val="00"/>
    <w:family w:val="roman"/>
    <w:pitch w:val="variabl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7C1C60" w:rsidRPr="00871C48" w:rsidRDefault="007C1C60">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13748F08" w:rsidR="007C1C60" w:rsidRDefault="007C1C60">
        <w:pPr>
          <w:pStyle w:val="Footer"/>
          <w:jc w:val="right"/>
        </w:pPr>
        <w:r>
          <w:fldChar w:fldCharType="begin"/>
        </w:r>
        <w:r>
          <w:instrText xml:space="preserve"> PAGE   \* MERGEFORMAT </w:instrText>
        </w:r>
        <w:r>
          <w:fldChar w:fldCharType="separate"/>
        </w:r>
        <w:r>
          <w:rPr>
            <w:noProof/>
          </w:rPr>
          <w:t>13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14ADB3" w14:textId="77777777" w:rsidR="00E34411" w:rsidRDefault="00E34411" w:rsidP="00352F46">
      <w:r>
        <w:separator/>
      </w:r>
    </w:p>
  </w:footnote>
  <w:footnote w:type="continuationSeparator" w:id="0">
    <w:p w14:paraId="1699D1F2" w14:textId="77777777" w:rsidR="00E34411" w:rsidRDefault="00E34411" w:rsidP="00352F46">
      <w:r>
        <w:continuationSeparator/>
      </w:r>
    </w:p>
    <w:p w14:paraId="2617E345" w14:textId="77777777" w:rsidR="00E34411" w:rsidRDefault="00E34411" w:rsidP="00352F46"/>
    <w:p w14:paraId="7D7683F0" w14:textId="77777777" w:rsidR="00E34411" w:rsidRDefault="00E34411" w:rsidP="00C50F39"/>
    <w:p w14:paraId="46B07F08" w14:textId="77777777" w:rsidR="00E34411" w:rsidRDefault="00E344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7C1C60" w:rsidRDefault="007C1C60">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7C1C60" w:rsidRDefault="007C1C60">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7C1C60" w:rsidRDefault="007C1C60">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7C1C60" w:rsidRDefault="007C1C60">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7C1C60" w:rsidRDefault="007C1C60">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09EE18FF"/>
    <w:multiLevelType w:val="multilevel"/>
    <w:tmpl w:val="5740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E2EDE"/>
    <w:multiLevelType w:val="hybridMultilevel"/>
    <w:tmpl w:val="DB422BC2"/>
    <w:lvl w:ilvl="0" w:tplc="AFA85E06">
      <w:numFmt w:val="bullet"/>
      <w:pStyle w:val="Nomal-"/>
      <w:lvlText w:val="-"/>
      <w:lvlJc w:val="left"/>
      <w:pPr>
        <w:tabs>
          <w:tab w:val="num" w:pos="360"/>
        </w:tabs>
        <w:ind w:left="360"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3" w15:restartNumberingAfterBreak="0">
    <w:nsid w:val="0E8E0E0B"/>
    <w:multiLevelType w:val="multilevel"/>
    <w:tmpl w:val="F35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70B51"/>
    <w:multiLevelType w:val="multilevel"/>
    <w:tmpl w:val="9C9E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316A5"/>
    <w:multiLevelType w:val="multilevel"/>
    <w:tmpl w:val="DA5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4545B"/>
    <w:multiLevelType w:val="multilevel"/>
    <w:tmpl w:val="FA02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16633"/>
    <w:multiLevelType w:val="multilevel"/>
    <w:tmpl w:val="1BF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9"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1" w15:restartNumberingAfterBreak="0">
    <w:nsid w:val="1D1D23E0"/>
    <w:multiLevelType w:val="multilevel"/>
    <w:tmpl w:val="F254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94BA6"/>
    <w:multiLevelType w:val="multilevel"/>
    <w:tmpl w:val="BF581838"/>
    <w:lvl w:ilvl="0">
      <w:start w:val="1"/>
      <w:numFmt w:val="decimal"/>
      <w:lvlText w:val="%1"/>
      <w:lvlJc w:val="left"/>
      <w:pPr>
        <w:ind w:left="540" w:hanging="540"/>
      </w:pPr>
      <w:rPr>
        <w:rFonts w:hint="default"/>
      </w:rPr>
    </w:lvl>
    <w:lvl w:ilvl="1">
      <w:start w:val="1"/>
      <w:numFmt w:val="decimal"/>
      <w:lvlText w:val="%1.%2"/>
      <w:lvlJc w:val="left"/>
      <w:pPr>
        <w:ind w:left="732" w:hanging="540"/>
      </w:pPr>
      <w:rPr>
        <w:rFonts w:hint="default"/>
      </w:rPr>
    </w:lvl>
    <w:lvl w:ilvl="2">
      <w:start w:val="1"/>
      <w:numFmt w:val="decimal"/>
      <w:lvlText w:val="%1.%2.%3"/>
      <w:lvlJc w:val="left"/>
      <w:pPr>
        <w:ind w:left="1104" w:hanging="720"/>
      </w:pPr>
      <w:rPr>
        <w:rFonts w:hint="default"/>
      </w:rPr>
    </w:lvl>
    <w:lvl w:ilvl="3">
      <w:start w:val="1"/>
      <w:numFmt w:val="decimal"/>
      <w:lvlText w:val="%1.%2.%3.%4"/>
      <w:lvlJc w:val="left"/>
      <w:pPr>
        <w:ind w:left="1296" w:hanging="720"/>
      </w:pPr>
      <w:rPr>
        <w:rFonts w:hint="default"/>
      </w:rPr>
    </w:lvl>
    <w:lvl w:ilvl="4">
      <w:start w:val="1"/>
      <w:numFmt w:val="decimal"/>
      <w:lvlText w:val="%1.%2.%3.%4.%5"/>
      <w:lvlJc w:val="left"/>
      <w:pPr>
        <w:ind w:left="1848" w:hanging="1080"/>
      </w:pPr>
      <w:rPr>
        <w:rFonts w:hint="default"/>
      </w:rPr>
    </w:lvl>
    <w:lvl w:ilvl="5">
      <w:start w:val="1"/>
      <w:numFmt w:val="decimal"/>
      <w:lvlText w:val="%1.%2.%3.%4.%5.%6"/>
      <w:lvlJc w:val="left"/>
      <w:pPr>
        <w:ind w:left="2400" w:hanging="1440"/>
      </w:pPr>
      <w:rPr>
        <w:rFonts w:hint="default"/>
      </w:rPr>
    </w:lvl>
    <w:lvl w:ilvl="6">
      <w:start w:val="1"/>
      <w:numFmt w:val="decimal"/>
      <w:lvlText w:val="%1.%2.%3.%4.%5.%6.%7"/>
      <w:lvlJc w:val="left"/>
      <w:pPr>
        <w:ind w:left="2592" w:hanging="1440"/>
      </w:pPr>
      <w:rPr>
        <w:rFonts w:hint="default"/>
      </w:rPr>
    </w:lvl>
    <w:lvl w:ilvl="7">
      <w:start w:val="1"/>
      <w:numFmt w:val="decimal"/>
      <w:lvlText w:val="%1.%2.%3.%4.%5.%6.%7.%8"/>
      <w:lvlJc w:val="left"/>
      <w:pPr>
        <w:ind w:left="3144" w:hanging="1800"/>
      </w:pPr>
      <w:rPr>
        <w:rFonts w:hint="default"/>
      </w:rPr>
    </w:lvl>
    <w:lvl w:ilvl="8">
      <w:start w:val="1"/>
      <w:numFmt w:val="decimal"/>
      <w:lvlText w:val="%1.%2.%3.%4.%5.%6.%7.%8.%9"/>
      <w:lvlJc w:val="left"/>
      <w:pPr>
        <w:ind w:left="3336" w:hanging="1800"/>
      </w:pPr>
      <w:rPr>
        <w:rFonts w:hint="default"/>
      </w:rPr>
    </w:lvl>
  </w:abstractNum>
  <w:abstractNum w:abstractNumId="13"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4" w15:restartNumberingAfterBreak="0">
    <w:nsid w:val="28946F98"/>
    <w:multiLevelType w:val="hybridMultilevel"/>
    <w:tmpl w:val="E7A08912"/>
    <w:lvl w:ilvl="0" w:tplc="DC1CCCFC">
      <w:numFmt w:val="bullet"/>
      <w:lvlText w:val="-"/>
      <w:lvlJc w:val="left"/>
      <w:pPr>
        <w:ind w:left="1386" w:hanging="360"/>
      </w:pPr>
      <w:rPr>
        <w:rFonts w:ascii="Times New Roman" w:eastAsia="Times New Roman" w:hAnsi="Times New Roman" w:cs="Times New Roman" w:hint="default"/>
        <w:w w:val="99"/>
        <w:sz w:val="26"/>
        <w:szCs w:val="26"/>
        <w:lang w:val="vi" w:eastAsia="en-US" w:bidi="ar-SA"/>
      </w:rPr>
    </w:lvl>
    <w:lvl w:ilvl="1" w:tplc="9650FD22">
      <w:numFmt w:val="bullet"/>
      <w:lvlText w:val="•"/>
      <w:lvlJc w:val="left"/>
      <w:pPr>
        <w:ind w:left="2210" w:hanging="360"/>
      </w:pPr>
      <w:rPr>
        <w:rFonts w:hint="default"/>
        <w:lang w:val="vi" w:eastAsia="en-US" w:bidi="ar-SA"/>
      </w:rPr>
    </w:lvl>
    <w:lvl w:ilvl="2" w:tplc="CFE07F3C">
      <w:numFmt w:val="bullet"/>
      <w:lvlText w:val="•"/>
      <w:lvlJc w:val="left"/>
      <w:pPr>
        <w:ind w:left="3040" w:hanging="360"/>
      </w:pPr>
      <w:rPr>
        <w:rFonts w:hint="default"/>
        <w:lang w:val="vi" w:eastAsia="en-US" w:bidi="ar-SA"/>
      </w:rPr>
    </w:lvl>
    <w:lvl w:ilvl="3" w:tplc="8D36EAA4">
      <w:numFmt w:val="bullet"/>
      <w:lvlText w:val="•"/>
      <w:lvlJc w:val="left"/>
      <w:pPr>
        <w:ind w:left="3870" w:hanging="360"/>
      </w:pPr>
      <w:rPr>
        <w:rFonts w:hint="default"/>
        <w:lang w:val="vi" w:eastAsia="en-US" w:bidi="ar-SA"/>
      </w:rPr>
    </w:lvl>
    <w:lvl w:ilvl="4" w:tplc="48009E3C">
      <w:numFmt w:val="bullet"/>
      <w:lvlText w:val="•"/>
      <w:lvlJc w:val="left"/>
      <w:pPr>
        <w:ind w:left="4700" w:hanging="360"/>
      </w:pPr>
      <w:rPr>
        <w:rFonts w:hint="default"/>
        <w:lang w:val="vi" w:eastAsia="en-US" w:bidi="ar-SA"/>
      </w:rPr>
    </w:lvl>
    <w:lvl w:ilvl="5" w:tplc="0F72D374">
      <w:numFmt w:val="bullet"/>
      <w:lvlText w:val="•"/>
      <w:lvlJc w:val="left"/>
      <w:pPr>
        <w:ind w:left="5530" w:hanging="360"/>
      </w:pPr>
      <w:rPr>
        <w:rFonts w:hint="default"/>
        <w:lang w:val="vi" w:eastAsia="en-US" w:bidi="ar-SA"/>
      </w:rPr>
    </w:lvl>
    <w:lvl w:ilvl="6" w:tplc="ADCE4AA0">
      <w:numFmt w:val="bullet"/>
      <w:lvlText w:val="•"/>
      <w:lvlJc w:val="left"/>
      <w:pPr>
        <w:ind w:left="6360" w:hanging="360"/>
      </w:pPr>
      <w:rPr>
        <w:rFonts w:hint="default"/>
        <w:lang w:val="vi" w:eastAsia="en-US" w:bidi="ar-SA"/>
      </w:rPr>
    </w:lvl>
    <w:lvl w:ilvl="7" w:tplc="4190A7D0">
      <w:numFmt w:val="bullet"/>
      <w:lvlText w:val="•"/>
      <w:lvlJc w:val="left"/>
      <w:pPr>
        <w:ind w:left="7190" w:hanging="360"/>
      </w:pPr>
      <w:rPr>
        <w:rFonts w:hint="default"/>
        <w:lang w:val="vi" w:eastAsia="en-US" w:bidi="ar-SA"/>
      </w:rPr>
    </w:lvl>
    <w:lvl w:ilvl="8" w:tplc="7E783E88">
      <w:numFmt w:val="bullet"/>
      <w:lvlText w:val="•"/>
      <w:lvlJc w:val="left"/>
      <w:pPr>
        <w:ind w:left="8020" w:hanging="360"/>
      </w:pPr>
      <w:rPr>
        <w:rFonts w:hint="default"/>
        <w:lang w:val="vi" w:eastAsia="en-US" w:bidi="ar-SA"/>
      </w:rPr>
    </w:lvl>
  </w:abstractNum>
  <w:abstractNum w:abstractNumId="15" w15:restartNumberingAfterBreak="0">
    <w:nsid w:val="29E87109"/>
    <w:multiLevelType w:val="multilevel"/>
    <w:tmpl w:val="6F1C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44477"/>
    <w:multiLevelType w:val="multilevel"/>
    <w:tmpl w:val="840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B70A8"/>
    <w:multiLevelType w:val="hybridMultilevel"/>
    <w:tmpl w:val="72D26474"/>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8"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39A52260"/>
    <w:multiLevelType w:val="multilevel"/>
    <w:tmpl w:val="3C284874"/>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sz w:val="28"/>
        <w:szCs w:val="28"/>
      </w:rPr>
    </w:lvl>
    <w:lvl w:ilvl="2">
      <w:start w:val="3"/>
      <w:numFmt w:val="decimal"/>
      <w:lvlText w:val="%1.%2.%3"/>
      <w:lvlJc w:val="left"/>
      <w:pPr>
        <w:ind w:left="720" w:hanging="720"/>
      </w:pPr>
      <w:rPr>
        <w:rFonts w:hint="default"/>
        <w:b/>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C60841"/>
    <w:multiLevelType w:val="hybridMultilevel"/>
    <w:tmpl w:val="CA6624FC"/>
    <w:lvl w:ilvl="0" w:tplc="457AF082">
      <w:numFmt w:val="bullet"/>
      <w:lvlText w:val=""/>
      <w:lvlJc w:val="left"/>
      <w:pPr>
        <w:ind w:left="1094" w:hanging="428"/>
      </w:pPr>
      <w:rPr>
        <w:rFonts w:ascii="Symbol" w:eastAsia="Symbol" w:hAnsi="Symbol" w:cs="Symbol" w:hint="default"/>
        <w:w w:val="99"/>
        <w:sz w:val="26"/>
        <w:szCs w:val="26"/>
        <w:lang w:val="vi" w:eastAsia="en-US" w:bidi="ar-SA"/>
      </w:rPr>
    </w:lvl>
    <w:lvl w:ilvl="1" w:tplc="350C6C8E">
      <w:numFmt w:val="bullet"/>
      <w:lvlText w:val="•"/>
      <w:lvlJc w:val="left"/>
      <w:pPr>
        <w:ind w:left="1958" w:hanging="428"/>
      </w:pPr>
      <w:rPr>
        <w:rFonts w:hint="default"/>
        <w:lang w:val="vi" w:eastAsia="en-US" w:bidi="ar-SA"/>
      </w:rPr>
    </w:lvl>
    <w:lvl w:ilvl="2" w:tplc="1D3CC77E">
      <w:numFmt w:val="bullet"/>
      <w:lvlText w:val="•"/>
      <w:lvlJc w:val="left"/>
      <w:pPr>
        <w:ind w:left="2816" w:hanging="428"/>
      </w:pPr>
      <w:rPr>
        <w:rFonts w:hint="default"/>
        <w:lang w:val="vi" w:eastAsia="en-US" w:bidi="ar-SA"/>
      </w:rPr>
    </w:lvl>
    <w:lvl w:ilvl="3" w:tplc="A566B67A">
      <w:numFmt w:val="bullet"/>
      <w:lvlText w:val="•"/>
      <w:lvlJc w:val="left"/>
      <w:pPr>
        <w:ind w:left="3674" w:hanging="428"/>
      </w:pPr>
      <w:rPr>
        <w:rFonts w:hint="default"/>
        <w:lang w:val="vi" w:eastAsia="en-US" w:bidi="ar-SA"/>
      </w:rPr>
    </w:lvl>
    <w:lvl w:ilvl="4" w:tplc="ED6A8688">
      <w:numFmt w:val="bullet"/>
      <w:lvlText w:val="•"/>
      <w:lvlJc w:val="left"/>
      <w:pPr>
        <w:ind w:left="4532" w:hanging="428"/>
      </w:pPr>
      <w:rPr>
        <w:rFonts w:hint="default"/>
        <w:lang w:val="vi" w:eastAsia="en-US" w:bidi="ar-SA"/>
      </w:rPr>
    </w:lvl>
    <w:lvl w:ilvl="5" w:tplc="8D28C852">
      <w:numFmt w:val="bullet"/>
      <w:lvlText w:val="•"/>
      <w:lvlJc w:val="left"/>
      <w:pPr>
        <w:ind w:left="5390" w:hanging="428"/>
      </w:pPr>
      <w:rPr>
        <w:rFonts w:hint="default"/>
        <w:lang w:val="vi" w:eastAsia="en-US" w:bidi="ar-SA"/>
      </w:rPr>
    </w:lvl>
    <w:lvl w:ilvl="6" w:tplc="ABD0DA26">
      <w:numFmt w:val="bullet"/>
      <w:lvlText w:val="•"/>
      <w:lvlJc w:val="left"/>
      <w:pPr>
        <w:ind w:left="6248" w:hanging="428"/>
      </w:pPr>
      <w:rPr>
        <w:rFonts w:hint="default"/>
        <w:lang w:val="vi" w:eastAsia="en-US" w:bidi="ar-SA"/>
      </w:rPr>
    </w:lvl>
    <w:lvl w:ilvl="7" w:tplc="8898C12E">
      <w:numFmt w:val="bullet"/>
      <w:lvlText w:val="•"/>
      <w:lvlJc w:val="left"/>
      <w:pPr>
        <w:ind w:left="7106" w:hanging="428"/>
      </w:pPr>
      <w:rPr>
        <w:rFonts w:hint="default"/>
        <w:lang w:val="vi" w:eastAsia="en-US" w:bidi="ar-SA"/>
      </w:rPr>
    </w:lvl>
    <w:lvl w:ilvl="8" w:tplc="A2D4315E">
      <w:numFmt w:val="bullet"/>
      <w:lvlText w:val="•"/>
      <w:lvlJc w:val="left"/>
      <w:pPr>
        <w:ind w:left="7964" w:hanging="428"/>
      </w:pPr>
      <w:rPr>
        <w:rFonts w:hint="default"/>
        <w:lang w:val="vi" w:eastAsia="en-US" w:bidi="ar-SA"/>
      </w:rPr>
    </w:lvl>
  </w:abstractNum>
  <w:abstractNum w:abstractNumId="21" w15:restartNumberingAfterBreak="0">
    <w:nsid w:val="3DCC7143"/>
    <w:multiLevelType w:val="multilevel"/>
    <w:tmpl w:val="3F40F932"/>
    <w:lvl w:ilvl="0">
      <w:start w:val="1"/>
      <w:numFmt w:val="decimal"/>
      <w:pStyle w:val="Heading1"/>
      <w:suff w:val="space"/>
      <w:lvlText w:val="CHƯƠNG %1."/>
      <w:lvlJc w:val="left"/>
      <w:pPr>
        <w:ind w:left="432" w:hanging="144"/>
      </w:pPr>
      <w:rPr>
        <w:rFonts w:ascii="Times New Roman" w:hAnsi="Times New Roman" w:hint="default"/>
        <w:b/>
        <w:i w:val="0"/>
        <w:sz w:val="26"/>
        <w:szCs w:val="26"/>
      </w:rPr>
    </w:lvl>
    <w:lvl w:ilvl="1">
      <w:start w:val="1"/>
      <w:numFmt w:val="decimal"/>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23"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4" w15:restartNumberingAfterBreak="0">
    <w:nsid w:val="48CC0A7C"/>
    <w:multiLevelType w:val="multilevel"/>
    <w:tmpl w:val="AEB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B7210"/>
    <w:multiLevelType w:val="hybridMultilevel"/>
    <w:tmpl w:val="48F65386"/>
    <w:lvl w:ilvl="0" w:tplc="DE66A984">
      <w:numFmt w:val="bullet"/>
      <w:lvlText w:val="-"/>
      <w:lvlJc w:val="left"/>
      <w:pPr>
        <w:ind w:left="1260" w:hanging="360"/>
      </w:pPr>
      <w:rPr>
        <w:rFonts w:ascii="Cambria" w:eastAsiaTheme="minorHAnsi" w:hAnsi="Cambria"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4C593D24"/>
    <w:multiLevelType w:val="multilevel"/>
    <w:tmpl w:val="C004DC44"/>
    <w:lvl w:ilvl="0">
      <w:start w:val="2"/>
      <w:numFmt w:val="decimal"/>
      <w:lvlText w:val="%1"/>
      <w:lvlJc w:val="left"/>
      <w:pPr>
        <w:ind w:left="540" w:hanging="540"/>
      </w:pPr>
      <w:rPr>
        <w:rFonts w:hint="default"/>
        <w:i w:val="0"/>
      </w:rPr>
    </w:lvl>
    <w:lvl w:ilvl="1">
      <w:start w:val="2"/>
      <w:numFmt w:val="decimal"/>
      <w:lvlText w:val="%1.%2"/>
      <w:lvlJc w:val="left"/>
      <w:pPr>
        <w:ind w:left="540" w:hanging="54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27" w15:restartNumberingAfterBreak="0">
    <w:nsid w:val="537749CC"/>
    <w:multiLevelType w:val="hybridMultilevel"/>
    <w:tmpl w:val="82AA29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607F71"/>
    <w:multiLevelType w:val="multilevel"/>
    <w:tmpl w:val="D3DA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B2166"/>
    <w:multiLevelType w:val="multilevel"/>
    <w:tmpl w:val="0FEC4A4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SimSu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316E2A"/>
    <w:multiLevelType w:val="multilevel"/>
    <w:tmpl w:val="2B66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2" w15:restartNumberingAfterBreak="0">
    <w:nsid w:val="634D5E93"/>
    <w:multiLevelType w:val="multilevel"/>
    <w:tmpl w:val="FCA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34"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5" w15:restartNumberingAfterBreak="0">
    <w:nsid w:val="740C402E"/>
    <w:multiLevelType w:val="multilevel"/>
    <w:tmpl w:val="B3B8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7" w15:restartNumberingAfterBreak="0">
    <w:nsid w:val="78563C7B"/>
    <w:multiLevelType w:val="multilevel"/>
    <w:tmpl w:val="D5AC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B669D3"/>
    <w:multiLevelType w:val="hybridMultilevel"/>
    <w:tmpl w:val="177C5272"/>
    <w:lvl w:ilvl="0" w:tplc="DE66A984">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E73D40"/>
    <w:multiLevelType w:val="multilevel"/>
    <w:tmpl w:val="57DE782A"/>
    <w:lvl w:ilvl="0">
      <w:start w:val="1"/>
      <w:numFmt w:val="bullet"/>
      <w:lvlText w:val=""/>
      <w:lvlJc w:val="left"/>
      <w:pPr>
        <w:tabs>
          <w:tab w:val="num" w:pos="720"/>
        </w:tabs>
        <w:ind w:left="720" w:hanging="360"/>
      </w:pPr>
      <w:rPr>
        <w:rFonts w:ascii="Symbol" w:hAnsi="Symbol" w:hint="default"/>
        <w:sz w:val="20"/>
      </w:rPr>
    </w:lvl>
    <w:lvl w:ilvl="1">
      <w:start w:val="3"/>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21"/>
  </w:num>
  <w:num w:numId="2">
    <w:abstractNumId w:val="2"/>
  </w:num>
  <w:num w:numId="3">
    <w:abstractNumId w:val="8"/>
  </w:num>
  <w:num w:numId="4">
    <w:abstractNumId w:val="36"/>
  </w:num>
  <w:num w:numId="5">
    <w:abstractNumId w:val="22"/>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40"/>
  </w:num>
  <w:num w:numId="7">
    <w:abstractNumId w:val="18"/>
  </w:num>
  <w:num w:numId="8">
    <w:abstractNumId w:val="13"/>
  </w:num>
  <w:num w:numId="9">
    <w:abstractNumId w:val="9"/>
  </w:num>
  <w:num w:numId="10">
    <w:abstractNumId w:val="23"/>
  </w:num>
  <w:num w:numId="11">
    <w:abstractNumId w:val="33"/>
  </w:num>
  <w:num w:numId="12">
    <w:abstractNumId w:val="34"/>
  </w:num>
  <w:num w:numId="13">
    <w:abstractNumId w:val="22"/>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num>
  <w:num w:numId="16">
    <w:abstractNumId w:val="25"/>
  </w:num>
  <w:num w:numId="17">
    <w:abstractNumId w:val="38"/>
  </w:num>
  <w:num w:numId="18">
    <w:abstractNumId w:val="27"/>
  </w:num>
  <w:num w:numId="19">
    <w:abstractNumId w:val="29"/>
  </w:num>
  <w:num w:numId="20">
    <w:abstractNumId w:val="0"/>
  </w:num>
  <w:num w:numId="21">
    <w:abstractNumId w:val="17"/>
  </w:num>
  <w:num w:numId="22">
    <w:abstractNumId w:val="12"/>
  </w:num>
  <w:num w:numId="23">
    <w:abstractNumId w:val="14"/>
  </w:num>
  <w:num w:numId="24">
    <w:abstractNumId w:val="19"/>
  </w:num>
  <w:num w:numId="25">
    <w:abstractNumId w:val="20"/>
  </w:num>
  <w:num w:numId="26">
    <w:abstractNumId w:val="24"/>
  </w:num>
  <w:num w:numId="27">
    <w:abstractNumId w:val="4"/>
  </w:num>
  <w:num w:numId="28">
    <w:abstractNumId w:val="28"/>
  </w:num>
  <w:num w:numId="29">
    <w:abstractNumId w:val="3"/>
  </w:num>
  <w:num w:numId="30">
    <w:abstractNumId w:val="6"/>
  </w:num>
  <w:num w:numId="31">
    <w:abstractNumId w:val="11"/>
  </w:num>
  <w:num w:numId="32">
    <w:abstractNumId w:val="30"/>
  </w:num>
  <w:num w:numId="33">
    <w:abstractNumId w:val="15"/>
  </w:num>
  <w:num w:numId="34">
    <w:abstractNumId w:val="35"/>
  </w:num>
  <w:num w:numId="35">
    <w:abstractNumId w:val="1"/>
  </w:num>
  <w:num w:numId="36">
    <w:abstractNumId w:val="37"/>
  </w:num>
  <w:num w:numId="37">
    <w:abstractNumId w:val="7"/>
  </w:num>
  <w:num w:numId="38">
    <w:abstractNumId w:val="5"/>
  </w:num>
  <w:num w:numId="39">
    <w:abstractNumId w:val="32"/>
  </w:num>
  <w:num w:numId="40">
    <w:abstractNumId w:val="16"/>
  </w:num>
  <w:num w:numId="41">
    <w:abstractNumId w:val="39"/>
  </w:num>
  <w:num w:numId="42">
    <w:abstractNumId w:val="26"/>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hamct">
    <w15:presenceInfo w15:providerId="Windows Live" w15:userId="d51571f3bf418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oNotDisplayPageBoundaries/>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GB"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420A"/>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39D1"/>
    <w:rsid w:val="001240A5"/>
    <w:rsid w:val="001247D7"/>
    <w:rsid w:val="00124929"/>
    <w:rsid w:val="00124A19"/>
    <w:rsid w:val="00124D96"/>
    <w:rsid w:val="00124E97"/>
    <w:rsid w:val="0012500E"/>
    <w:rsid w:val="001252B0"/>
    <w:rsid w:val="001254E2"/>
    <w:rsid w:val="00126327"/>
    <w:rsid w:val="001264A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7EDC"/>
    <w:rsid w:val="00140147"/>
    <w:rsid w:val="00140918"/>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13B"/>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241B"/>
    <w:rsid w:val="00182DB7"/>
    <w:rsid w:val="00183230"/>
    <w:rsid w:val="0018362D"/>
    <w:rsid w:val="001843BF"/>
    <w:rsid w:val="00184430"/>
    <w:rsid w:val="0018571C"/>
    <w:rsid w:val="00186479"/>
    <w:rsid w:val="001867F5"/>
    <w:rsid w:val="00187463"/>
    <w:rsid w:val="00187911"/>
    <w:rsid w:val="00187FAC"/>
    <w:rsid w:val="0019081E"/>
    <w:rsid w:val="00190980"/>
    <w:rsid w:val="00190A9D"/>
    <w:rsid w:val="00190F6E"/>
    <w:rsid w:val="00191A9A"/>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71DB"/>
    <w:rsid w:val="001B751F"/>
    <w:rsid w:val="001B7580"/>
    <w:rsid w:val="001B7900"/>
    <w:rsid w:val="001B7D17"/>
    <w:rsid w:val="001B7D58"/>
    <w:rsid w:val="001C03F5"/>
    <w:rsid w:val="001C0804"/>
    <w:rsid w:val="001C097E"/>
    <w:rsid w:val="001C0DFA"/>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699"/>
    <w:rsid w:val="001F5270"/>
    <w:rsid w:val="001F64E1"/>
    <w:rsid w:val="001F7E27"/>
    <w:rsid w:val="001F7F39"/>
    <w:rsid w:val="00200749"/>
    <w:rsid w:val="002011A4"/>
    <w:rsid w:val="002016A4"/>
    <w:rsid w:val="002016B4"/>
    <w:rsid w:val="00201781"/>
    <w:rsid w:val="002025C1"/>
    <w:rsid w:val="00202613"/>
    <w:rsid w:val="002030D8"/>
    <w:rsid w:val="0020359C"/>
    <w:rsid w:val="00206C0A"/>
    <w:rsid w:val="00206C39"/>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096"/>
    <w:rsid w:val="002E6DF8"/>
    <w:rsid w:val="002E71F2"/>
    <w:rsid w:val="002E770D"/>
    <w:rsid w:val="002F03E1"/>
    <w:rsid w:val="002F096C"/>
    <w:rsid w:val="002F181D"/>
    <w:rsid w:val="002F3898"/>
    <w:rsid w:val="002F3E50"/>
    <w:rsid w:val="002F47A3"/>
    <w:rsid w:val="002F5C7D"/>
    <w:rsid w:val="002F6968"/>
    <w:rsid w:val="002F6B28"/>
    <w:rsid w:val="002F722F"/>
    <w:rsid w:val="002F732A"/>
    <w:rsid w:val="002F7ABA"/>
    <w:rsid w:val="002F7CCD"/>
    <w:rsid w:val="00300076"/>
    <w:rsid w:val="003012B7"/>
    <w:rsid w:val="003018C7"/>
    <w:rsid w:val="00302DDB"/>
    <w:rsid w:val="00304379"/>
    <w:rsid w:val="0030492A"/>
    <w:rsid w:val="00305038"/>
    <w:rsid w:val="003065E8"/>
    <w:rsid w:val="003067E2"/>
    <w:rsid w:val="0030735F"/>
    <w:rsid w:val="003078BB"/>
    <w:rsid w:val="00310B65"/>
    <w:rsid w:val="00310D96"/>
    <w:rsid w:val="00310F6B"/>
    <w:rsid w:val="0031116E"/>
    <w:rsid w:val="0031132E"/>
    <w:rsid w:val="003113FB"/>
    <w:rsid w:val="00312371"/>
    <w:rsid w:val="00312867"/>
    <w:rsid w:val="00312DDF"/>
    <w:rsid w:val="00313387"/>
    <w:rsid w:val="00314157"/>
    <w:rsid w:val="00314352"/>
    <w:rsid w:val="00314EA7"/>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8AB"/>
    <w:rsid w:val="00390261"/>
    <w:rsid w:val="00390DA6"/>
    <w:rsid w:val="0039118C"/>
    <w:rsid w:val="003912BD"/>
    <w:rsid w:val="00391CBE"/>
    <w:rsid w:val="00392229"/>
    <w:rsid w:val="00392519"/>
    <w:rsid w:val="00392C16"/>
    <w:rsid w:val="003932FC"/>
    <w:rsid w:val="00393A56"/>
    <w:rsid w:val="00393F73"/>
    <w:rsid w:val="0039407A"/>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4E5"/>
    <w:rsid w:val="004600CB"/>
    <w:rsid w:val="004602E4"/>
    <w:rsid w:val="00460F7F"/>
    <w:rsid w:val="00461590"/>
    <w:rsid w:val="00461776"/>
    <w:rsid w:val="00461F8C"/>
    <w:rsid w:val="00462599"/>
    <w:rsid w:val="004632F5"/>
    <w:rsid w:val="00464180"/>
    <w:rsid w:val="0046435D"/>
    <w:rsid w:val="00465CD2"/>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6A51"/>
    <w:rsid w:val="00496A60"/>
    <w:rsid w:val="00497C62"/>
    <w:rsid w:val="004A0297"/>
    <w:rsid w:val="004A07DA"/>
    <w:rsid w:val="004A089F"/>
    <w:rsid w:val="004A22F5"/>
    <w:rsid w:val="004A2567"/>
    <w:rsid w:val="004A28BE"/>
    <w:rsid w:val="004A2991"/>
    <w:rsid w:val="004A2AF8"/>
    <w:rsid w:val="004A3C95"/>
    <w:rsid w:val="004A484F"/>
    <w:rsid w:val="004A4AD2"/>
    <w:rsid w:val="004A4BB0"/>
    <w:rsid w:val="004A4E0D"/>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B7EB9"/>
    <w:rsid w:val="004C004E"/>
    <w:rsid w:val="004C03E8"/>
    <w:rsid w:val="004C2CD7"/>
    <w:rsid w:val="004C3A2C"/>
    <w:rsid w:val="004C40B1"/>
    <w:rsid w:val="004C420A"/>
    <w:rsid w:val="004C4942"/>
    <w:rsid w:val="004C5B7D"/>
    <w:rsid w:val="004C5F2B"/>
    <w:rsid w:val="004C6FE4"/>
    <w:rsid w:val="004D05F8"/>
    <w:rsid w:val="004D0B26"/>
    <w:rsid w:val="004D15A9"/>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23F9"/>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96"/>
    <w:rsid w:val="00542AD7"/>
    <w:rsid w:val="00542C48"/>
    <w:rsid w:val="005437A4"/>
    <w:rsid w:val="00543B0E"/>
    <w:rsid w:val="0054405E"/>
    <w:rsid w:val="005452F4"/>
    <w:rsid w:val="00545333"/>
    <w:rsid w:val="005457F9"/>
    <w:rsid w:val="00546300"/>
    <w:rsid w:val="005465E3"/>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59EA"/>
    <w:rsid w:val="00575FC4"/>
    <w:rsid w:val="005763B9"/>
    <w:rsid w:val="00577F38"/>
    <w:rsid w:val="00580159"/>
    <w:rsid w:val="005802CA"/>
    <w:rsid w:val="00580794"/>
    <w:rsid w:val="00580F8A"/>
    <w:rsid w:val="0058183B"/>
    <w:rsid w:val="0058190A"/>
    <w:rsid w:val="00582224"/>
    <w:rsid w:val="005822B6"/>
    <w:rsid w:val="0058484F"/>
    <w:rsid w:val="00584E38"/>
    <w:rsid w:val="00584F51"/>
    <w:rsid w:val="00585AA0"/>
    <w:rsid w:val="00585EF8"/>
    <w:rsid w:val="0058639B"/>
    <w:rsid w:val="0058662D"/>
    <w:rsid w:val="005867C0"/>
    <w:rsid w:val="005868C5"/>
    <w:rsid w:val="00587F61"/>
    <w:rsid w:val="00590838"/>
    <w:rsid w:val="00590B90"/>
    <w:rsid w:val="00591CE8"/>
    <w:rsid w:val="0059281B"/>
    <w:rsid w:val="00592823"/>
    <w:rsid w:val="00594CCB"/>
    <w:rsid w:val="00594DB6"/>
    <w:rsid w:val="00595DB0"/>
    <w:rsid w:val="00596333"/>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9D2"/>
    <w:rsid w:val="005B2AA8"/>
    <w:rsid w:val="005B2AAF"/>
    <w:rsid w:val="005B2B41"/>
    <w:rsid w:val="005B347B"/>
    <w:rsid w:val="005B42BB"/>
    <w:rsid w:val="005B42D8"/>
    <w:rsid w:val="005B4881"/>
    <w:rsid w:val="005B5458"/>
    <w:rsid w:val="005B5494"/>
    <w:rsid w:val="005B5BCA"/>
    <w:rsid w:val="005B5DD7"/>
    <w:rsid w:val="005B5FDA"/>
    <w:rsid w:val="005B602B"/>
    <w:rsid w:val="005B720E"/>
    <w:rsid w:val="005B7395"/>
    <w:rsid w:val="005B7FC4"/>
    <w:rsid w:val="005C0EE4"/>
    <w:rsid w:val="005C1CEF"/>
    <w:rsid w:val="005C2248"/>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2E7"/>
    <w:rsid w:val="005E7366"/>
    <w:rsid w:val="005E7465"/>
    <w:rsid w:val="005E7643"/>
    <w:rsid w:val="005E7D8A"/>
    <w:rsid w:val="005F0784"/>
    <w:rsid w:val="005F0AEE"/>
    <w:rsid w:val="005F1265"/>
    <w:rsid w:val="005F12C7"/>
    <w:rsid w:val="005F26FF"/>
    <w:rsid w:val="005F2DF1"/>
    <w:rsid w:val="005F42ED"/>
    <w:rsid w:val="005F47B7"/>
    <w:rsid w:val="005F4BAA"/>
    <w:rsid w:val="005F4C84"/>
    <w:rsid w:val="005F5E90"/>
    <w:rsid w:val="005F75DF"/>
    <w:rsid w:val="005F7C30"/>
    <w:rsid w:val="006006DE"/>
    <w:rsid w:val="00601085"/>
    <w:rsid w:val="00601635"/>
    <w:rsid w:val="006018CA"/>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5176"/>
    <w:rsid w:val="00655B30"/>
    <w:rsid w:val="00655F17"/>
    <w:rsid w:val="00656445"/>
    <w:rsid w:val="0065651C"/>
    <w:rsid w:val="006566FF"/>
    <w:rsid w:val="00656E2C"/>
    <w:rsid w:val="00660FBD"/>
    <w:rsid w:val="0066158A"/>
    <w:rsid w:val="00661601"/>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939"/>
    <w:rsid w:val="006D1BAD"/>
    <w:rsid w:val="006D1D0F"/>
    <w:rsid w:val="006D201A"/>
    <w:rsid w:val="006D2E94"/>
    <w:rsid w:val="006D3272"/>
    <w:rsid w:val="006D41EA"/>
    <w:rsid w:val="006D450E"/>
    <w:rsid w:val="006D48A1"/>
    <w:rsid w:val="006D5870"/>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015"/>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E82"/>
    <w:rsid w:val="00782D36"/>
    <w:rsid w:val="00784151"/>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ACB"/>
    <w:rsid w:val="007A2B2B"/>
    <w:rsid w:val="007A326F"/>
    <w:rsid w:val="007A36A2"/>
    <w:rsid w:val="007A4510"/>
    <w:rsid w:val="007A4B8E"/>
    <w:rsid w:val="007A5338"/>
    <w:rsid w:val="007A53ED"/>
    <w:rsid w:val="007A7995"/>
    <w:rsid w:val="007A7C8D"/>
    <w:rsid w:val="007A7C9E"/>
    <w:rsid w:val="007B08CA"/>
    <w:rsid w:val="007B0A0F"/>
    <w:rsid w:val="007B1097"/>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60"/>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E52"/>
    <w:rsid w:val="007E0C60"/>
    <w:rsid w:val="007E1D48"/>
    <w:rsid w:val="007E1F35"/>
    <w:rsid w:val="007E284A"/>
    <w:rsid w:val="007E308B"/>
    <w:rsid w:val="007E3260"/>
    <w:rsid w:val="007E35B6"/>
    <w:rsid w:val="007E3E34"/>
    <w:rsid w:val="007E4231"/>
    <w:rsid w:val="007E4EC2"/>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DD7"/>
    <w:rsid w:val="007F4F7B"/>
    <w:rsid w:val="007F5692"/>
    <w:rsid w:val="007F5832"/>
    <w:rsid w:val="007F5AEC"/>
    <w:rsid w:val="007F5AEE"/>
    <w:rsid w:val="007F5B9A"/>
    <w:rsid w:val="007F5CDA"/>
    <w:rsid w:val="007F6B3F"/>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5AF"/>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B47"/>
    <w:rsid w:val="00850425"/>
    <w:rsid w:val="008505A7"/>
    <w:rsid w:val="00850D34"/>
    <w:rsid w:val="00850F59"/>
    <w:rsid w:val="00851F95"/>
    <w:rsid w:val="00852043"/>
    <w:rsid w:val="00853638"/>
    <w:rsid w:val="008537A1"/>
    <w:rsid w:val="00854AFD"/>
    <w:rsid w:val="00854B4D"/>
    <w:rsid w:val="00854FF1"/>
    <w:rsid w:val="0085638C"/>
    <w:rsid w:val="00856D79"/>
    <w:rsid w:val="00857861"/>
    <w:rsid w:val="00860155"/>
    <w:rsid w:val="00860B68"/>
    <w:rsid w:val="0086206D"/>
    <w:rsid w:val="008625CB"/>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70A1"/>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AB"/>
    <w:rsid w:val="00922AFF"/>
    <w:rsid w:val="00922CF1"/>
    <w:rsid w:val="009238F3"/>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5102"/>
    <w:rsid w:val="00945382"/>
    <w:rsid w:val="00946427"/>
    <w:rsid w:val="00946535"/>
    <w:rsid w:val="009466F6"/>
    <w:rsid w:val="00946DEC"/>
    <w:rsid w:val="00947670"/>
    <w:rsid w:val="009478B2"/>
    <w:rsid w:val="00950DC5"/>
    <w:rsid w:val="009523F4"/>
    <w:rsid w:val="009525C1"/>
    <w:rsid w:val="00952F18"/>
    <w:rsid w:val="009538A2"/>
    <w:rsid w:val="00954713"/>
    <w:rsid w:val="009553C8"/>
    <w:rsid w:val="009554E7"/>
    <w:rsid w:val="00955B58"/>
    <w:rsid w:val="00955C6C"/>
    <w:rsid w:val="00957C52"/>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937"/>
    <w:rsid w:val="0097609C"/>
    <w:rsid w:val="00976676"/>
    <w:rsid w:val="00976F83"/>
    <w:rsid w:val="0097735D"/>
    <w:rsid w:val="009774BF"/>
    <w:rsid w:val="00977B8F"/>
    <w:rsid w:val="009803EE"/>
    <w:rsid w:val="00980B02"/>
    <w:rsid w:val="009814A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663B"/>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7C8"/>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E0C61"/>
    <w:rsid w:val="009E183D"/>
    <w:rsid w:val="009E2195"/>
    <w:rsid w:val="009E2BEC"/>
    <w:rsid w:val="009E2D55"/>
    <w:rsid w:val="009E2ED8"/>
    <w:rsid w:val="009E3475"/>
    <w:rsid w:val="009E3D02"/>
    <w:rsid w:val="009E54CB"/>
    <w:rsid w:val="009E56DD"/>
    <w:rsid w:val="009E59D1"/>
    <w:rsid w:val="009E5B6B"/>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D78"/>
    <w:rsid w:val="00A0512F"/>
    <w:rsid w:val="00A05575"/>
    <w:rsid w:val="00A055DC"/>
    <w:rsid w:val="00A07852"/>
    <w:rsid w:val="00A07A5D"/>
    <w:rsid w:val="00A07F88"/>
    <w:rsid w:val="00A104CE"/>
    <w:rsid w:val="00A106E8"/>
    <w:rsid w:val="00A10802"/>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071"/>
    <w:rsid w:val="00A2430C"/>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7AC5"/>
    <w:rsid w:val="00A40083"/>
    <w:rsid w:val="00A407F6"/>
    <w:rsid w:val="00A409B5"/>
    <w:rsid w:val="00A40E2B"/>
    <w:rsid w:val="00A4113B"/>
    <w:rsid w:val="00A42A57"/>
    <w:rsid w:val="00A43AE5"/>
    <w:rsid w:val="00A44A58"/>
    <w:rsid w:val="00A45168"/>
    <w:rsid w:val="00A4563B"/>
    <w:rsid w:val="00A4603E"/>
    <w:rsid w:val="00A46F5E"/>
    <w:rsid w:val="00A513C0"/>
    <w:rsid w:val="00A51C68"/>
    <w:rsid w:val="00A51E13"/>
    <w:rsid w:val="00A5239B"/>
    <w:rsid w:val="00A52962"/>
    <w:rsid w:val="00A53FEC"/>
    <w:rsid w:val="00A54353"/>
    <w:rsid w:val="00A54668"/>
    <w:rsid w:val="00A54702"/>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AEC"/>
    <w:rsid w:val="00A75009"/>
    <w:rsid w:val="00A7564F"/>
    <w:rsid w:val="00A75987"/>
    <w:rsid w:val="00A75D48"/>
    <w:rsid w:val="00A760B4"/>
    <w:rsid w:val="00A768A0"/>
    <w:rsid w:val="00A77F7D"/>
    <w:rsid w:val="00A80D0D"/>
    <w:rsid w:val="00A81382"/>
    <w:rsid w:val="00A8293A"/>
    <w:rsid w:val="00A82ACB"/>
    <w:rsid w:val="00A82FF9"/>
    <w:rsid w:val="00A83447"/>
    <w:rsid w:val="00A84671"/>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4098"/>
    <w:rsid w:val="00AA4179"/>
    <w:rsid w:val="00AA499F"/>
    <w:rsid w:val="00AA54CD"/>
    <w:rsid w:val="00AA5690"/>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2EE1"/>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F0023"/>
    <w:rsid w:val="00AF08A0"/>
    <w:rsid w:val="00AF12B8"/>
    <w:rsid w:val="00AF13F5"/>
    <w:rsid w:val="00AF2062"/>
    <w:rsid w:val="00AF262B"/>
    <w:rsid w:val="00AF2EF3"/>
    <w:rsid w:val="00AF34BC"/>
    <w:rsid w:val="00AF391A"/>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A0F"/>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6298"/>
    <w:rsid w:val="00B26F83"/>
    <w:rsid w:val="00B27F60"/>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492"/>
    <w:rsid w:val="00B37651"/>
    <w:rsid w:val="00B4001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2B01"/>
    <w:rsid w:val="00B546AD"/>
    <w:rsid w:val="00B54D68"/>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4F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F39"/>
    <w:rsid w:val="00BB5438"/>
    <w:rsid w:val="00BB584C"/>
    <w:rsid w:val="00BB616C"/>
    <w:rsid w:val="00BB67AB"/>
    <w:rsid w:val="00BB71E4"/>
    <w:rsid w:val="00BB7626"/>
    <w:rsid w:val="00BC02D5"/>
    <w:rsid w:val="00BC037A"/>
    <w:rsid w:val="00BC04A3"/>
    <w:rsid w:val="00BC0FA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6D18"/>
    <w:rsid w:val="00C17902"/>
    <w:rsid w:val="00C20478"/>
    <w:rsid w:val="00C204B5"/>
    <w:rsid w:val="00C2082C"/>
    <w:rsid w:val="00C22079"/>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3007"/>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4E05"/>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2F5B"/>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D6"/>
    <w:rsid w:val="00D04E1C"/>
    <w:rsid w:val="00D0582E"/>
    <w:rsid w:val="00D06760"/>
    <w:rsid w:val="00D06C9B"/>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352"/>
    <w:rsid w:val="00DD39A0"/>
    <w:rsid w:val="00DD3FA7"/>
    <w:rsid w:val="00DD43D8"/>
    <w:rsid w:val="00DD4502"/>
    <w:rsid w:val="00DD51FA"/>
    <w:rsid w:val="00DD5256"/>
    <w:rsid w:val="00DD5338"/>
    <w:rsid w:val="00DD5BF5"/>
    <w:rsid w:val="00DD622A"/>
    <w:rsid w:val="00DD65D2"/>
    <w:rsid w:val="00DD6742"/>
    <w:rsid w:val="00DD6A4F"/>
    <w:rsid w:val="00DD6CD8"/>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23BB"/>
    <w:rsid w:val="00E33244"/>
    <w:rsid w:val="00E33629"/>
    <w:rsid w:val="00E33BEA"/>
    <w:rsid w:val="00E341E9"/>
    <w:rsid w:val="00E34411"/>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0B7"/>
    <w:rsid w:val="00E943A5"/>
    <w:rsid w:val="00E94851"/>
    <w:rsid w:val="00E9561B"/>
    <w:rsid w:val="00E95C94"/>
    <w:rsid w:val="00E9636E"/>
    <w:rsid w:val="00E9682C"/>
    <w:rsid w:val="00E96886"/>
    <w:rsid w:val="00E96E58"/>
    <w:rsid w:val="00E96EBB"/>
    <w:rsid w:val="00E96F6B"/>
    <w:rsid w:val="00E9739F"/>
    <w:rsid w:val="00E977E2"/>
    <w:rsid w:val="00EA145C"/>
    <w:rsid w:val="00EA1D1B"/>
    <w:rsid w:val="00EA1FDB"/>
    <w:rsid w:val="00EA244A"/>
    <w:rsid w:val="00EA2E65"/>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5BE7"/>
    <w:rsid w:val="00EE6085"/>
    <w:rsid w:val="00EE6193"/>
    <w:rsid w:val="00EE6A47"/>
    <w:rsid w:val="00EE6FD4"/>
    <w:rsid w:val="00EE748B"/>
    <w:rsid w:val="00EE77CC"/>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401F"/>
    <w:rsid w:val="00F140BE"/>
    <w:rsid w:val="00F14B62"/>
    <w:rsid w:val="00F14FB9"/>
    <w:rsid w:val="00F15007"/>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0972"/>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40E1"/>
    <w:rsid w:val="00F741A2"/>
    <w:rsid w:val="00F74E2B"/>
    <w:rsid w:val="00F75DA5"/>
    <w:rsid w:val="00F7655E"/>
    <w:rsid w:val="00F76BD4"/>
    <w:rsid w:val="00F77BF3"/>
    <w:rsid w:val="00F77F6C"/>
    <w:rsid w:val="00F83036"/>
    <w:rsid w:val="00F83178"/>
    <w:rsid w:val="00F837D3"/>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287A"/>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8CF"/>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1BA"/>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122D9F"/>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EE77CC"/>
    <w:pPr>
      <w:keepNext/>
      <w:spacing w:before="0" w:after="0" w:line="240" w:lineRule="auto"/>
      <w:ind w:left="578" w:firstLine="0"/>
      <w:outlineLvl w:val="1"/>
    </w:pPr>
    <w:rPr>
      <w:rFonts w:cs="Arial"/>
      <w:b/>
      <w:bCs/>
      <w:iCs/>
      <w:sz w:val="28"/>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EE77CC"/>
    <w:rPr>
      <w:rFonts w:cs="Arial"/>
      <w:b/>
      <w:bCs/>
      <w:iCs/>
      <w:sz w:val="28"/>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122D9F"/>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aliases w:val="bullet 1,List Paragraph 1,My checklist,N1,lp1,lp11,VNA - List Paragraph,Bullet L1,Colorful List - Accent 11,List Paragraph11,List Paragraph1,List Paragraph2,heading6,Gạch đầu dòng cấp 1,Figure_name,Equipment,Numbered Indented Text,List_TI"/>
    <w:basedOn w:val="Normal"/>
    <w:link w:val="ListParagraphChar"/>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1">
    <w:name w:val="Unresolved Mention1"/>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paragraph" w:customStyle="1" w:styleId="Standard">
    <w:name w:val="Standard"/>
    <w:rsid w:val="00743015"/>
    <w:pPr>
      <w:suppressAutoHyphens/>
      <w:autoSpaceDN w:val="0"/>
      <w:textAlignment w:val="baseline"/>
    </w:pPr>
    <w:rPr>
      <w:rFonts w:ascii="Liberation Serif" w:eastAsia="SimSun" w:hAnsi="Liberation Serif" w:cs="Arial"/>
      <w:kern w:val="3"/>
      <w:sz w:val="24"/>
      <w:szCs w:val="24"/>
      <w:lang w:eastAsia="zh-CN" w:bidi="hi-IN"/>
    </w:rPr>
  </w:style>
  <w:style w:type="character" w:customStyle="1" w:styleId="IndexLink">
    <w:name w:val="Index Link"/>
    <w:qFormat/>
    <w:rsid w:val="00743015"/>
    <w:rPr>
      <w:rFonts w:ascii="Times New Roman" w:hAnsi="Times New Roman"/>
      <w:w w:val="100"/>
      <w:kern w:val="0"/>
      <w:position w:val="0"/>
      <w:sz w:val="26"/>
    </w:rPr>
  </w:style>
  <w:style w:type="character" w:customStyle="1" w:styleId="ListParagraphChar">
    <w:name w:val="List Paragraph Char"/>
    <w:aliases w:val="bullet 1 Char,List Paragraph 1 Char,My checklist Char,N1 Char,lp1 Char,lp11 Char,VNA - List Paragraph Char,Bullet L1 Char,Colorful List - Accent 11 Char,List Paragraph11 Char,List Paragraph1 Char,List Paragraph2 Char,heading6 Char"/>
    <w:link w:val="ListParagraph"/>
    <w:uiPriority w:val="34"/>
    <w:locked/>
    <w:rsid w:val="009E2195"/>
    <w:rPr>
      <w:rFonts w:eastAsia="SimSun"/>
      <w:sz w:val="26"/>
      <w:szCs w:val="24"/>
      <w:lang w:eastAsia="zh-CN"/>
    </w:rPr>
  </w:style>
  <w:style w:type="paragraph" w:customStyle="1" w:styleId="Cacmuc-camdoan">
    <w:name w:val="Cacmuc-camdoan"/>
    <w:basedOn w:val="Normal"/>
    <w:autoRedefine/>
    <w:rsid w:val="00EE77CC"/>
    <w:pPr>
      <w:numPr>
        <w:ilvl w:val="1"/>
        <w:numId w:val="20"/>
      </w:numPr>
      <w:tabs>
        <w:tab w:val="clear" w:pos="1800"/>
        <w:tab w:val="num" w:pos="1440"/>
      </w:tabs>
      <w:overflowPunct w:val="0"/>
      <w:autoSpaceDE w:val="0"/>
      <w:autoSpaceDN w:val="0"/>
      <w:adjustRightInd w:val="0"/>
      <w:spacing w:before="240" w:after="0" w:line="240" w:lineRule="auto"/>
      <w:ind w:left="1440" w:right="387" w:hanging="360"/>
      <w:textAlignment w:val="baseline"/>
    </w:pPr>
    <w:rPr>
      <w:i/>
      <w:iC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244416103">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3771390">
      <w:bodyDiv w:val="1"/>
      <w:marLeft w:val="0"/>
      <w:marRight w:val="0"/>
      <w:marTop w:val="0"/>
      <w:marBottom w:val="0"/>
      <w:divBdr>
        <w:top w:val="none" w:sz="0" w:space="0" w:color="auto"/>
        <w:left w:val="none" w:sz="0" w:space="0" w:color="auto"/>
        <w:bottom w:val="none" w:sz="0" w:space="0" w:color="auto"/>
        <w:right w:val="none" w:sz="0" w:space="0" w:color="auto"/>
      </w:divBdr>
      <w:divsChild>
        <w:div w:id="997458127">
          <w:marLeft w:val="-216"/>
          <w:marRight w:val="0"/>
          <w:marTop w:val="0"/>
          <w:marBottom w:val="0"/>
          <w:divBdr>
            <w:top w:val="none" w:sz="0" w:space="0" w:color="auto"/>
            <w:left w:val="none" w:sz="0" w:space="0" w:color="auto"/>
            <w:bottom w:val="none" w:sz="0" w:space="0" w:color="auto"/>
            <w:right w:val="none" w:sz="0" w:space="0" w:color="auto"/>
          </w:divBdr>
        </w:div>
      </w:divsChild>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2491446">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35777353">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02557155">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5876041">
      <w:bodyDiv w:val="1"/>
      <w:marLeft w:val="0"/>
      <w:marRight w:val="0"/>
      <w:marTop w:val="0"/>
      <w:marBottom w:val="0"/>
      <w:divBdr>
        <w:top w:val="none" w:sz="0" w:space="0" w:color="auto"/>
        <w:left w:val="none" w:sz="0" w:space="0" w:color="auto"/>
        <w:bottom w:val="none" w:sz="0" w:space="0" w:color="auto"/>
        <w:right w:val="none" w:sz="0" w:space="0" w:color="auto"/>
      </w:divBdr>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106530871">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3.xml"/><Relationship Id="rId21" Type="http://schemas.openxmlformats.org/officeDocument/2006/relationships/image" Target="media/image7.png"/><Relationship Id="rId42" Type="http://schemas.openxmlformats.org/officeDocument/2006/relationships/image" Target="media/image17.png"/><Relationship Id="rId47" Type="http://schemas.openxmlformats.org/officeDocument/2006/relationships/customXml" Target="ink/ink14.xml"/><Relationship Id="rId63" Type="http://schemas.openxmlformats.org/officeDocument/2006/relationships/customXml" Target="ink/ink22.xml"/><Relationship Id="rId68" Type="http://schemas.openxmlformats.org/officeDocument/2006/relationships/image" Target="media/image30.png"/><Relationship Id="rId84" Type="http://schemas.openxmlformats.org/officeDocument/2006/relationships/image" Target="media/image38.png"/><Relationship Id="rId89" Type="http://schemas.openxmlformats.org/officeDocument/2006/relationships/customXml" Target="ink/ink35.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customXml" Target="ink/ink6.xml"/><Relationship Id="rId37" Type="http://schemas.openxmlformats.org/officeDocument/2006/relationships/customXml" Target="ink/ink9.xml"/><Relationship Id="rId53" Type="http://schemas.openxmlformats.org/officeDocument/2006/relationships/customXml" Target="ink/ink17.xml"/><Relationship Id="rId58" Type="http://schemas.openxmlformats.org/officeDocument/2006/relationships/image" Target="media/image25.png"/><Relationship Id="rId74" Type="http://schemas.openxmlformats.org/officeDocument/2006/relationships/image" Target="media/image33.png"/><Relationship Id="rId79" Type="http://schemas.openxmlformats.org/officeDocument/2006/relationships/customXml" Target="ink/ink30.xml"/><Relationship Id="rId5" Type="http://schemas.openxmlformats.org/officeDocument/2006/relationships/settings" Target="settings.xml"/><Relationship Id="rId90" Type="http://schemas.openxmlformats.org/officeDocument/2006/relationships/customXml" Target="ink/ink36.xml"/><Relationship Id="rId95" Type="http://schemas.openxmlformats.org/officeDocument/2006/relationships/theme" Target="theme/theme1.xml"/><Relationship Id="rId22" Type="http://schemas.openxmlformats.org/officeDocument/2006/relationships/customXml" Target="ink/ink1.xml"/><Relationship Id="rId27" Type="http://schemas.openxmlformats.org/officeDocument/2006/relationships/image" Target="media/image10.png"/><Relationship Id="rId43" Type="http://schemas.openxmlformats.org/officeDocument/2006/relationships/customXml" Target="ink/ink12.xml"/><Relationship Id="rId48" Type="http://schemas.openxmlformats.org/officeDocument/2006/relationships/image" Target="media/image20.png"/><Relationship Id="rId64" Type="http://schemas.openxmlformats.org/officeDocument/2006/relationships/image" Target="media/image28.png"/><Relationship Id="rId69" Type="http://schemas.openxmlformats.org/officeDocument/2006/relationships/customXml" Target="ink/ink25.xml"/><Relationship Id="rId8" Type="http://schemas.openxmlformats.org/officeDocument/2006/relationships/endnotes" Target="endnotes.xml"/><Relationship Id="rId51" Type="http://schemas.openxmlformats.org/officeDocument/2006/relationships/customXml" Target="ink/ink16.xml"/><Relationship Id="rId72" Type="http://schemas.openxmlformats.org/officeDocument/2006/relationships/image" Target="media/image32.png"/><Relationship Id="rId80" Type="http://schemas.openxmlformats.org/officeDocument/2006/relationships/image" Target="media/image36.png"/><Relationship Id="rId85" Type="http://schemas.openxmlformats.org/officeDocument/2006/relationships/customXml" Target="ink/ink33.xml"/><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9.png"/><Relationship Id="rId33" Type="http://schemas.openxmlformats.org/officeDocument/2006/relationships/customXml" Target="ink/ink7.xml"/><Relationship Id="rId38" Type="http://schemas.openxmlformats.org/officeDocument/2006/relationships/image" Target="media/image15.png"/><Relationship Id="rId46" Type="http://schemas.openxmlformats.org/officeDocument/2006/relationships/image" Target="media/image19.png"/><Relationship Id="rId59" Type="http://schemas.openxmlformats.org/officeDocument/2006/relationships/customXml" Target="ink/ink20.xml"/><Relationship Id="rId67" Type="http://schemas.openxmlformats.org/officeDocument/2006/relationships/customXml" Target="ink/ink24.xml"/><Relationship Id="rId20" Type="http://schemas.openxmlformats.org/officeDocument/2006/relationships/image" Target="media/image6.png"/><Relationship Id="rId41" Type="http://schemas.openxmlformats.org/officeDocument/2006/relationships/customXml" Target="ink/ink11.xml"/><Relationship Id="rId54" Type="http://schemas.openxmlformats.org/officeDocument/2006/relationships/image" Target="media/image23.png"/><Relationship Id="rId62" Type="http://schemas.openxmlformats.org/officeDocument/2006/relationships/image" Target="media/image27.png"/><Relationship Id="rId70" Type="http://schemas.openxmlformats.org/officeDocument/2006/relationships/image" Target="media/image31.png"/><Relationship Id="rId75" Type="http://schemas.openxmlformats.org/officeDocument/2006/relationships/customXml" Target="ink/ink28.xml"/><Relationship Id="rId83" Type="http://schemas.openxmlformats.org/officeDocument/2006/relationships/customXml" Target="ink/ink32.xml"/><Relationship Id="rId88" Type="http://schemas.openxmlformats.org/officeDocument/2006/relationships/image" Target="media/image40.png"/><Relationship Id="rId91" Type="http://schemas.openxmlformats.org/officeDocument/2006/relationships/image" Target="media/image41.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customXml" Target="ink/ink4.xml"/><Relationship Id="rId36" Type="http://schemas.openxmlformats.org/officeDocument/2006/relationships/image" Target="media/image14.png"/><Relationship Id="rId49" Type="http://schemas.openxmlformats.org/officeDocument/2006/relationships/customXml" Target="ink/ink15.xml"/><Relationship Id="rId57" Type="http://schemas.openxmlformats.org/officeDocument/2006/relationships/customXml" Target="ink/ink19.xml"/><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18.png"/><Relationship Id="rId52" Type="http://schemas.openxmlformats.org/officeDocument/2006/relationships/image" Target="media/image22.png"/><Relationship Id="rId60" Type="http://schemas.openxmlformats.org/officeDocument/2006/relationships/image" Target="media/image26.png"/><Relationship Id="rId65" Type="http://schemas.openxmlformats.org/officeDocument/2006/relationships/customXml" Target="ink/ink23.xml"/><Relationship Id="rId73" Type="http://schemas.openxmlformats.org/officeDocument/2006/relationships/customXml" Target="ink/ink27.xml"/><Relationship Id="rId78" Type="http://schemas.openxmlformats.org/officeDocument/2006/relationships/image" Target="media/image35.png"/><Relationship Id="rId81" Type="http://schemas.openxmlformats.org/officeDocument/2006/relationships/customXml" Target="ink/ink31.xml"/><Relationship Id="rId86" Type="http://schemas.openxmlformats.org/officeDocument/2006/relationships/image" Target="media/image39.png"/><Relationship Id="rId94"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4.jpeg"/><Relationship Id="rId39" Type="http://schemas.openxmlformats.org/officeDocument/2006/relationships/customXml" Target="ink/ink10.xml"/><Relationship Id="rId34" Type="http://schemas.openxmlformats.org/officeDocument/2006/relationships/image" Target="media/image13.png"/><Relationship Id="rId50" Type="http://schemas.openxmlformats.org/officeDocument/2006/relationships/image" Target="media/image21.png"/><Relationship Id="rId55" Type="http://schemas.openxmlformats.org/officeDocument/2006/relationships/customXml" Target="ink/ink18.xml"/><Relationship Id="rId76" Type="http://schemas.openxmlformats.org/officeDocument/2006/relationships/image" Target="media/image34.png"/><Relationship Id="rId7" Type="http://schemas.openxmlformats.org/officeDocument/2006/relationships/footnotes" Target="footnotes.xml"/><Relationship Id="rId71" Type="http://schemas.openxmlformats.org/officeDocument/2006/relationships/customXml" Target="ink/ink26.xml"/><Relationship Id="rId92" Type="http://schemas.openxmlformats.org/officeDocument/2006/relationships/image" Target="media/image42.png"/><Relationship Id="rId2" Type="http://schemas.openxmlformats.org/officeDocument/2006/relationships/customXml" Target="../customXml/item1.xml"/><Relationship Id="rId29" Type="http://schemas.openxmlformats.org/officeDocument/2006/relationships/image" Target="media/image11.png"/><Relationship Id="rId24" Type="http://schemas.openxmlformats.org/officeDocument/2006/relationships/customXml" Target="ink/ink2.xml"/><Relationship Id="rId40" Type="http://schemas.openxmlformats.org/officeDocument/2006/relationships/image" Target="media/image16.png"/><Relationship Id="rId45" Type="http://schemas.openxmlformats.org/officeDocument/2006/relationships/customXml" Target="ink/ink13.xml"/><Relationship Id="rId66" Type="http://schemas.openxmlformats.org/officeDocument/2006/relationships/image" Target="media/image29.png"/><Relationship Id="rId87" Type="http://schemas.openxmlformats.org/officeDocument/2006/relationships/customXml" Target="ink/ink34.xml"/><Relationship Id="rId61" Type="http://schemas.openxmlformats.org/officeDocument/2006/relationships/customXml" Target="ink/ink21.xml"/><Relationship Id="rId82" Type="http://schemas.openxmlformats.org/officeDocument/2006/relationships/image" Target="media/image37.png"/><Relationship Id="rId19" Type="http://schemas.openxmlformats.org/officeDocument/2006/relationships/image" Target="media/image5.png"/><Relationship Id="rId14" Type="http://schemas.openxmlformats.org/officeDocument/2006/relationships/header" Target="header4.xml"/><Relationship Id="rId30" Type="http://schemas.openxmlformats.org/officeDocument/2006/relationships/customXml" Target="ink/ink5.xml"/><Relationship Id="rId35" Type="http://schemas.openxmlformats.org/officeDocument/2006/relationships/customXml" Target="ink/ink8.xml"/><Relationship Id="rId56" Type="http://schemas.openxmlformats.org/officeDocument/2006/relationships/image" Target="media/image24.png"/><Relationship Id="rId77" Type="http://schemas.openxmlformats.org/officeDocument/2006/relationships/customXml" Target="ink/ink29.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14.634"/>
    </inkml:context>
    <inkml:brush xml:id="br0">
      <inkml:brushProperty name="width" value="0.025" units="cm"/>
      <inkml:brushProperty name="height" value="0.025" units="cm"/>
      <inkml:brushProperty name="color" value="#E71224"/>
    </inkml:brush>
  </inkml:definitions>
  <inkml:trace contextRef="#ctx0" brushRef="#br0">23 209 15427,'0'0'3231,"0"0"-2026,0 0-617,-2 7 441,-17 69 46,17-52-2630,2-24 732,0 0-210,4-4-1248,27-32 736,9 9 4007,-39 27-2380,-1-1 0,1 1 0,0-1 0,0 1 0,-1-1 0,1 1 0,0 0 0,0-1-1,-1 1 1,1 0 0,0 0 0,0 0 0,0 0 0,0 0 0,-1 0 0,1 0 0,0 0-1,0 0 1,0 0 0,0 0 0,-1 0 0,1 1 0,0-1 0,0 0 0,-1 1 0,1-1 0,0 0-1,0 1 1,-1-1 0,1 1 0,0-1 0,-1 1 0,1-1 0,-1 1 0,1 0 0,0-1 0,-1 1-1,0 0 1,1-1 0,-1 1 0,1 0 0,-1 0 0,0-1 0,1 1 0,-1 0 0,0 0 0,0 0-1,0-1 1,0 2-82,1 47-762,20-45-2491,12-8 797,41-26-8995,-69 28 11227,0 0 412,24-15 1249,-20-1 8225,-15 14-3672,-12 4-4897,14 0-590,0 0-468,-1 1 0,1 0-1,0 0 1,-1 0 0,1 1 0,0-1-1,0 1 1,0 0 0,0 0 0,0 0 0,1 1-1,-1 0 1,1-1 0,-1 1 0,1 0 0,0 1-1,0-1 1,0 0 0,1 1 0,-1 0-1,1-1 1,0 1 0,-1 2-35,3-5-39,-1-1-1,1 1 1,0-1-1,0 1 1,-1-1 0,1 1-1,0 0 1,0-1-1,0 1 1,0-1 0,0 1-1,0 0 1,0-1-1,0 1 1,0-1 0,0 1-1,0 0 1,0-1-1,0 1 1,0-1 0,0 1-1,1 0 1,-1-1-1,0 1 1,0-1 0,1 1-1,-1-1 1,0 1-1,1-1 1,-1 1 0,1-1-1,-1 1 1,0-1-1,1 0 1,-1 1 0,1-1-1,-1 0 1,1 1-1,-1-1 1,1 0 0,0 0-1,-1 1 1,1-1-1,-1 0 1,1 0 0,0 0-1,-1 0 1,1 0-1,-1 0 1,1 0 0,0 0-1,-1 0 1,1 0 39,31-10-3677,0-24-5273,-21 17 10804,-11 17 2523,0 0-1582,0 3 502,0 56-612,0-58-2753,1-1 0,-1 1 0,1 0 0,-1-1 0,1 1 0,0-1 0,-1 1 0,1-1 0,0 0 0,-1 1 0,1-1 0,0 0 0,-1 1 0,1-1 0,0 0 0,0 0 0,-1 0 0,1 1 0,0-1 0,0 0 0,0 0-1,-1 0 1,1 0 0,0 0 0,0-1 0,-1 1 0,1 0 0,0 0 0,0 0 0,-1-1 0,1 1 0,0 0 0,0-1 0,-1 1 0,1-1 0,-1 1 0,1-1 0,0 1 0,-1-1 0,1 1 0,-1-1 0,1 1 0,-1-1 0,1 0 68,21-39-2889,-23 21 4073,-27 15 1712,-3 4-7245,22 0-1183</inkml:trace>
  <inkml:trace contextRef="#ctx0" brushRef="#br0" timeOffset="851.633">350 180 7945,'0'0'4857,"0"0"-2379,0 0-880,0 0-191,0 0-411,-1 2-261,-3 6-496,1 1 1,0-1-1,1 1 0,-1 0 1,2 0-1,-1-1 0,1 1 1,1 0-1,-1 0 1,1 0-1,2 6-239,-2-3-173,0-11 80,0 0 0,0 0 0,1-1 0,-1 1-1,1 0 1,-1 0 0,1 0 0,-1 0 0,1 0 0,-1-1 0,1 1 0,0 0-1,-1-1 1,1 1 0,0 0 0,0-1 0,0 1 0,-1-1 0,1 1 0,0-1 0,0 1-1,0-1 1,0 0 0,0 1 0,0-1 0,0 0 0,0 0 0,0 0 0,0 0-1,0 0 1,0 0 0,0 0 0,0 0 0,0 0 0,0 0 0,0 0 0,0-1 0,0 1-1,-1 0 1,1-1 0,0 1 0,0-1 0,0 1 0,0-1 0,0 1 0,-1-1-1,1 0 1,0 1 0,-1-1 0,1 0 0,0 0 0,0 0 93,3-2-972,-1-1 1,0 0-1,1 0 0,-1 0 1,0 0-1,-1 0 1,1 0-1,-1-1 0,0 1 1,0-1-1,1-2 972,0-20 2097,-14 11 7169,-25 9-9418,31 6-162,-20-1-5199,14 1-2281</inkml:trace>
  <inkml:trace contextRef="#ctx0" brushRef="#br0" timeOffset="1099.78">198 78 16051,'0'0'2464,"0"0"-1919,0 0-273,0 0-168,52-1-104,-33 1 0,10 6-392,-3-1-849,-5-1-1615</inkml:trace>
  <inkml:trace contextRef="#ctx0" brushRef="#br0" timeOffset="1523.983">517 48 6009,'0'0'8118,"0"0"-5655,0 0-2001,0 0 397,0 0-20,-1-7-404,-4-20-159,5 27-268,0 0-1,0-1 1,0 1-1,0-1 1,0 1-1,0-1 1,0 1-1,0 0 1,0-1-1,0 1 1,0-1-1,1 1 1,-1 0-1,0-1 1,0 1-1,0-1 1,0 1-1,1 0 1,-1-1-1,0 1 1,0 0-1,1-1 1,-1 1-1,0 0 1,1 0-1,-1-1 1,0 1-1,1 0 1,-1 0-1,1 0 1,-1-1-1,0 1 1,1 0-1,-1 0 1,1 0-1,-1 0 1,0 0-1,1 0 1,-1 0-1,1 0 1,-1 0-1,0 0 1,1 0-1,-1 0 1,1 0-8,1 0 40,44-2-56,-45 2 32,1 0 0,-1 0 0,0 0 0,1 1-1,-1-1 1,0 1 0,0-1 0,1 1 0,-1-1-1,0 1 1,0 0 0,0-1 0,0 1 0,0 0-1,0 0 1,0 0 0,0 0 0,0 0 0,0 0-1,0 0 1,0 0 0,-1 0 0,1 0 0,0 1-1,-1-1 1,1 0 0,-1 0 0,0 1 0,1-1 0,-1 0-1,0 2-15,0 2 12,0-1 0,-1 1-1,0 0 1,0-1-1,0 1 1,-1-1 0,1 0-1,-1 1 1,0-1-1,0 0 1,-1 0 0,1 0-1,-1 0 1,0 0-1,0-1 1,0 1 0,-1-1-1,0 0-11,-2 5-243,-14 14-2021,3-2-2213</inkml:trace>
  <inkml:trace contextRef="#ctx0" brushRef="#br0" timeOffset="1744.389">472 283 6673,'0'0'6977,"0"0"-4880,0 0-1105,0 0-168,0 0-824,0 0-200,0 0-1328,12 15-1337,-6-14-9409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13.072"/>
    </inkml:context>
    <inkml:brush xml:id="br0">
      <inkml:brushProperty name="width" value="0.025" units="cm"/>
      <inkml:brushProperty name="height" value="0.025" units="cm"/>
      <inkml:brushProperty name="color" value="#E71224"/>
    </inkml:brush>
  </inkml:definitions>
  <inkml:trace contextRef="#ctx0" brushRef="#br0">1 1 14843,'0'0'4737,"0"0"-2806,0 0-1494,0 0-160,0 0 75,0 9-96,0 67-514,0-61-142,0 10-876,1-26-3053,1-5 4203,0 0 1,1 1 0,-1-1-1,1 0 1,0 1 0,1 0-1,-1 0 1,1 0 0,0 0-1,1 0 1,-1 1 0,4-3 125,-7 6 178,0-1 1,1 1-1,-1-1 1,1 1 0,-1-1-1,1 1 1,0 0-1,0-1 1,0 1 0,-1 0-1,1 0 1,0 1-1,0-1 1,0 0-1,0 1 1,1-1 0,-1 1-1,0 0 1,0-1-1,0 1 1,0 0 0,0 0-1,0 1 1,1-1-1,-1 0 1,0 1 0,0-1-1,0 1 1,0-1-1,0 1 1,0 0-1,0 0 1,0 0 0,-1 0-1,1 1 1,0-1-1,-1 0 1,2 1-179,4 24-44,-7-20-4888,13-35 2443,27-5 3694,-39 34-1109,-1 0-1,0 0 1,1-1-1,-1 1 1,1 0-1,-1 0 1,1 0-1,-1 0 1,1 0 0,-1 0-1,1 0 1,-1 0-1,1 0 1,-1 0-1,1 0 1,-1 0-1,0 1 1,1-1-1,-1 0 1,1 0-1,-1 0 1,1 0-1,-1 1 1,0-1-1,1 0 1,-1 1-1,0-1 1,1 0-1,-1 1 1,0-1-1,1 0 1,-1 1-1,0-1 1,1 1-1,-1-1 1,0 0 0,0 1-1,0-1 1,0 1-1,1-1 1,-1 1-1,0-1 1,0 1-1,0-1 1,0 0-1,0 1 1,0-1-1,0 1 1,0-1-1,0 1 1,0-1-1,0 1 1,-1-1-1,1 1 1,0-1-1,0 0 1,0 1-1,-1-1 1,1 1-1,0-1 1,0 1-1,-1-1 1,1 0-96,0 7-22,0 38-559,9-46-1987,48-59 2348,-45 47 2506,-12 23-158,0 48-1765,1-57-433,-1-1 0,1 1 0,-1-1 0,1 1 1,-1-1-1,1 0 0,-1 1 0,1-1 0,0 0 0,-1 1 0,1-1 0,0 0 1,-1 0-1,1 0 0,-1 1 0,1-1 0,0 0 0,-1 0 0,1 0 0,0 0 1,-1 0-1,1 0 0,0-1 0,-1 1 0,1 0 0,0 0 0,-1 0 0,1 0 0,-1-1 1,1 1-1,0 0 0,-1-1 0,1 1 0,-1 0 0,1-1 0,-1 1 0,1-1 1,-1 1-1,1-1 70,38-45-4288,-39 50 10970,1 16-5732,-1 17-1479,9-32-4611,-4-5-428</inkml:trace>
  <inkml:trace contextRef="#ctx0" brushRef="#br0" timeOffset="299.91">478 21 14891,'0'0'4001,"0"0"-2382,0 0-913,0 0-156,-4-1 10,-17 0-132,2 20 989,16-16-1361,1 0 1,0 0 0,0 1 0,1-1 0,-1 1-1,1-1 1,-1 1 0,1 0 0,0-1 0,1 1-1,-1 0 1,1 0 0,-1-1 0,1 1-1,0 0 1,1 0 0,-1 1-57,1-4-118,1 0 1,-1 0-1,0 0 0,0-1 0,1 1 1,-1 0-1,0-1 0,1 1 1,-1 0-1,0-1 0,1 0 1,-1 1-1,1-1 0,-1 0 0,1 0 1,-1 0-1,1 0 0,-1 0 1,1 0-1,-1 0 0,2-1 118,1 1-282,1 0-80,-1 0 1,1-1-1,-1 0 1,0 0-1,1 0 1,-1 0-1,0-1 1,0 0-1,0 0 1,0 0-1,1-1 362,-1 1-538,13-6-3368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11.110"/>
    </inkml:context>
    <inkml:brush xml:id="br0">
      <inkml:brushProperty name="width" value="0.025" units="cm"/>
      <inkml:brushProperty name="height" value="0.025" units="cm"/>
      <inkml:brushProperty name="color" value="#E71224"/>
    </inkml:brush>
  </inkml:definitions>
  <inkml:trace contextRef="#ctx0" brushRef="#br0">68 311 15899,'0'0'1900,"0"0"-887,0 0-185,0 0-221,-8 3-247,-23 12-232,29-14-124,1 0 0,0 0 1,-1 0-1,1 0 0,0 0 0,0 0 1,0 1-1,0-1 0,0 0 1,0 1-1,0-1 0,0 1 1,0-1-1,1 1 0,-1 0 1,1-1-1,-1 1 0,1-1 0,-1 2-4,0 3 25,-2 5-24,1 1-1,0 0 0,1-1 0,1 1 0,0 0 1,1 6-1,-1-16-61,0 1 0,0-1 0,0 0 0,1 1 0,-1-1 0,1 0 0,0 1-1,0-1 1,0 0 0,0 0 0,0 0 0,0 0 0,0 0 0,1 0 0,-1 0 0,1 0 0,0 0 0,-1-1 0,1 1 0,0-1 0,0 1 0,0-1 0,0 0 0,0 0 0,0 1 0,0-2 0,1 1 0,-1 0 0,0 0 0,0-1 0,1 1 0,-1-1 0,1 0 0,-1 1 0,0-1 0,1 0 0,-1-1 0,0 1 0,1 0 0,-1-1 0,0 1 0,1-1 0,-1 0 0,2 0 61,6-5-148,-1 1 0,0-1 1,0-1-1,0 1 0,-1-2 0,0 1 1,-1-1-1,1 0 0,2-5 148,14-20-116,-1-2-1,-2-1 0,-2 0 1,-1-2-1,-1 0 0,5-23 117,-18 50-28,0 0-1,-1 0 1,0 0-1,-1 0 1,0 0-1,-1-7 29,0 15 26,-1 1 0,0 0 1,0-1-1,0 1 0,0-1 0,-1 1 0,1 0 1,0-1-1,-1 1 0,0 0 0,0-1 0,0 1 1,0 0-1,0 0 0,0 0 0,0 0 0,-1 0 1,1 0-1,-1 0 0,1 0 0,-1 0 0,0 1 1,0-1-1,1 1 0,-1-1 0,0 1 0,-1 0 1,1 0-1,0 0 0,0 0 0,0 0 0,-1 0 1,1 1-27,-2-1 60,1 0 0,-1 0 1,1 1-1,-1 0 0,1 0 0,-1 0 1,1 0-1,-1 0 0,1 1 1,0-1-1,-1 1 0,1 0 1,0 0-1,-1 0 0,1 1 1,0-1-1,0 1 0,0 0 0,0 0 1,0 0-1,0 0 0,1 0 1,-1 0-1,1 1 0,-1-1 1,1 1-1,0 0 0,0 0 0,0 0 1,1 0-1,-1 0 0,1 0 1,-1 0-1,1 1 0,0-1 1,0 0-1,1 1 0,-1 1-60,-3 17 263,1 0 0,1 1 1,1-1-1,1 12-263,0-19 50,3 31-280,2 1-1,1-2 1,3 1 0,11 32 230,-19-68-67,-1-9 33,0 0 0,0 1 0,0-1 0,0 0 0,0 0 0,0 0 0,0 0 0,0 0 0,1 0 0,-1 0 0,0 0 0,1 0 0,-1 0 0,1 0 0,-1 0 0,1 0 0,-1 0 0,1 0 0,0 0 0,0 0-1,-1 0 1,1 0 0,0-1 0,0 1 0,0 0 0,0-1 0,0 1 0,0-1 0,0 1 0,0-1 0,0 1 0,0-1 0,0 0 0,0 1 34,5-2-41,-1 0 0,0 0 0,0 0 1,1 0-1,-1-1 0,0 0 0,0 0 0,0 0 0,-1-1 1,1 0-1,0 0 41,45-18 61,-50 21-48,1-1 0,0 1 0,-1 0 0,1 0 1,0 0-1,-1 0 0,1 1 0,0-1 0,-1 0 0,1 0 0,0 0 0,-1 0 1,1 1-1,0-1 0,-1 0 0,1 1 0,-1-1 0,1 0 0,0 1 0,-1-1 1,1 1-1,-1-1 0,1 1 0,-1-1 0,0 1 0,1-1 0,-1 1 0,1-1 0,-1 1 1,0 0-1,0-1 0,1 1 0,-1 0 0,0-1 0,0 1 0,0 0-13,0 0-76,1-1 0,-1 1-1,0 0 1,0-1 0,0 1 0,1-1-1,-1 1 1,0-1 0,0 1-1,1 0 1,-1-1 0,0 1 0,1-1-1,-1 0 1,1 1 0,-1-1-1,1 1 1,-1-1 0,1 1 0,-1-1-1,1 0 1,-1 0 0,1 1-1,0-1 1,-1 0 0,1 0 0,-1 1-1,1-1 1,0 0 0,-1 0-1,1 0 1,-1 0 0,1 0-1,0 0 1,-1 0 0,1 0 0,0 0-1,-1-1 77,3 0-308,-1 0 0,1-1 0,-1 0 0,0 1 0,0-1-1,0 0 1,0 0 0,0 0 0,0 0 0,-1-1 0,1 1-1,-1 0 1,1-1 0,-1 1 0,0-1 0,0 0 308,3-4-1658,5-9-3386</inkml:trace>
  <inkml:trace contextRef="#ctx0" brushRef="#br0" timeOffset="250.327">458 409 9073,'0'0'5142,"0"0"-2663,0 0-1352,0 7-308,-1 37-280,1-43-589,0 0 1,1-1-1,-1 1 0,0 0 1,1 0-1,-1-1 1,1 1-1,-1-1 1,1 1-1,-1 0 1,1-1-1,-1 1 0,1-1 1,0 1-1,-1-1 1,1 1-1,0-1 1,-1 0-1,1 1 1,0-1-1,0 0 0,-1 1 1,1-1-1,0 0 1,0 0-1,-1 0 1,1 0-1,0 0 1,0 0-1,0 0 1,-1 0-1,1 0 0,0 0 1,0 0-1,-1 0 1,1-1-1,0 1 1,0 0-1,-1-1 1,1 1-1,0 0 0,-1-1 1,1 1-1,0-1 1,-1 1-1,1-1 1,-1 1-1,1-1 1,0 0-1,-1 1 0,0-1 1,1 1-1,-1-1 1,1 0-1,-1 0 1,0 1-1,1-1 1,-1 0-1,0 0 50,1 0-6,0-1 1,0 1-1,0-1 0,0 1 0,0-1 1,0 1-1,-1-1 0,1 0 0,-1 1 1,1-1-1,-1 0 0,0 0 0,0 1 1,1-1-1,-1 0 0,0 0 0,0 1 1,-1-1-1,1 0 0,0 0 1,-1 1-1,1-1 0,-1 0 0,1 1 1,-1-1-1,0 1 0,0-1 0,1 1 1,-1-1-1,0 1 0,-1-1 0,1 1 1,0-1 5,-6 1 245,1-1 0,-1 1 1,1 0-1,-1 0 0,0 1 1,1 0-1,-1 0 0,0 0 1,0 1-246,2 1-327,3-1-4758,2-1-1768</inkml:trace>
  <inkml:trace contextRef="#ctx0" brushRef="#br0" timeOffset="740.88">585 359 11050,'0'0'3975,"0"0"-1930,0 0-584,0 0-388,1 8-396,11 59-2104,2-70-4897,32-44 7117,-4 34 4265,-40 14-4944,0 0 1,-1-1 0,1 1 0,-1 0 0,1 0 0,-1 0 0,1 0 0,-1 1 0,0-1 0,1 0 0,-1 0 0,0 1 0,0-1 0,0 1 0,0-1-1,0 1 1,0-1 0,-1 1 0,1 0 0,0-1 0,-1 1 0,1 0 0,-1 0 0,0 0-115,7 13-56,-7-14-54,1-1 1,-1 0-1,1 0 1,-1 0-1,1 1 1,-1-1-1,1 0 1,-1 0-1,1 0 1,-1 0-1,1 0 1,-1 0-1,1 0 1,-1 0 0,1 0-1,-1-1 1,1 1-1,-1 0 1,1 0-1,-1 0 1,1-1-1,-1 1 1,0 0-1,1 0 1,-1-1-1,1 1 1,-1 0-1,0-1 1,1 1-1,-1 0 1,0-1-1,1 1 1,-1-1-1,0 1 1,0 0-1,1-1 1,-1 1 0,0-1-1,0 1 1,0-1-1,0 1 1,1-1-1,-1 1 1,0-1-1,0 1 110,4-11-3514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08.309"/>
    </inkml:context>
    <inkml:brush xml:id="br0">
      <inkml:brushProperty name="width" value="0.025" units="cm"/>
      <inkml:brushProperty name="height" value="0.025" units="cm"/>
      <inkml:brushProperty name="color" value="#E71224"/>
    </inkml:brush>
  </inkml:definitions>
  <inkml:trace contextRef="#ctx0" brushRef="#br0">1 1 14891,'0'0'2530,"0"0"-1207,0 0-806,0 0 135,0 0-32,0 9 42,0 114 134,0-103-989,0-1 0,1 0 0,1 0 1,0 1-1,2-1 0,0-1 0,2 1 1,-1-1-1,3 2 193,11 1-2470,9-22-3839,-19-5 1417</inkml:trace>
  <inkml:trace contextRef="#ctx0" brushRef="#br0" timeOffset="419.774">205 201 3208,'0'0'8058,"0"0"-4845,0 0-1964,0 0-154,0 0-67,-6 0-292,2-1-579,2 1-124,1-1 0,-1 1 0,1 0 0,-1 0 0,0 0 0,1 0 0,-1 0 0,1 0 0,-1 0 0,1 0 0,-1 1 0,1-1 0,-1 0 0,1 1 0,-1 0 0,1-1 0,-1 1 0,1 0 0,0 0 0,-2 0-33,1 2 73,-1 0 0,0-1-1,1 1 1,0 0 0,-1 0 0,1 1-1,0-1 1,1 0 0,-1 1 0,1-1-1,-1 1 1,1 0 0,0-1 0,0 1-1,1 0 1,-1-1 0,1 1 0,0 0-1,0 0 1,0 0 0,1 0-73,-1-3-66,1 1-1,-1-1 1,1 0 0,0 1-1,0-1 1,0 0 0,0 0-1,0 0 1,0 0 0,0 0-1,0 0 1,0 0-1,1 0 1,-1 0 0,0-1-1,1 1 1,-1 0 0,0-1-1,1 1 1,-1-1 0,1 1-1,-1-1 1,1 0 0,-1 0-1,1 0 1,-1 0 0,1 0-1,-1 0 1,1 0 0,-1 0-1,1 0 1,-1-1 0,0 1-1,1 0 1,-1-1-1,1 0 1,-1 1 0,0-1-1,1 0 1,-1 0 0,0 1-1,0-1 1,0 0 0,0 0-1,1 0 1,-1-1 0,0 1 66,26-40-3207,-24 20 4179,-3 21 826,0 0-242,0 19 607,0-15-2193,0-1 0,0 0 0,0 0-1,0 1 1,1-1 0,-1 0 0,1 0 0,0 1 0,0-1-1,0 0 1,1 0 0,-1 0 0,1 0 0,-1-1-1,1 1 1,2 2 30,-4-5-112,0 0 0,1 0 0,-1 1 0,0-1 0,0 0 0,1 0 0,-1 0 0,0 0 0,1 0 0,-1 1 0,0-1 0,1 0 0,-1 0 0,1 0 0,-1 0 0,0 0 0,1 0 0,-1 0 0,0 0 0,1 0 0,-1 0 0,0-1 0,1 1 0,-1 0 0,0 0 0,1 0 0,-1 0 0,0 0 0,1-1 0,-1 1 0,0 0 0,0 0 0,1 0 0,-1-1-1,0 1 1,0 0 0,1-1 0,-1 1 0,0 0 0,0 0 0,0-1 0,1 1 0,-1 0 0,0-1 0,0 1 0,0 0 0,0-1 112,3-9-5674</inkml:trace>
  <inkml:trace contextRef="#ctx0" brushRef="#br0" timeOffset="624.815">189 104 17395,'0'0'2321,"0"0"-2297,0 0-24,0 0-72,0 0 64,43 0 8,-8 3-760,-5 2-1265,-4 0-1016</inkml:trace>
  <inkml:trace contextRef="#ctx0" brushRef="#br0" timeOffset="1456.092">407 20 14347,'0'0'3318,"0"0"-1867,0 0-726,0 0 219,0 8-250,10 92 462,16 74-2662,-22-163 766,1-17-974,-4 1 1713,0 1-1,0 0 1,0 0 0,0 0-1,1 0 1,-1 0-1,1 1 1,0-1 0,0 0-1,0 1 1,1-1-1,-1 1 1,1 0 0,0 0-1,0 0 1,0 0-1,0 0 1,1 1 0,-1-1-1,3 0 2,-4 3 49,0 0-1,0 0 0,0 0 1,1 0-1,-1 0 0,0 1 1,0-1-1,0 1 0,0-1 1,0 1-1,1 0 0,-1 0 1,0 0-1,-1 0 0,1 0 1,0 0-1,1 1-48,12 6-2036,1-4-3312,-7-12 2552,-1-13 4179,-8 21-1326,3-14 4334,-3 13-2855,0 1-54,0 6 407,1-4-1869,-1 1 1,0-1 0,1 1 0,0-1 0,-1 1 0,1-1-1,0 1 1,1-1 0,-1 0 0,0 1 0,1-1-1,-1 0 1,1 0 0,-1 0 0,1 0 0,0 0-1,0 0-20,-1-1-44,0-1 0,0 1-1,0 0 1,0 0 0,0-1-1,0 1 1,0 0-1,0-1 1,0 1 0,0-1-1,0 1 1,1-1-1,-1 0 1,0 0 0,0 1-1,0-1 1,1 0 0,-1 0-1,0 0 1,0 0-1,0 0 1,1-1 0,-1 1-1,0 0 1,0 0 0,0-1-1,0 1 1,1-1-1,-1 1 1,0-1 0,0 1-1,0-1 1,0 0-1,0 0 1,0 1 0,0-2 44,2-1-63,-1 0 0,1-1 0,-1 1 0,0 0 0,0-1 1,0 0-1,-1 1 0,1-1 0,-1 0 0,0 0 0,0 0 0,0 0 1,-1 0-1,1 0 0,-1 0 0,0 0 0,0 0 0,0 0 0,-1-1 63,0 3 53,0 1 1,0-1-1,0 1 0,0-1 0,0 1 0,-1 0 0,1-1 0,0 1 0,-1 0 0,1 0 0,-1 0 1,1 0-1,-1 0 0,1 0 0,-1 1 0,0-1 0,1 1 0,-1-1 0,0 1 0,0-1 0,1 1 0,-1 0 1,0 0-1,0 0 0,0 0 0,1 0 0,-1 0 0,0 0 0,0 1 0,0-1 0,1 1 0,-1-1 1,0 1-1,1 0 0,-1 0 0,1-1 0,-1 1 0,1 0 0,-1 0 0,1 1 0,-2 0-53,-22 26-3803,16-14-1853</inkml:trace>
  <inkml:trace contextRef="#ctx0" brushRef="#br0" timeOffset="1660.979">652 350 13690,'0'0'3777,"0"0"-2352,0 0-921,0 0-208,0 0-296,0 0-1457,0 0-3488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13.637"/>
    </inkml:context>
    <inkml:brush xml:id="br0">
      <inkml:brushProperty name="width" value="0.025" units="cm"/>
      <inkml:brushProperty name="height" value="0.025" units="cm"/>
      <inkml:brushProperty name="color" value="#E71224"/>
    </inkml:brush>
  </inkml:definitions>
  <inkml:trace contextRef="#ctx0" brushRef="#br0">1 0 18115,'0'0'3817,"0"0"-3817,0 0-1048,0 0 152,0 0-585,0 0-7352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12.068"/>
    </inkml:context>
    <inkml:brush xml:id="br0">
      <inkml:brushProperty name="width" value="0.025" units="cm"/>
      <inkml:brushProperty name="height" value="0.025" units="cm"/>
      <inkml:brushProperty name="color" value="#E71224"/>
    </inkml:brush>
  </inkml:definitions>
  <inkml:trace contextRef="#ctx0" brushRef="#br0">1 1 9418,'0'0'6873,"0"0"-6873,0 0-5625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05.665"/>
    </inkml:context>
    <inkml:brush xml:id="br0">
      <inkml:brushProperty name="width" value="0.025" units="cm"/>
      <inkml:brushProperty name="height" value="0.025" units="cm"/>
      <inkml:brushProperty name="color" value="#E71224"/>
    </inkml:brush>
  </inkml:definitions>
  <inkml:trace contextRef="#ctx0" brushRef="#br0">1 94 18147,'0'0'1877,"0"0"-1222,0 0-430,0 0 226,0 0-58,1 12-133,16 140 577,-11-83-824,13 108-2983,-16-231-5012,13 11 5484,-14 40 2749,0 1-1,0 0 1,0 0 0,0 0-1,0 0 1,0 0 0,0 0-1,1 0 1,-1 1 0,1-1-1,-1 1 1,1 0 0,0 0-1,-1 0 1,1 0 0,0 0 0,0 1-1,0-1 1,-1 1 0,1-1-1,0 1 1,0 0 0,0 0-251,-2 1 26,0 0-1,0 0 1,0 0 0,-1 0 0,1 0 0,0-1 0,-1 1 0,1 0 0,0 1 0,-1-1 0,1 0-1,-1 0 1,0 0 0,1 0 0,-1 0 0,0 0 0,0 0 0,0 1 0,0-1 0,0 0 0,0 0-1,0 0 1,0 0 0,0 1 0,0-1 0,-1 0 0,1 0 0,0 0 0,-1 0 0,1 0 0,-1 0-1,0 0 1,1 0 0,-1 0 0,0 0 0,1 0 0,-1 0 0,0 0 0,0 0 0,0 0-26,-2 2-204,-1 0 0,1 0 0,-1 0 0,1 0 0,-1 0 0,0-1 1,0 0-1,0 0 0,-1 0 0,1 0 0,0-1 0,-1 1 0,1-1 1,-2 0 203,-8 1-2202</inkml:trace>
  <inkml:trace contextRef="#ctx0" brushRef="#br0" timeOffset="520.97">170 371 5753,'0'0'5280,"0"0"-2857,0 0-944,0 0-503,3 6-348,11 21-23,-8 23-242,9-50-2802,24-52 183,-36 48 2050,23-39-5004,-18 13 8684,-15 26 1364,-9 10-3234,12-3-1431,1-1-1,0 1 0,0 0 1,0 0-1,0 1 0,0-1 1,1 0-1,-1 1 1,1 0-1,0-1 0,0 1 1,0 0-1,1 0 0,-1 0 1,1 0-1,0 2-172,0-3 4,1-1 0,0 0 0,-1 0-1,1 0 1,0 1 0,0-1 0,1 0 0,-1 0 0,0 0 0,1 1-1,-1-1 1,1 0 0,0 0 0,0 0 0,-1 0 0,1 0 0,1 0-1,-1 0 1,0 0 0,0-1 0,1 1 0,-1 0 0,1-1 0,-1 1-1,1-1 1,0 1 0,0-1 0,0 0 0,-1 0 0,1 0-1,0 0 1,1 0-4,0 1-112,0-1 1,-1 0-1,1 0 0,0 0 0,0-1 0,0 1 0,-1-1 0,1 0 1,0 1-1,0-1 0,0 0 0,0-1 0,0 1 0,0 0 0,0-1 1,-1 0-1,1 0 0,0 0 0,0 0 0,-1 0 0,3-1 112,26-33-2916,-18 16-2002</inkml:trace>
  <inkml:trace contextRef="#ctx0" brushRef="#br0" timeOffset="719.881">382 180 13834,'0'0'4169,"0"0"-2816,0 0-801,0 0-104,0 0 128,-3 57 40,3-33-472,8 2-136,-2 1-8,1 0-240,1-3 48,-2-4-352,-2-2-184,1-4 136,-4-6-777,-1-7-111,0-1-2305,0-1-3032</inkml:trace>
  <inkml:trace contextRef="#ctx0" brushRef="#br0" timeOffset="909.009">379 342 14323,'0'0'4016,"0"0"-2783,0 0-321,0 0-240,0 0-472,0 0 48,0 0-88,46 0-112,-30 0-48,1 0-488,-2-1-256,-1-2-848,-5-2-1193,-3 2-7041</inkml:trace>
  <inkml:trace contextRef="#ctx0" brushRef="#br0" timeOffset="1098.862">132 293 16779,'0'0'2673,"0"0"-1937,0 0-728,0 0-16,0 0-880,0 0-1193,0 0-5320</inkml:trace>
  <inkml:trace contextRef="#ctx0" brushRef="#br0" timeOffset="1303.794">227 249 14091,'0'0'4673,"0"0"-3209,0 0-1144,0 0 192,0 0-272,0 0 40,0 0 56,55-27-264,-43 24 48,-1 2 200,-4 1-248,-1 0-72,-3 0-40,0 0-448,-1 0-272,-2 0-480,0 0-849,0 0-3032</inkml:trace>
  <inkml:trace contextRef="#ctx0" brushRef="#br0" timeOffset="1532.858">274 0 17883,'0'0'3721,"0"0"-2729,0 0-656,0 0-88,0 0-248,0 0-136,0 39-488,0 3-952,2-3-1417,-2 0-8297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03.852"/>
    </inkml:context>
    <inkml:brush xml:id="br0">
      <inkml:brushProperty name="width" value="0.025" units="cm"/>
      <inkml:brushProperty name="height" value="0.025" units="cm"/>
      <inkml:brushProperty name="color" value="#E71224"/>
    </inkml:brush>
  </inkml:definitions>
  <inkml:trace contextRef="#ctx0" brushRef="#br0">1 29 16779,'0'0'2342,"0"0"-1320,0 0-692,0 0-126,0 9 18,10 80-276,2-44-1470,-7-52-905,-5 0 2397,0-1 0,1 1-1,0 0 1,0 0 0,1-1-1,-1 1 1,2 0 0,-1 1-1,1-1 1,0 0 0,1 1-1,1-3 33,-5 8 54,1 0 0,-1 1 0,0-1-1,1 0 1,0 1 0,-1-1 0,1 0-1,-1 1 1,1-1 0,0 1 0,-1-1-1,1 1 1,0-1 0,-1 1 0,1-1 0,0 1-1,0 0 1,0 0 0,-1-1 0,1 1-1,0 0 1,0 0 0,0 0 0,0 0-1,-1 0 1,1 0 0,0 0 0,0 0-1,0 0 1,0 0 0,0 0 0,-1 1-1,1-1 1,0 0 0,0 1 0,-1-1 0,1 0-1,0 1 1,0-1 0,-1 1 0,1-1-1,0 1 1,-1 0 0,1-1 0,0 2-54,20 32 941,-7 1-3616,-13-37-1145,4-13 3143,-4 11 818,0 0-1,0-1 1,0 1 0,1 0 0,-1 0 0,1 0 0,0 0 0,1 0-1,-1 0 1,0 0 0,1 1 0,0-1 0,0 1 0,0 0 0,3-3-141,-5 6 68,0-1 0,0 1 1,0-1-1,0 1 1,0-1-1,0 1 1,0 0-1,0 0 0,0-1 1,0 1-1,0 0 1,0 0-1,0 0 0,0 0 1,1 0-1,-1 0 1,0 0-1,0 1 0,0-1 1,0 0-1,0 1 1,0-1-1,0 0 0,0 1 1,0 0-1,-1-1 1,1 1-1,0-1 0,0 1 1,0 0-1,0-1 1,-1 1-1,1 0 1,0 0-69,20 34-1673,-15-24-1525,-3-5-4166</inkml:trace>
  <inkml:trace contextRef="#ctx0" brushRef="#br0" timeOffset="445.249">341 1 14267,'0'0'2765,"0"0"-1175,0 0-629,-10 2-279,-28 10-118,36-12-506,-1 1 0,1 0 0,0 0 0,-1-1-1,1 1 1,0 0 0,0 1 0,-1-1 0,1 0-1,0 1 1,1-1 0,-1 1 0,0 0 0,0-1-1,1 1 1,-1 0 0,1 0 0,-1 0 0,1 0-1,0 0 1,0 1 0,0-1 0,0 0 0,0 0-1,0 1 1,1-1 0,-1 1 0,1-1 0,-1 1-1,1-1 1,0 0 0,0 1 0,0-1 0,1 1-58,0-2-70,-1 1 0,1-1 0,0 0 0,0 0 0,0 1 1,0-1-1,1 0 0,-1 0 0,0 0 0,0 0 0,1-1 1,-1 1-1,1 0 0,-1 0 0,0-1 0,1 1 0,-1-1 0,1 1 1,-1-1-1,1 0 0,0 0 0,-1 1 0,1-1 0,-1 0 1,1 0-1,-1-1 0,1 1 0,0 0 0,-1 0 0,1-1 0,-1 1 1,1-1-1,-1 0 0,0 1 0,1-1 0,-1 0 0,1 0 1,-1 1-1,0-1 70,3-3-386,0 1-1,-1 0 1,1-1 0,-1 0 0,0 0 0,0 0 0,0 0 0,0 0 0,-1-1-1,0 1 1,0-1 386,3-21 2304,-5 37 726,-1-8-2969,1 0 1,0 0-1,0 0 0,0 0 1,0 0-1,1 0 0,-1 0 0,1 0 1,-1 0-1,1-1 0,0 1 0,0 0 1,1 0-1,-1-1 0,0 1 0,1-1 1,0 1-1,1 1-61,-3-3-104,1 0 0,-1-1 0,1 1 0,-1 0 0,1-1 0,-1 1 0,1 0 0,-1-1 1,1 1-1,0-1 0,-1 1 0,1-1 0,0 1 0,0-1 0,-1 1 0,1-1 0,0 0 0,0 0 0,-1 1 0,1-1 0,0 0 0,0 0 0,0 0 0,-1 0 0,1 0 1,0 0-1,0 0 0,0 0 0,0 0 0,-1 0 0,1 0 0,0-1 0,0 1 0,0 0 0,-1 0 0,1-1 0,0 1 0,0-1 0,-1 1 0,1-1 0,0 1 1,-1-1-1,1 1 0,-1-1 0,1 0 0,-1 1 0,1-1 0,-1 0 0,1 1 0,0-2 104,4-9-4685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02.039"/>
    </inkml:context>
    <inkml:brush xml:id="br0">
      <inkml:brushProperty name="width" value="0.025" units="cm"/>
      <inkml:brushProperty name="height" value="0.025" units="cm"/>
      <inkml:brushProperty name="color" value="#E71224"/>
    </inkml:brush>
  </inkml:definitions>
  <inkml:trace contextRef="#ctx0" brushRef="#br0">58 381 14603,'0'0'2711,"0"0"-1358,0 0-844,0 0-98,0 0 70,0 0 262,-6-1-403,-23-3-295,29 5-45,-1-1 0,0 0 0,1 0 1,-1 0-1,0 0 0,1 1 0,-1-1 0,1 0 0,-1 0 1,0 1-1,1-1 0,-1 1 0,1-1 0,-1 1 0,1-1 1,-1 0-1,1 1 0,-1 0 0,1-1 0,0 1 0,-1-1 1,1 1-1,0-1 0,-1 1 0,1 0 0,0-1 0,0 1 0,0 0 1,-1-1-1,1 1 0,0 0 0,0-1 0,0 1 0,0 0 0,0 2 15,-2 0-23,1 0 1,0 0-1,0 0 0,0 0 0,0 0 1,0 0-1,1 0 0,0 1 1,-1-1-1,1 0 0,0 0 1,1 1-1,-1-1 0,0 0 0,1 0 1,0 0-1,0 0 0,0 0 1,0 0-1,0 0 0,1 0 1,-1 0-1,1 0 0,0-1 0,0 1 1,0 0-1,0-1 0,0 0 1,0 0-1,1 1 0,-1-1 1,1 0-1,0-1 0,-1 1 0,1 0 1,2 0 7,1-2-42,-1-1 1,1 1 0,0-1 0,-1 0 0,1 0 0,-1-1-1,1 1 1,-1-1 0,0 0 0,0-1 0,0 0 0,0 1-1,0-1 1,0-1 0,-1 1 0,0-1 0,1 0-1,-1 0 1,-1 0 0,1 0 0,-1-1 0,1 1 0,-1-1-1,-1 0 1,1 0 0,1-3 41,20-38-60,-1-1 0,-2-2-1,-3 0 1,-2 0 0,3-19 60,-12 42-63,3-31 59,-11 56 14,0-1-1,1 1 1,-1-1-1,0 1 1,0-1 0,0 1-1,0-1 1,-1 1-1,1 0 1,0 0 0,0 0-1,-1-1 1,1 1 0,-1 0-1,1 1 1,-1-1-1,1 0 1,-1 0 0,0 1-1,1-1 1,-1 1-1,0-1 1,1 1 0,-1 0-1,0 0 1,0-1-1,1 1 1,-1 0 0,0 1-1,0-1 1,1 0-1,-1 0 1,0 1 0,1-1-1,-1 1 1,0 0-1,1-1 1,-1 1 0,0 1-10,-4 1 18,1 1 1,0 0 0,0 0-1,1 0 1,-1 1 0,1-1-1,0 1 1,0 0 0,1 1-1,-1-1 1,1 0 0,0 1-1,1 0 1,-1 0 0,1 0-1,0 0 1,1 0 0,-1 0-1,1 0 1,0 2-19,0 27-104,1 1-1,1 0 1,2-1 0,2 0-1,1 0 1,2 0 0,1 0-1,7 15 105,-16-49-8,0 0 1,0-1-1,0 1 0,0-1 0,0 1 0,1 0 0,-1-1 0,0 1 0,0-1 0,0 1 0,1-1 0,-1 1 1,0-1-1,1 1 0,-1-1 0,0 1 0,1-1 0,-1 1 0,0-1 0,1 1 0,-1-1 0,1 0 0,-1 1 0,1-1 1,-1 0-1,1 1 0,-1-1 0,1 0 0,0 0 0,-1 1 0,1-1 0,-1 0 0,1 0 0,-1 0 0,1 0 1,0 0-1,-1 0 0,1 0 0,-1 0 0,1 0 0,0 0 0,-1 0 0,1 0 0,-1-1 0,1 1 0,-1 0 1,1 0-1,0-1 0,-1 1 0,1 0 0,-1 0 0,1-1 0,-1 1 0,0-1 0,1 1 0,-1 0 0,1-1 9,3-2 116,0 1 1,0 0-1,0 0 1,0 0-1,0 1 1,0 0 0,1-1-1,-1 2 1,0-1-1,1 0 1,-1 1 0,1 0-1,-1 0 1,1 0-1,-1 0 1,2 1-118,1 6-705,-6-7 599,-1 0 1,0 1-1,0-1 0,0 0 0,0 1 1,0-1-1,1 0 0,-1 1 0,0-1 0,0 0 1,0 0-1,1 1 0,-1-1 0,0 0 1,1 0-1,-1 1 0,0-1 0,1 0 0,-1 0 1,0 0-1,1 0 0,-1 1 0,0-1 1,1 0-1,-1 0 0,0 0 0,1 0 1,-1 0-1,0 0 0,1 0 0,-1 0 0,0 0 1,1 0-1,-1 0 0,1 0 0,-1 0 1,0 0-1,1 0 0,-1-1 0,0 1 1,1 0-1,-1 0 0,0 0 0,1-1 0,-1 1 1,0 0 105,61-94 3375,-61 94-3332,1 0 1,-1 0 0,1-1 0,-1 1 0,1 0 0,-1 1 0,1-1 0,-1 0 0,1 0 0,-1 0-1,1 0 1,-1 0 0,1 0 0,-1 1 0,1-1 0,-1 0 0,1 0 0,-1 1 0,1-1 0,-1 0 0,1 1-1,-1-1 1,0 1 0,1-1 0,-1 0 0,0 1 0,1-1 0,-1 1 0,0-1 0,0 1 0,1-1 0,-1 1-1,0-1 1,0 1 0,0-1 0,0 1 0,0-1 0,1 1 0,-1-1 0,0 1 0,0-1 0,0 1-1,-1 0 1,1-1 0,0 1 0,0-1 0,0 1 0,0 0-44,1 4 40,8 22-1624,-1-37 62,29-53 1652,-36 63-42,0 0-1,-1 0 0,1 1 1,-1-1-1,1 0 0,-1 1 1,1-1-1,-1 0 0,1 1 0,-1-1 1,1 1-1,-1-1 0,1 1 1,-1-1-1,1 1 0,-1-1 1,0 1-1,0-1 0,1 1 1,-1-1-1,0 1 0,0 0 1,1-1-1,-1 1 0,0 0 1,0-1-1,0 1 0,0 0 0,0-1 1,0 1-1,0-1 0,0 1 1,0 0-88,0 1 125,11 44-695,7-43-4907,-10-7 819</inkml:trace>
  <inkml:trace contextRef="#ctx0" brushRef="#br0" timeOffset="739.621">636 289 16251,'0'0'2365,"0"0"-786,0 0-726,0 0-344,0 0-223,-7 0-146,-21-1-50,26 2-49,1-1 1,-1 0-1,0 0 0,1 1 0,-1-1 0,1 1 0,-1-1 1,1 1-1,-1 0 0,1-1 0,-1 1 0,1 0 0,0 0 1,-1 0-1,1 0 0,0 0 0,0 0 0,0 1 0,0-1 0,0 0 1,0 1-1,0-1 0,0 0 0,0 1 0,1-1 0,-1 1 1,1-1-1,-1 1 0,1 0 0,-1-1 0,1 2-41,-2 2 33,-3 38 398,5-42-473,0 0 0,0 0 0,0 0 0,0 0 0,0 1 0,0-1 0,0 0 0,1 0 0,-1 0 0,0 0 0,1 0 0,-1 0 0,1 0 0,-1 0 1,1 0-1,0 0 0,-1 0 0,1-1 0,0 1 0,-1 0 0,1 0 0,0 0 0,0-1 0,0 1 0,0-1 0,0 1 0,0 0 0,0-1 0,0 0 0,0 1 0,0-1 0,0 1 0,0-1 1,0 0-1,0 0 0,0 0 42,2 0-71,-1 0 1,0-1-1,1 1 1,-1-1-1,0 0 1,0 0-1,1 0 0,-1 0 1,0 0-1,0 0 1,0-1-1,0 1 1,0 0-1,-1-1 1,1 0-1,0 1 1,-1-1-1,1 0 1,-1 0-1,0 0 1,1 0-1,-1 0 1,0 0-1,0-1 71,20-56-3420,-17 38 4117,-3 20 553,-1 1 72,0 0-169,0 0-297,0 7-203,1-3-689,-1 0 0,1 0-1,0 0 1,1 0 0,-1 0 0,1 0-1,0 0 1,0 0 0,0 0-1,0-1 1,1 1 0,-1-1-1,1 0 1,0 0 0,0 0 0,0 0-1,0 0 1,1 0 36,-3-3-65,0 1 1,0-1-1,-1 0 0,1 0 1,0 0-1,0 1 0,-1-1 1,1 0-1,0 0 0,0 0 0,0 0 1,-1 0-1,1 0 0,0-1 1,0 1-1,-1 0 0,1 0 1,0 0-1,0-1 0,-1 1 1,1 0-1,0-1 0,-1 1 1,1-1-1,0 1 0,-1-1 0,1 1 1,-1-1-1,1 1 0,-1-1 1,1 0-1,-1 1 0,1-1 1,-1 0-1,0 1 0,1-1 1,-1 0-1,0 0 0,1 0 65,6-30-7300,-6 16-4505</inkml:trace>
  <inkml:trace contextRef="#ctx0" brushRef="#br0" timeOffset="937.223">492 218 14075,'0'0'4689,"0"0"-3641,0 0-760,0 0-288,0 0 0,0 0 264,0 0-216,45-1 32,-37 6-72,-4 2 64,-2 3 264,-2 3 8,-2 3-176,-13 9-168,2-4-632,-1-2-2049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04.543"/>
    </inkml:context>
    <inkml:brush xml:id="br0">
      <inkml:brushProperty name="width" value="0.025" units="cm"/>
      <inkml:brushProperty name="height" value="0.025" units="cm"/>
      <inkml:brushProperty name="color" value="#E71224"/>
    </inkml:brush>
  </inkml:definitions>
  <inkml:trace contextRef="#ctx0" brushRef="#br0">1 26 17875,'0'0'3073,"0"0"-1865,0 0-936,0 0 64,21-12-72,-4 7-208,2 0-56,10 3-856,-6 1-1080,-6 1-3809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00.509"/>
    </inkml:context>
    <inkml:brush xml:id="br0">
      <inkml:brushProperty name="width" value="0.025" units="cm"/>
      <inkml:brushProperty name="height" value="0.025" units="cm"/>
      <inkml:brushProperty name="color" value="#E71224"/>
    </inkml:brush>
  </inkml:definitions>
  <inkml:trace contextRef="#ctx0" brushRef="#br0">0 72 17363,'0'0'2857,"0"0"-1841,0 0-696,0 0 280,0 0-184,62-49-192,-40 40-8,-3 3-208,0 1-16,-4 2 8,-3 3-32,-3 0 16,-3 4-400,-1 3-192,-2 1-48,1 1-1024,-1 0-2089,-1-3-6513</inkml:trace>
  <inkml:trace contextRef="#ctx0" brushRef="#br0" timeOffset="227.215">236 39 12634,'0'0'3809,"0"0"-2041,0 0-543,52-14-849,-34 8-104,8-2-272,-5 2-616,-6 1-4922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56.963"/>
    </inkml:context>
    <inkml:brush xml:id="br0">
      <inkml:brushProperty name="width" value="0.025" units="cm"/>
      <inkml:brushProperty name="height" value="0.025" units="cm"/>
      <inkml:brushProperty name="color" value="#E71224"/>
    </inkml:brush>
  </inkml:definitions>
  <inkml:trace contextRef="#ctx0" brushRef="#br0">0 297 15859,'0'0'3300,"0"0"-2138,0 0-655,0 0-46,0 0-165,0 0-92,3 8-158,45 127 43,4-1-2844,-51-125-1193,-8-21 104,7 12 3849,-20-37-5586,1-1 3552,-17-38 6498,28 60-2368,7 13-1824,-1 1 0,0-1 0,1 1-1,0-1 1,-1 0 0,1 0 0,0 0 0,0 0 0,1 0 0,-1 0 0,1 0 0,-1 0 0,1 0-1,0 0 1,0 0 0,0 0 0,1 0 0,-1 0 0,1 0 0,0 0 0,0 0 0,0 0 0,0 0-1,0 0 1,0 0 0,1 1 0,-1-1 0,2-1-277,2 0 53,0 0 0,0 0 0,0 1 0,1 0 0,-1 0 0,1 0-1,-1 1 1,1 0 0,0 0 0,0 0 0,0 1 0,0 0 0,0 0 0,2 1-53,-7 0 3,0 1 0,0-1 0,0 1 0,0 0 0,-1-1 0,1 1 0,0 0 0,0 0 0,0 0 0,-1 0 0,1 0 0,0-1 0,-1 1 0,1 1 0,-1-1 0,1 0 0,-1 0 0,1 0 0,-1 0 0,0 0 0,0 0 0,0 0 0,1 0 0,-1 1 0,0-1 0,0 0 0,0 0 0,-1 0 0,1 0 0,0 1 0,0-1 0,-1 0 1,1 0-1,-1 0 0,1 0 0,-1 0 0,1 0 0,-1 0 0,1 0 0,-1 0 0,0 0 0,0 0-3,-45 67-1976,28-58-446,5-10-2360,8-1-2289</inkml:trace>
  <inkml:trace contextRef="#ctx0" brushRef="#br0" timeOffset="433.779">95 94 16331,'0'0'2248,"1"1"-655,3 7-1266,0 0 0,0 0-1,-1 1 1,0-1 0,-1 0 0,0 1 0,1 5-327,3 10 227,-1-2-383,1-1 1,1 0 0,1 0-1,0-1 1,2 0 0,10 17 155,-20-37-46,1 0 0,-1 0 0,0-1 0,0 1 1,0 0-1,0 0 0,0 0 0,0 0 0,0-1 1,0 1-1,0 0 0,0 0 0,1 0 0,-1 0 1,0 0-1,0-1 0,0 1 0,0 0 0,0 0 1,1 0-1,-1 0 0,0 0 0,0 0 0,0 0 0,0 0 1,1 0-1,-1 0 0,0 0 0,0 0 0,0 0 1,0 0-1,1 0 0,-1 0 0,0 0 0,0 0 1,0 0-1,0 0 0,1 0 0,-1 0 0,0 0 46,0-9 78,0 3-89,0 1-1,0-1 1,1 1-1,0-1 1,0 1 0,0 0-1,1-1 1,0 1 0,0 0-1,0 0 1,1 0-1,0 0 1,1-2 11,-3 7 45,0-1 1,0 1-1,0 0 1,0 0-1,1-1 1,-1 1-1,0 0 1,0 0-1,0 0 1,0 0-1,0 0 1,0 0-1,1 1 1,-1-1-1,0 0 1,0 1-1,0-1 1,0 0-1,0 1 1,0-1-1,0 1 1,0 0-1,0-1 1,0 1-1,0 0 1,-1 0-1,1-1 1,0 1-46,0 0 43,41 46-2273,-42-47 2007,1 1 0,-1-1 0,1 0 0,-1 1 0,0-1 0,1 1 0,-1-1 0,1 0 0,0 0 0,-1 1 0,1-1 0,-1 0 0,1 0 1,-1 0-1,1 1 0,0-1 0,-1 0 0,1 0 0,-1 0 0,1 0 0,0 0 0,-1 0 0,1 0 0,-1-1 0,1 1 0,-1 0 0,1 0 1,0 0-1,-1-1 0,1 1 0,-1 0 0,1 0 0,-1-1 0,1 1 0,-1 0 0,1-1 0,-1 1 0,0-1 0,1 1 0,-1-1 0,1 1 1,-1-1-1,0 1 0,1-1 223,5-8-5178</inkml:trace>
  <inkml:trace contextRef="#ctx0" brushRef="#br0" timeOffset="1483.153">400 188 624,'0'0'5000,"0"0"-1711,0 0 739,0 0-1102,0 0-674,0 0-647,0 0-698,0 0-307,-8 4-162,-28 10-123,35-14-281,-1 1-1,1 0 1,-1 1-1,1-1 1,0 0-1,-1 0 1,1 0 0,0 1-1,0-1 1,0 1-1,0-1 1,0 1-1,0-1 1,0 1 0,0 0-1,1-1 1,-1 1-1,1 0 1,-1 0-1,1-1 1,0 1-1,-1 1-33,1 0 7,-1-2-43,1 0 0,-1 0-1,1 0 1,-1 0 0,1 0-1,0 0 1,0 0-1,-1 0 1,1 1 0,0-1-1,0 0 1,0 0 0,0 0-1,0 0 1,0 1 0,1-1-1,-1 0 1,0 0 0,1 0-1,-1 0 1,0 0-1,1 0 1,-1 0 0,1 0-1,0 0 1,-1 0 0,1 0-1,0 0 1,0 0 0,-1 0-1,1-1 1,0 1 0,0 0-1,0-1 1,0 1 0,0 0-1,0-1 1,0 1-1,0-1 1,0 0 0,0 1-1,1-1 1,-1 0 0,0 1-1,1-1 37,1-1-172,-1 0 0,1 0 0,0 0-1,0 0 1,0-1 0,-1 1 0,1-1-1,-1 0 1,1 0 0,-1 0 0,0 0-1,1 0 1,-1 0 0,0 0 0,0-1 0,-1 1-1,1-1 1,0 0 0,-1 1 0,0-1-1,0 0 1,0 0 0,0 0 0,0 0-1,0 0 1,-1 0 0,1 0 0,-1 0-1,0 0 1,0 0 0,0 0 0,0 0 172,0-4 949,0 6 2111,1 12 709,1-2-4734,20 17 61,-21-25 832,-1-1 0,1 1-1,-1-1 1,1 1-1,0-1 1,-1 1-1,1-1 1,0 0-1,-1 0 1,1 1-1,0-1 1,-1 0-1,1 0 1,0 0 0,0 1-1,-1-1 1,1 0-1,0 0 1,0 0-1,-1-1 1,1 1-1,0 0 1,-1 0-1,1 0 1,0 0 0,0-1-1,-1 1 1,1 0-1,0-1 1,-1 1-1,1 0 1,-1-1-1,1 1 1,0-1-1,-1 1 1,1-1-1,-1 1 1,1-1 0,-1 0-1,1 1 1,-1-1-1,0 1 1,1-1-1,-1 0 73,9-49-136,-9 50 1433,0 0-160,0 0-201,0 2-908,0 0-1,0 0 1,0 0-1,0 0 1,0 0 0,0 0-1,1 0 1,-1 0-1,1 0 1,0 0-1,-1 0 1,1 0-1,0 0 1,0 0-1,0 0 1,1-1-1,-1 2-27,0-3-128,-1 0-1,0-1 0,0 1 0,0 0 0,0 0 0,0 0 1,0-1-1,0 1 0,0 0 0,1 0 0,-1 0 1,0 0-1,0-1 0,0 1 0,0 0 0,1 0 1,-1 0-1,0 0 0,0 0 0,0 0 0,1-1 0,-1 1 1,0 0-1,0 0 0,0 0 0,1 0 0,-1 0 1,0 0-1,0 0 0,0 0 0,1 0 0,-1 0 1,0 0-1,0 0 0,1 0 0,-1 0 0,0 0 1,0 0-1,0 1 0,1-1 0,-1 0 0,0 0 0,0 0 1,0 0 128,0-4-99,0 2 183,0 0 0,0 0 0,0 0 0,0 1 1,0-1-1,0 0 0,0 0 0,0 0 0,1 1 0,-1-1 0,1 0 0,-1 0 0,1 1 1,0-1-1,0 0 0,0 1 0,0-1 0,0 1 0,0-1 0,0 1 0,0 0 0,1-1 1,-1 1-1,1 0-84,0-1 109,0 0 0,0 1 0,0 0 1,0-1-1,0 1 0,1 0 0,-1 0 1,0 0-1,1 0 0,-1 1 0,1-1 0,-1 1 1,1-1-1,-1 1 0,1 0 0,0 0 1,0 0-110,-1 1 62,0 0 1,-1 0 0,1 1-1,-1-1 1,1 0 0,-1 1-1,0-1 1,1 1 0,-1-1-1,0 1 1,0-1 0,0 1-1,0 0 1,0 0 0,-1 0 0,1-1-1,0 1 1,-1 0 0,1 0-1,-1 1-62,2 2 24,4 26 96,1-42-577,11-94-4340,-17 82-99</inkml:trace>
  <inkml:trace contextRef="#ctx0" brushRef="#br0" timeOffset="1729.938">322 133 14755,'0'0'2846,"0"0"-1291,0 0-1027,0 0-144,0 0-41,4-6 1,15-19-59,-17 23-255,-1 0 1,1 0-1,0 0 0,0 1 1,1-1-1,-1 0 1,0 1-1,0 0 0,1-1 1,-1 1-1,1 0 0,-1 0 1,1 0-1,-1 1 0,1-1 1,1 0-31,17-5-378,-10-7-4634,-9 7-1330</inkml:trace>
  <inkml:trace contextRef="#ctx0" brushRef="#br0" timeOffset="1730.938">457 23 12458,'0'0'3873,"0"0"-1905,0 0-775,45-10-313,-28 6-256,-2-1-272,-3 4-352,4-1-192,2 2-928,-3 0-1769,0 1-12362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40:00.186"/>
    </inkml:context>
    <inkml:brush xml:id="br0">
      <inkml:brushProperty name="width" value="0.025" units="cm"/>
      <inkml:brushProperty name="height" value="0.025" units="cm"/>
      <inkml:brushProperty name="color" value="#E71224"/>
    </inkml:brush>
  </inkml:definitions>
  <inkml:trace contextRef="#ctx0" brushRef="#br0">1 68 7153,'0'0'9891,"0"0"-6578,0 0-2289,0 0-536,0 0-362,0 8-85,3 65-214,1-30-1359,-3-42 898,-1-6-1045,2-41-1327,14 2 4866,-15 43-1774,0 0 0,-1 0-1,1 0 1,0 1 0,0-1-1,0 0 1,0 1-1,0-1 1,1 1 0,-1-1-1,0 1 1,0-1 0,0 1-1,0 0 1,1-1 0,-1 1-1,0 0 1,0 0-1,0 0 1,1 0 0,-1 0-1,0 0 1,0 0 0,1 1-1,-1-1 1,0 0 0,0 1-1,0-1 1,0 1-1,0-1 1,0 1 0,0-1-1,1 1 1,-1 0-86,13 36 252,-13-25-3137,0-3-3963,0-38 6570,-1 26 750,1 1 1,-1-1 0,1 1 0,0-1 0,0 1-1,0-1 1,0 1 0,0-1 0,1 1-1,-1 0 1,1 0 0,-1 0 0,1-1 0,0 2-1,1-3-472,-2 3 86,0 0-1,0 0 1,0 0-1,0 0 1,0 1 0,0-1-1,0 0 1,0 0-1,0 1 1,0-1-1,0 0 1,1 1-1,-1-1 1,0 1-1,1 0 1,-1-1-1,0 1 1,1 0-1,-1 0 1,0 0-1,1 0 1,-1 0 0,0 0-1,1 0 1,-1 0-1,0 1 1,1-1-1,-1 0 1,0 1-1,0-1 1,1 1-1,-1-1 1,0 1-1,0 0 1,0 0-1,0-1 1,0 1-1,0 0 1,1 1-86,0 2-49,0 1 0,0-1 0,-1 1 0,1-1 0,-1 1 0,0 0 0,0 0 0,0 0 0,-1-1 0,0 1 0,0 0 0,-1 3 49,1-6 20,11-11 43,-4-3-66,-2 4-50,0 1 1,0-1-1,-1 0 0,-1 0 0,1-1 1,-1 1-1,-1-1 0,1 1 0,-1-1 1,-1 0-1,1-4 53,-3 12 29,1 1 0,0-1 1,-1 1-1,1-1 0,-1 1 0,1 0 1,0-1-1,-1 1 0,1 0 0,-1-1 1,1 1-1,-1 0 0,1-1 0,-1 1 0,0 0 1,1 0-1,-1 0 0,1 0 0,-1-1 1,1 1-1,-1 0 0,0 0 0,1 0 1,-1 0-1,1 0 0,-1 0 0,1 1 0,-1-1 1,0 0-1,1 0 0,-1 0 0,1 0 1,-1 1-1,1-1 0,-1 0 0,1 1 1,-1-1-1,1 0 0,-1 1 0,1-1 1,0 0-1,-1 1 0,1-1 0,-1 1 0,1-1 1,0 1-1,0-1 0,-1 1 0,1-1 1,0 1-1,0-1 0,-1 1-29,-2 3 100,1 0-1,-1 1 1,1-1-1,0 1 1,0-1-1,0 1 1,0 0 0,1-1-1,0 1 1,0 0-1,0 0 1,1 0 0,0 0-1,0 0 1,0 0-1,0 0 1,1 0-1,0 0 1,0 1-100,0-3-69,1-1 0,0 1 0,-1-1-1,1 1 1,0-1 0,0 0 0,0 0 0,0 0 0,1 0 0,-1 0 0,0 0-1,1-1 1,0 1 0,-1-1 0,1 0 0,0 1 0,-1-1 0,1-1 0,0 1-1,0 0 1,0-1 0,0 1 0,0-1 0,0 0 0,0 0 0,0 0 0,0 0-1,0-1 1,0 1 0,0-1 0,-1 0 0,1 0 0,0 0 0,0 0-1,0 0 1,-1 0 0,1-1 0,-1 1 0,2-2 69,2-5-310,0 0 0,0-1 0,-1 1 0,0-1 0,-1-1 1,0 1-1,0 0 0,-1-1 0,0 0 0,0 0 0,-1-3 310,3-19 1432,-5 32-171,0 0 76,-1 12 353,0 58-2341,13-80-2406,6-23 4642,-4 37 535,7 24-3389,-16-30-1431,-1-7 2919,-3 8-413,0-2 298,0-1 0,0 1-1,1 1 1,-1-1 0,1 0 0,0 0-1,-1 1 1,1-1 0,0 0-1,1 1 1,-1 0 0,0 0-1,1 0 1,-1 0 0,1 0-1,0 0 1,0 0 0,-1 1 0,1 0-1,0-1 1,0 1 0,1 0-1,1 0-103,-4 1 15,1-1-8,-1 1 0,0 0 0,1-1 0,-1 1 0,0 0 0,1 0 0,-1 0 0,0 0 0,1 0 0,-1 0 0,1 0 0,-1 1 0,0-1 0,1 0 0,-1 1 0,0-1 0,0 1 0,1 0 0,-1-1 1,0 1-1,0 0 0,0 0 0,0-1 0,0 1 0,0 0 0,0 0 0,0 0 0,0 0 0,0 0 0,0 1 0,-1-1 0,1 0 0,0 0 0,-1 1 0,1-1 0,-1 0 0,1 0 0,-1 1 0,0-1 0,0 1 0,1-1-7,-1 2 0,0 0-104,1 1 0,-1 0 0,0 0 0,0 0 0,0 0 0,-1 0 0,1 0 0,-1 0 0,0 0 0,0 0 0,-1-1 0,1 1 0,-1 0 104,-25 27-4367,12-18-2149</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54.160"/>
    </inkml:context>
    <inkml:brush xml:id="br0">
      <inkml:brushProperty name="width" value="0.025" units="cm"/>
      <inkml:brushProperty name="height" value="0.025" units="cm"/>
      <inkml:brushProperty name="color" value="#E71224"/>
    </inkml:brush>
  </inkml:definitions>
  <inkml:trace contextRef="#ctx0" brushRef="#br0">39 165 17003,'0'0'1834,"0"0"-623,0 0-258,0 0-130,0 0-126,-1-1-371,-7-1-249,7 1-102,1 1-25,0 10-27,3 3 113,0 0 1,0-1-1,1 1 0,1-1 1,0 0-1,1 0-36,1 2-29,40 84-688,-39-94 910,-12-11-1662,-8-11-4905,5 8-2859</inkml:trace>
  <inkml:trace contextRef="#ctx0" brushRef="#br0" timeOffset="202.809">9 131 3304,'0'0'11985,"0"0"-8414,0 0-2964,0 0-375,0 0 112,0 0 38,8-5-120,27-20-132,-31 23-115,0 0-1,1 0 1,-1 0-1,1 0 1,-1 1-1,1-1 1,-1 1-1,1 0 1,0 1-1,-1-1 1,1 1-1,0 0 1,0 0-1,-1 1 1,1-1-1,2 2-14,-3-1-14,0 1-1,0-1 0,0 1 1,-1 0-1,1 0 0,-1 1 1,1-1-1,-1 1 0,0-1 1,0 1-1,0 0 0,0 0 1,0 1-1,-1-1 0,0 1 1,1-1-1,-1 1 0,-1 0 1,1-1-1,0 1 0,-1 0 1,0 0-1,0 0 0,0 0 1,0 1-1,-1-1 0,0 0 1,0 0-1,0 0 0,0 1 1,0-1-1,-1 0 0,0 0 1,0 0-1,0 0 0,0 0 1,-1 0-1,0 1 15,-6 7-300,0 0 0,0-1 0,-2 0 0,1 0 0,-1-1 0,-1 0 0,0-1 1,-10 7 299,5-5-2315,-1-5-2525</inkml:trace>
  <inkml:trace contextRef="#ctx0" brushRef="#br0" timeOffset="421.467">0 302 11482,'0'0'2152,"0"0"-623,0 0-417,0 0 136,0 0-216,34-41-295,-21 32-201,3 2-256,2 0-280,2 1-128,-2 1-248,3 1-793,-1 2-439,7 1-896,-4-2-2433,-5 3-3649</inkml:trace>
  <inkml:trace contextRef="#ctx0" brushRef="#br0" timeOffset="911.507">318 195 7257,'0'0'916,"0"0"80,0 0 404,0 0 728,0 0 378,0 0-579,-1-3-599,1 3-1269,0-1-22,0 1-1,0-1 0,0 1 1,0-1-1,0 1 0,0-1 1,0 1-1,0 0 0,0-1 1,0 1-1,0-1 0,-1 1 1,1-1-1,0 1 0,0 0 1,0-1-1,-1 1 0,1-1 1,0 1-1,0 0 1,-1-1-1,1 1 0,0 0 1,-1 0-1,1-1 0,0 1 1,-1 0-1,1 0 0,-1-1 1,1 1-1,0 0 0,-1 0 1,1 0-1,-1 0 0,1-1 1,-1 1-1,1 0 0,-1 0 1,1 0-1,0 0 1,-1 0-1,1 0 0,-1 0 1,1 0-1,-1 1 0,1-1 1,0 0-1,-1 0 0,1 0 1,-1 0-1,1 1 0,-1-1 1,1 0-1,0 0-36,-4 2 55,0 0 0,0-1 0,0 1 0,0 1 1,0-1-1,1 0 0,0 1 0,-1 0 0,1 0 0,0 0 0,0 0 0,0 0 0,1 1 1,-1-1-1,1 1 0,0 0 0,0-1 0,-1 4-55,-2 39-389,7-45 253,-1 0 0,1 0 0,-1 0 0,1-1 0,0 1 0,-1 0 0,1-1 0,0 1 0,-1-1 0,1 0 1,0 1-1,0-1 0,0 0 0,-1 0 0,1 0 0,0 0 0,0-1 0,-1 1 0,1 0 0,0-1 0,-1 1 0,2-1 136,0-1-223,0 0-1,0 0 1,0 0-1,0 0 0,0-1 1,-1 1-1,1-1 0,-1 1 1,0-1-1,0 0 0,0 0 1,0 0-1,0 0 0,-1 0 1,1 0-1,-1-1 0,0 1 1,1-3 223,2-22 2029,-4 27-250,5 16 1527,7 9-3695,7-11-852,-10-20-5921,-8 0-2211</inkml:trace>
  <inkml:trace contextRef="#ctx0" brushRef="#br0" timeOffset="1180.269">275 106 15795,'0'0'3311,"0"0"-1956,0 0-992,0 0-238,4-6-41,14-23-72,-17 28-4,0-1-1,0 1 1,0 0-1,0 0 1,1-1-1,-1 1 0,0 0 1,1 0-1,-1 0 1,0 0-1,1 0 1,-1 1-1,1-1 1,-1 0-1,1 1 1,0-1-1,-1 1 0,1 0 1,-1-1-1,1 1 1,0 0-1,-1 0 1,1 0-1,0 0 1,0 0-1,-1 0 0,1 1 1,-1-1-1,3 1-7,19 8 176,-23-9-180,1 0 0,-1 0-1,1 0 1,-1 0 0,1 0 0,-1 0-1,1 0 1,-1 0 0,0 0-1,1 0 1,-1 0 0,1 0-1,-1 0 1,1-1 0,-1 1 0,1 0-1,-1 0 1,0 0 0,1-1-1,-1 1 1,0 0 0,1-1 0,-1 1-1,0 0 1,1-1 0,-1 1-1,0 0 1,0-1 0,1 1-1,-1-1 1,0 1 0,0-1 0,0 1-1,1 0 1,-1-1 0,0 1-1,0-1 1,0 1 0,0-1-1,0 1 1,0-1 0,0 1 0,0-1-1,0 1 1,0 0 0,0-1-1,-1 1 1,1-1 0,0 1-1,0-1 1,0 1 4,0-2-55,0-1-275,0 1 1,1 0-1,-1-1 1,1 1-1,-1 0 1,1 0-1,0 0 1,0-1-1,0 1 1,0 0-1,0 0 1,1 0-1,-1 0 1,1 1-1,-1-1 1,1 0-1,1-1 331,7-5-5561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56.105"/>
    </inkml:context>
    <inkml:brush xml:id="br0">
      <inkml:brushProperty name="width" value="0.025" units="cm"/>
      <inkml:brushProperty name="height" value="0.025" units="cm"/>
      <inkml:brushProperty name="color" value="#E71224"/>
    </inkml:brush>
  </inkml:definitions>
  <inkml:trace contextRef="#ctx0" brushRef="#br0">15 1 18275,'0'0'2873,"0"0"-1201,0 0-1015,0 0-345,0 0-312,-7 46-64,4-21-889,-2-1-1767</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55.918"/>
    </inkml:context>
    <inkml:brush xml:id="br0">
      <inkml:brushProperty name="width" value="0.025" units="cm"/>
      <inkml:brushProperty name="height" value="0.025" units="cm"/>
      <inkml:brushProperty name="color" value="#E71224"/>
    </inkml:brush>
  </inkml:definitions>
  <inkml:trace contextRef="#ctx0" brushRef="#br0">54 1 14771,'0'0'1661,"0"0"-397,0 0-377,0 0-143,0 0 30,0 0-330,-7 2-300,-22 7-125,28-8-13,-1 0 1,1 0-1,0 0 1,0 0-1,0 0 0,0 1 1,0-1-1,0 0 1,0 1-1,1-1 1,-1 1-1,0-1 0,1 1 1,-1-1-1,1 1 1,-1-1-1,1 1 0,0-1 1,0 1-1,-1 0 1,1-1-1,1 1 0,-1-1 1,0 2-7,0 1-2,0 1 0,-1-4-1,1 1 0,-1-1 0,1 1 0,0-1 0,-1 0 0,1 1 0,0-1 0,0 1 0,0-1 0,1 1 0,-1-1 0,0 0 0,0 1 0,1-1 0,-1 1 0,1-1 0,-1 0 0,1 1 0,-1-1 0,1 0 0,0 0 0,0 0 0,0 1 0,0-1 0,0 0 0,0 0 0,0 0 0,0 0 0,0-1 0,0 1 0,0 0 0,0 0 0,1-1 0,0 1 3,2 0-117,-1 0 0,1-1 1,-1 0-1,0 1 0,1-2 0,-1 1 0,1 0 0,-1-1 1,1 1-1,-1-1 0,0 0 0,1 0 0,-1 0 1,0-1-1,0 1 0,0-1 0,0 0 0,0 1 1,0-1-1,0-1 0,-1 1 0,1 0 0,-1-1 0,1 1 1,-1-1-1,0 0 0,0 0 0,0 0 0,-1 0 1,1 0-1,-1 0 0,1 0 0,-1 0 0,0-1 117,5-9 338,-6 13 465,1 6 1073,-1-5-1899,0 1-1,0-1 1,0 0-1,0 0 1,1 1-1,-1-1 1,1 0 0,-1 0-1,1 0 1,-1 1-1,1-1 1,-1 0-1,1 0 1,0 0-1,0 0 1,0 0-1,0 0 1,-1 0-1,1-1 1,0 1-1,1 0 1,-1 0-1,0-1 1,0 1-1,0 0 1,0-1-1,0 0 1,1 1-1,-1-1 1,0 0 0,0 1-1,1-1 1,-1 0-1,0 0 1,0 0-1,1 0 1,-1 0-1,1 0 24,-1-1-21,0 0 1,0 1-1,0-1 0,0 0 0,0 1 0,-1-1 0,1 0 1,0 0-1,0 0 0,-1 1 0,1-1 0,-1 0 0,1 0 1,-1 0-1,1 0 0,-1 0 0,1 0 0,-1-1 0,0 1 1,0 0-1,0 0 0,1 0 0,-1 0 0,0 0 0,0 0 1,-1 0-1,1 0 0,0-1 0,0 1 0,0 0 0,-1 0 1,1 0-1,-1 0 0,1 0 0,0 0 0,-1 0 0,0 0 1,0 0 20,-43-6 1324,35 7-2832,4 0-1295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52.296"/>
    </inkml:context>
    <inkml:brush xml:id="br0">
      <inkml:brushProperty name="width" value="0.025" units="cm"/>
      <inkml:brushProperty name="height" value="0.025" units="cm"/>
      <inkml:brushProperty name="color" value="#E71224"/>
    </inkml:brush>
  </inkml:definitions>
  <inkml:trace contextRef="#ctx0" brushRef="#br0">15 256 11482,'0'0'4600,"0"0"-3082,0 0-880,0 0 36,0 0 15,0 0-19,0 0-244,-3 0-27,0 0-361,-5 0 248,14-2-189,82-26 405,-2-3 0,16-11-502,69-21 120,-135 58-1613,-39 0-4032,-2 1-104</inkml:trace>
  <inkml:trace contextRef="#ctx0" brushRef="#br0" timeOffset="471.613">276 9 14459,'0'0'2535,"0"0"-1446,0 0-395,0 0-131,-2-5 352,83 2-390,107 2-337,-99 21-853,-88-19 689,0 1 1,1-1-1,-1 1 1,0-1-1,0 1 1,0-1 0,0 1-1,0 0 1,-1 0-1,1-1 1,0 1-1,-1 0 1,1 0-1,-1 0 1,0 0-1,1 0 1,-1 0 0,0 0-1,0-1 1,0 1-1,-1 0 1,1 0-1,0 0 1,-1 0-1,1 0 1,-1 0-1,0-1 1,1 1 0,-1 0-1,0 0 1,0-1-1,0 1 1,0-1-1,-2 2-24,-24 39 579,15-25-469,1 0-1,1 1 0,0 0 0,-6 18-109,11-13-864,8-16-4066,0-4-883</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30.187"/>
    </inkml:context>
    <inkml:brush xml:id="br0">
      <inkml:brushProperty name="width" value="0.025" units="cm"/>
      <inkml:brushProperty name="height" value="0.025" units="cm"/>
      <inkml:brushProperty name="color" value="#E71224"/>
    </inkml:brush>
  </inkml:definitions>
  <inkml:trace contextRef="#ctx0" brushRef="#br0">1 190 104,'0'0'9600,"0"0"-6414,0 0-2308,0 0 102,3 0 2378,13 0-2412,20 0 396,10-1-1006,0 3 1,36 5-337,-73-6-883,-7-2-4230,-2 0 780</inkml:trace>
  <inkml:trace contextRef="#ctx0" brushRef="#br0" timeOffset="300.765">179 163 11722,'0'0'2201,"0"0"-872,0 0-370,0 0 285,0 0-328,0 0-419,3 0-262,-1 0-182,1-1 0,-1 1 0,1 0 0,-1 0 0,1 0 0,-1 0 0,1 0 0,-1 1 0,1-1 0,-1 1 0,1-1 0,-1 1 0,0 0 0,1 0 0,-1 0 0,0 0 0,0 0 0,1 1 0,-1-1 0,0 1 0,0 0 0,-1-1 0,1 1 0,0 0 0,0 0 0,-1 0 0,1 0 0,-1 0 0,0 0 0,0 1 0,0-1 0,0 0 0,0 1-53,-1 1 8,0-1 0,-1 1-1,0-1 1,0 1 0,0-1 0,0 1-1,0-1 1,-1 0 0,1 1 0,-1-1-1,0 0 1,0 0 0,0 0 0,0-1 0,-1 2-8,-15 13-3738,13-13-2387</inkml:trace>
  <inkml:trace contextRef="#ctx0" brushRef="#br0" timeOffset="892.909">354 28 12170,'0'0'2058,"0"0"-910,0 0-434,0 0 284,0 0-155,0 0-454,0-3-325,0 2-64,-1 0-1,1 0 1,0 1-1,0-1 0,0 0 1,0 0-1,0 1 0,0-1 1,0 0-1,0 1 0,0-1 0,0 0 1,1 1-1,-1-1 0,0 0 1,0 1-1,1-1 0,-1 0 0,0 1 1,1-1-1,-1 0 0,0 1 1,1-1-1,-1 1 0,1-1 0,-1 1 1,1-1-1,-1 1 0,1 0 1,0-1-1,-1 1 0,1-1 0,0 1 1,-1 0-1,1 0 0,0-1 1,-1 1-1,1 0 0,0 0 0,-1 0 1,1 0-1,0 0 1,29-2 13,-30 15-153,-16 52 396,1-17-709,9-25-2047,-1-9-2906,1-5-2231</inkml:trace>
  <inkml:trace contextRef="#ctx0" brushRef="#br0" timeOffset="1625.916">294 396 9602,'0'0'1909,"0"0"-1145,0 0-544,0 0 34,0 0-244,5-3-631,16-7-344,-20 10 915,0-1 1,0 0 0,-1 0-1,1 1 1,0-1-1,0 0 1,0 0 0,-1 0-1,1 0 1,0 0-1,-1 0 1,1 0 0,-1 0-1,1 0 1,-1-1-1,1 1 1,-1 0 0,0 0-1,0 0 1,0 0 0,1-1-1,-1 1 1,0 0-1,-1 0 1,1-1 0,0 1-1,0 0 1,0 0-1,-1 0 1,1 0 49,-1-8-1831,0 0 291,0 3 2157,0 1 4505,-11 6 225,9 18-5553,3-18 114,15-6 584,-18 11-688,3-1-698,0-2-781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27.159"/>
    </inkml:context>
    <inkml:brush xml:id="br0">
      <inkml:brushProperty name="width" value="0.025" units="cm"/>
      <inkml:brushProperty name="height" value="0.025" units="cm"/>
      <inkml:brushProperty name="color" value="#E71224"/>
    </inkml:brush>
  </inkml:definitions>
  <inkml:trace contextRef="#ctx0" brushRef="#br0">81 233 6889,'0'0'6654,"0"0"-4362,0 0-1077,0 0-70,0 0-154,0 0-492,-8-1-355,-25-1-33,31 2-71,1 0-1,0 0 1,-1 0-1,1 0 1,0 1-1,0-1 1,0 1 0,-1-1-1,1 1 1,0-1-1,0 1 1,0-1-1,0 1 1,0 0 0,0 0-1,0 0 1,0-1-1,0 1 1,0 0-1,0 0 1,1 0-1,-1 0 1,0 1 0,1-1-1,-1 0 1,0 0-1,1 0 1,-1 1-40,0 1 101,0-2-97,0 0 0,0 1-1,0-1 1,0 1 0,1-1-1,-1 1 1,0-1 0,1 1-1,-1-1 1,1 1 0,-1 0-1,1-1 1,0 1 0,0 0-1,0-1 1,0 1 0,0 0-1,0 0 1,0-1 0,1 1-1,-1 0 1,0-1 0,1 1-1,-1-1 1,1 1 0,0-1-1,0 1 1,0-1 0,-1 1-1,1-1 1,0 1 0,1-1-1,-1 0 1,0 0 0,0 0-1,0 0 1,1 1 0,-1-2-1,1 1 1,-1 0 0,1 0-1,-1 0 1,1-1 0,1 1-4,1-2-142,1-1 0,-1 1 0,1-1 0,-1 0 0,0-1 0,0 1 0,0-1 1,0 1-1,0-1 0,-1-1 0,1 1 0,-1 0 0,0-1 0,0 0 0,0 1 1,0-1-1,-1 0 0,0-1 0,1 1 0,-2 0 0,1-1 0,0 1 0,-1-1 0,0 1 1,0-1-1,0-5 142,2-3-131,0 0 0,-1 0 0,-1 0 0,0-1 1,-1 1-1,0 0 0,-1-1 0,-1 1 0,-1-7 131,-9-12 3892,12 32-3841,-1-1 0,1 1 0,0 0 0,0 0 0,-1 0 1,1 0-1,0 0 0,0 0 0,0 0 0,-1 0 0,1 0 0,0 0 0,0 0 0,-1 0 0,1 0 1,0 0-1,0 0 0,-1 0 0,1 0 0,0 0 0,0 0 0,0 0 0,-1 1 0,1-1 0,0 0 0,0 0 1,0 0-1,-1 0 0,1 0 0,0 1 0,0-1 0,0 0 0,0 0 0,-1 0 0,1 0 0,0 1 0,0-1 1,0 0-1,0 0 0,0 1 0,0-1 0,0 0 0,0 0 0,0 0 0,0 1 0,0-1 0,0 0 1,0 0-1,0 1 0,0-1 0,0 0 0,0 0 0,0 1 0,0-1 0,0 0 0,0 0 0,0 0 0,0 1 1,0-1-1,0 0-51,0 1-20,-3 26 394,0 1 0,2-1 0,2 26-374,-1-10-222,0 21-4419,-4-66-1269,-1-4-3012</inkml:trace>
  <inkml:trace contextRef="#ctx0" brushRef="#br0" timeOffset="237.342">29 157 14099,'0'0'2552,"0"0"-1064,0 0-351,0 0-145,0 0-480,0 0-304,0 0-208,0 0 0,53-34-200,-33 34-432,1 5-64,11 6-1081,-5-1-767,-3-2-3177</inkml:trace>
  <inkml:trace contextRef="#ctx0" brushRef="#br0" timeOffset="1004.663">290 182 7057,'0'0'3850,"0"0"-1101,0 0-773,0 0-388,0 0-220,0 0-502,-5-1-65,-80-4 1737,83 6-2532,0 0 1,0-1-1,-1 1 0,1 0 0,0 0 0,0 1 0,1-1 1,-1 0-1,0 1 0,0-1 0,1 1 0,-1 0 0,0-1 1,1 1-1,0 0 0,-1 0 0,1 0 0,0 0 0,0 0 1,0 0-1,0 0 0,1 0 0,-1 0 0,0 1 0,1-1 1,0 0-1,-1 0 0,1 1 0,0-1 0,0 0 0,0 1 1,1-1-1,-1 0 0,1 0 0,-1 1 0,1-1 0,0 1-6,0-2-78,-1 1-1,1-1 0,0 1 0,0-1 1,1 0-1,-1 1 0,0-1 0,0 0 1,1 0-1,-1 0 0,0 0 1,1 0-1,-1 0 0,1 0 0,0 0 1,-1-1-1,1 1 0,-1-1 0,1 1 1,0-1-1,0 1 0,-1-1 1,1 0-1,0 0 0,0 0 0,-1 0 1,1 0-1,0 0 0,0-1 0,-1 1 1,1-1-1,0 1 0,-1-1 1,1 1-1,-1-1 0,1 0 0,0 0 1,-1 0-1,0 0 0,1 0 0,-1 0 1,1 0 78,2-3 55,-1 1 0,0-1 0,1 0-1,-1 0 1,-1 0 0,1 0 0,0 0 0,-1-1 0,0 1 0,0-1 0,-1 1 0,1-1 0,-1 0 0,0 0-55,-1 5 1156,0 0-151,0 11-218,0-3-794,-1-6-35,1-1 0,0 0 0,-1 0 0,1 1 0,0-1 0,0 0 0,0 0 0,0 1-1,0-1 1,0 0 0,0 1 0,0-1 0,0 0 0,0 0 0,1 1 0,-1-1 0,1 0 0,-1 0 0,1 1 0,-1-1 0,1 0 0,0 0 0,0 0 0,-1 0 0,1 0 0,0 0 0,0 0 0,0 0-1,0 0 1,0-1 0,0 1 42,3-1-156,-1-1-1,0 0 0,0-1 0,0 1 1,0 0-1,-1-1 0,1 0 0,0 1 1,-1-1-1,1 0 0,-1 0 0,1-1 1,-1 1-1,0 0 0,0-1 1,0 0-1,0 1 0,-1-1 0,1 0 1,-1 0-1,0 0 0,1 0 0,-1 0 1,0 0-1,0-1 157,9-17 352,-10 25 4166,1 11-3851,-1-3-530,0-5-169,0-7-10,-1 1 0,1 0 0,0 0 0,0 0 0,-1 0 0,1 0 0,0 0 0,0 0 0,0-1 0,0 1 0,0 0 0,0 0 0,1 0 0,-1 0 0,0 0 0,0 0 0,1 0 0,-1-1 0,0 1 0,1 0 0,-1 0 0,1 0 0,-1-1 0,1 1 0,-1 0 0,1-1 0,-1 1 0,1 0 0,0-1 0,0 1 0,-1-1 0,1 1 0,0-1 0,0 1 0,-1-1 0,1 1 0,0-1 0,0 0 0,0 0 42,1 0-201,1-1-1,-1 0 1,1 1 0,-1-1 0,0-1 0,0 1 0,0 0 0,1 0 0,-1-1 0,0 1 0,0-1 0,-1 0 0,1 1-1,0-1 1,-1 0 0,1 0 0,-1 0 0,1 0 0,-1-1 0,0 1 0,1-2 201,15-20-440,-15 28 5855,1 6-4026,7 17-1805,1-10-256,-9-19-1799,-1-19-1987,-1 9-3704</inkml:trace>
  <inkml:trace contextRef="#ctx0" brushRef="#br0" timeOffset="1297.192">246 42 16411,'0'0'3817,"0"0"-3073,0 0 8,8-5-144,2-1-56,4 2-15,0-1-489,1 2 16,-3 3-56,-3 0 0,-1 0-8,-4 0-193,-2 0-127,-1 6 160,1 4-520,-1 7-656,1-1-800,2-3-2914</inkml:trace>
  <inkml:trace contextRef="#ctx0" brushRef="#br0" timeOffset="1639.771">547 44 14723,'0'0'4710,"0"0"-3264,0 0-1094,0 0 136,4-7 181,15-19-250,-19 25-426,0 0-1,1 1 1,-1-1 0,1 0 0,-1 1 0,1-1 0,0 1-1,-1-1 1,1 1 0,-1-1 0,1 1 0,0-1 0,0 1-1,-1-1 1,1 1 0,0 0 0,0 0 0,-1-1 0,1 1-1,0 0 1,0 0 0,0 0 0,-1 0 0,1 0 0,0 0 0,0 0-1,0 0 1,-1 0 0,1 0 0,0 0 0,0 1 0,0-1-1,-1 0 1,1 0 0,0 1 0,0-1 0,-1 1 0,1-1-1,0 1 1,-1-1 0,1 1 0,-1-1 0,1 1 0,0-1-1,-1 1 1,1 0 0,-1-1 0,0 1 0,1 0 0,-1-1 0,1 1-1,-1 0 1,0 0 0,0 0 0,1-1 0,-1 1 0,0 0-1,0 0 1,0 0 0,0-1 0,0 1 0,0 0 0,0 0-1,0 0 1,0 0 7,0 4-165,1 0 0,-1 0 0,0 1-1,0-1 1,-1 0 0,0 1-1,1-1 1,-2 0 0,1 0 0,-1 0-1,1 0 1,-1 0 0,-1 0 0,1-1-1,-3 4 166,-29 41-7295,31-44 5998,-8 9-6605</inkml:trace>
  <inkml:trace contextRef="#ctx0" brushRef="#br0" timeOffset="1873.058">523 321 3672,'0'0'16484,"0"0"-13492,0 0-2103,0 0-641,0 0-248,0 0-913,0 0-1567,-12 3-8538</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13.679"/>
    </inkml:context>
    <inkml:brush xml:id="br0">
      <inkml:brushProperty name="width" value="0.025" units="cm"/>
      <inkml:brushProperty name="height" value="0.025" units="cm"/>
      <inkml:brushProperty name="color" value="#E71224"/>
    </inkml:brush>
  </inkml:definitions>
  <inkml:trace contextRef="#ctx0" brushRef="#br0">1457 36 9618,'-1'-21'8152,"-2"8"-8934,-31 11 2609,26 5-1712,0-1 1,0 2 0,0-1-1,0 1 1,1 0 0,0 1-1,0 0 1,0 0 0,0 1-1,0 0-115,-1 0 157,-152 121 646,96-85-739,-2-4 0,-2-2 0,-2-4 0,-58 19-64,-57 11 277,-55 4-277,70-27 1261,167-38-1569,14 1-1888,-11-1 2008,0-1 0,0 1-1,0-1 1,0 0 0,0 1-1,0-1 1,0 0 0,0 1-1,-1-1 1,1 0 0,0 1-1,0-1 1,0 0-1,0 1 1,0-1 0,-1 0-1,1 1 1,0-1 0,0 0-1,-1 0 1,1 1 0,0-1-1,0 0 1,-1 0 0,1 1-1,0-1 1,-1 0 0,1 0-1,0 0 1,-1 0 0,1 1-1,0-1 1,-1 0-1,1 0 1,0 0 0,-1 0-1,1 0 1,0 0 0,-1 0-1,1 0 1,0 0 0,-1 0-1,1 0 1,-1 0 188,-3 0-6037</inkml:trace>
  <inkml:trace contextRef="#ctx0" brushRef="#br0" timeOffset="620.483">142 444 14739,'0'0'2375,"0"0"-1463,0 0-706,0 0 268,0 0 241,-1 1 1875,-4 4-2334,-98 163-335,89-134 8,27-31-2,97 18 134,-43 4 14,-47-16-5344,-19-6 456</inkml:trace>
  <inkml:trace contextRef="#ctx0" brushRef="#br0" timeOffset="8574.491">0 882 14771,'0'0'1879,"0"0"-967,0 0-477,0 0 392,0 0-23,4-6-213,12-19-159,-16 25-412,0 0 1,0 1 0,0-1-1,0 1 1,0-1 0,0 0-1,0 1 1,0-1 0,0 1 0,0-1-1,0 0 1,0 1 0,0-1-1,1 0 1,-1 1 0,0-1-1,0 1 1,1-1 0,-1 0-1,0 0 1,0 1 0,1-1 0,-1 0-1,0 1 1,1-1 0,-1 0-1,0 0 1,1 0 0,-1 1-1,1-1 1,-1 0 0,0 0-1,1 0 1,-1 0 0,1 0-1,-1 0 1,0 0 0,1 0 0,-1 0-1,1 0 1,-1 0 0,0 0-1,1 0 1,-1 0 0,1 0-1,-1 0 1,0 0 0,1 0-1,-1-1 1,0 1 0,1 0-1,-1 0 1,1 0 0,-1-1 0,0 1-1,0 0 1,1-1 0,-1 1-1,0 0 1,1 0 0,-1-1-1,0 1 1,0-1 0,0 1-1,1 0 1,-1-1-21,0 2 19,3 82 717,-7-50-1716,4-32 434,8-27-814,-7 24 1336,0-1 41,1-1-1,0 1 1,0 0-1,0 0 1,0 0-1,1 0 1,-1 0 0,1 0-1,0 1 1,-1-1-1,1 1 1,0 0-1,1 0 1,-1 0-1,0 0 1,1 0 0,-1 1-1,1-1 1,-1 1-1,1 0 1,-1 0-1,2 0-16,-3 2 35,0 1-1,0-1 0,0 0 0,-1 1 0,1-1 1,0 1-1,-1 0 0,0-1 0,1 1 0,-1 0 1,0 0-1,0 0 0,0 0 0,0 0 0,0 0 1,0 0-1,-1 0 0,1 1 0,-1-1 0,1 0 1,-1 1-35,0-2 0,11 42-1172,9-45-2864,-8-7 826,0-2-3523</inkml:trace>
  <inkml:trace contextRef="#ctx0" brushRef="#br0" timeOffset="9480.945">341 882 3424,'0'0'7697,"0"0"-2910,0 0-2160,0 0-981,0 0-395,0 0-360,-8 1-315,-26 4 18,32-5-581,0 1 0,0-1 1,-1 1-1,1 0 0,0 0 0,0 0 1,0 0-1,0 0 0,0 0 0,1 0 1,-1 1-1,0-1 0,0 1 0,1-1 1,-1 1-1,1 0 0,0-1 1,-1 1-1,1 0 0,0 0 0,0 0 1,0 0-1,0 0 0,1 0 0,-1 1 1,0-1-1,1 0 0,-1 0 0,1 0 1,0 1-1,0-1 0,0 0 0,0 0 1,0 2-14,1-3-120,0-1 1,0 1 0,0 0-1,0-1 1,1 1 0,-1-1-1,0 1 1,0-1 0,0 0-1,0 1 1,1-1 0,-1 0-1,0 0 1,0 0 0,0 0 0,1 0-1,-1 0 1,0 0 0,0 0-1,0 0 1,1-1 0,-1 1-1,0 0 1,0-1 0,0 1-1,0-1 1,0 1 0,1-1 119,1-2-282,1 1 0,-1-1-1,1 0 1,-1 0 0,0 0 0,0 0 0,-1 0 0,1 0 0,-1-1 0,1 0 0,-1 1 0,0-3 282,-3 18 6430,1-10-6492,0 0 0,0 0 0,0 0 0,0 0 0,0 0 0,1 0 0,-1 0 1,0 0-1,1-1 0,0 1 0,-1 0 0,1 0 0,0-1 0,0 1 0,0 0 0,0-1 0,0 1 0,1 0 62,-1-1-163,1-1-1,-1 1 1,0-1-1,0 0 1,1 1-1,-1-1 1,0 0-1,1 0 0,-1 0 1,0 0-1,1 0 1,-1-1-1,0 1 1,1 0-1,-1-1 1,0 1-1,0 0 1,1-1-1,-1 0 1,0 1-1,0-1 0,0 0 1,0 1-1,0-1 1,0 0-1,0 0 1,0 0-1,0 0 1,0 0-1,0 0 164,23-33-3795,-23 40 12070,-1-4-8285,0 1 0,-1-1 1,1 0-1,1 1 0,-1-1 1,0 0-1,1 0 1,-1 1-1,1-1 0,-1 0 1,1 0-1,0 0 0,0 1 1,0-1-1,0 0 1,0-1-1,1 1 0,0 1 10,1-2-175,-1-2 0,1 1 0,-1 0 0,1 0 0,-1-1 0,1 1 0,-1-1 0,0 0 0,1 0 0,-1 0 0,0 0 0,1 0 0,-1 0 0,0-1 0,0 1-1,0-1 1,0 0 0,0 1 0,-1-1 0,1 0 0,-1 0 0,1 0 0,-1 0 0,1 0 0,-1 0 0,0-1 0,0 1 0,0 0 0,0-3 175,4-2-425,-2 2 440,12-27 1935,-15 32-866,0 2 1044,1 229-68,-1-228-2083,0 0 0,-1 0-1,1-1 1,-1 1 0,0 0 0,0 0 0,0 0 0,0-1-1,0 1 1,-1 0 0,1-1 0,-1 0 0,0 1 0,0-1-1,0 0 1,0 0 0,0 0 0,0 0 0,0 0 0,-1 0-1,1 0 1,-1-1 0,1 0 0,-1 1 0,1-1 0,-1 0-1,0 0 1,0 0 0,0-1 0,1 1 0,-1-1 0,0 1-1,0-1 1,-1 0 23,-5 1-185,6-1 32,0 1 1,0-1-1,0 1 1,-1-1-1,1 0 1,0-1-1,0 1 1,-1 0-1,1-1 1,0 0-1,0 0 1,0 0-1,0 0 1,0 0-1,-3-2 153,-18-30-2929,17 15-588</inkml:trace>
  <inkml:trace contextRef="#ctx0" brushRef="#br0" timeOffset="9711.877">331 746 16667,'0'0'2961,"0"0"-2209,0 0-616,0 0 72,0 0 336,47 9-528,-26-3-16,0 2-512,8 8-456,-6-3-1257,0-1-5128</inkml:trace>
  <inkml:trace contextRef="#ctx0" brushRef="#br0" timeOffset="10892.509">700 898 16315,'0'0'2380,"0"0"-811,0 0-592,0 0-46,0 0-442,0 0-255,0 6-29,4 118-1609,-4-124 909,0-8-562,8-56-714,-7 61 1846,0 1-1,0 0 1,0-1 0,0 1-1,0-1 1,1 1-1,-1 0 1,1 0 0,-1 0-1,1 0 1,0 0 0,0 0-1,0 0 1,0 1-1,0-1 1,0 1 0,0-1-1,0 1 1,1 0-1,-1 0 1,0 0 0,1 0-1,-1 0 1,2 0-75,0 0-166,1 0 0,0 0 0,0 1 0,0-1 0,0 1 0,0 0 0,0 1 0,0-1 0,-1 1 0,1 0 0,0 0 0,0 0 0,-1 1 0,1 0 0,0 0 0,-1 0 0,2 1 166,-6-3-72,0 0 132,0 2 4031,0 9-3552,-4 67-139,4-78-427,0 1 1,0 0-1,0-1 1,0 1-1,0-1 0,0 1 1,1 0-1,-1-1 1,0 1-1,0-1 0,1 1 1,-1-1-1,0 1 1,1-1-1,-1 1 0,0-1 1,1 1-1,-1-1 1,1 1-1,-1-1 1,1 1-1,-1-1 0,1 0 1,-1 1-1,1-1 1,0 0-1,-1 0 0,1 1 1,-1-1-1,1 0 1,0 0-1,-1 0 0,1 0 1,-1 0-1,1 0 1,0 0-1,-1 0 0,1 0 1,0 0-1,-1 0 1,1 0-1,-1 0 0,1-1 1,0 1-1,-1 0 1,1 0-1,-1-1 0,1 1 1,-1 0-1,1-1 1,-1 1-1,1-1 0,-1 1 1,1 0-1,-1-1 27,2-2-23,0-1 0,0 1-1,0 0 1,-1 0 0,0-1-1,0 1 1,0-1 0,0 1-1,0-1 1,-1 0 0,0 1-1,1-1 1,-1 0 0,-1 1-1,1-1 1,0 0 23,-1 3 22,0-1 0,0 1 0,0-1 0,0 1 0,0-1 0,0 1 0,-1 0 0,1 0 0,0 0-1,-1 0 1,1 0 0,0 0 0,-1 0 0,1 0 0,-1 0 0,0 0 0,1 1 0,-1-1 0,0 1 0,1-1 0,-1 1 0,0 0 0,0 0 0,-1 0-22,-5-2 297,67-3-1050,16 5-663,-73 1 1483,0 0 1,0 1-1,-1 0 1,1-1-1,-1 1 1,1 0-1,-1 0 1,0 0-1,0 0 1,1 0-1,-1 0 1,-1 0-1,1 0 1,0 0-1,0 1 1,-1-1-1,1 0 1,-1 0-1,0 1 1,0-1-1,0 0 1,0 1-1,0-1 1,0 0-1,-1 1 1,1-1-1,-1 0 1,1 0-1,-2 2-67,-9 40 4,11-43-296,0-1-72,2-7-576,24-34-2736,-16 26-2214</inkml:trace>
  <inkml:trace contextRef="#ctx0" brushRef="#br0" timeOffset="11159.993">1019 859 17787,'0'0'2777,"0"0"-1537,0 0-1048,0 0-192,0 0-640,-52 14-1872,40-8-11483</inkml:trace>
  <inkml:trace contextRef="#ctx0" brushRef="#br0" timeOffset="11395.882">794 854 17587,'0'0'2361,"0"0"-1057,0 0-720,0 0 216,0 0-224,41-40-432,-28 36-144,-1 2-160,-1 2-352,1 0-416,-3 6-1112,-4 1-3730</inkml:trace>
  <inkml:trace contextRef="#ctx0" brushRef="#br0" timeOffset="11396.882">986 762 16291,'0'0'2713,"0"0"-1153,0 0-896,0 0-520,56-6-144,-37 12-688,-6 2-1921,-4 3-14402</inkml:trace>
  <inkml:trace contextRef="#ctx0" brushRef="#br0" timeOffset="12053.999">1266 903 15643,'0'0'1819,"0"0"-802,0 0-397,0 0 229,0 0-114,-9-3-257,-25-7-274,33 9-198,0 1 0,0 0-1,0 0 1,0-1 0,0 1-1,0 0 1,0 0 0,0 0-1,0 0 1,0 0 0,0 0-1,0 0 1,0 1 0,0-1-1,0 0 1,0 0 0,0 1-1,0-1 1,0 1 0,0-1-1,0 1 1,1-1 0,-1 1-1,0-1 1,0 1 0,0 0-1,1-1 1,-1 1 0,0 0-1,1 0-5,-4 3 48,2-2-33,0 0 0,1 0 0,-1 0 0,0 0 0,1 1 0,-1-1 0,1 1 0,0-1 0,0 1 0,0-1 0,0 1 0,0 0 1,0 0-1,1-1 0,-1 1 0,1 0 0,0 0 0,0 0 0,0-1 0,1 4-15,0-4-63,0 0-1,0-1 1,1 1-1,-1 0 1,1-1 0,-1 0-1,1 1 1,-1-1-1,1 0 1,0 0 0,0 1-1,0-1 1,0-1-1,0 1 1,0 0 0,0 0-1,0-1 1,0 1-1,0-1 1,0 0 0,0 1-1,0-1 1,0 0-1,0 0 1,1-1 0,-1 1-1,0 0 1,0-1-1,1 0 64,2 0-416,-1 0 0,1 0-1,0-1 1,0 0 0,-1 0-1,0-1 1,1 1 0,-1-1-1,0 0 1,0 0 0,0 0-1,-1 0 1,3-3 416,-4 4-406,16-16-5420</inkml:trace>
  <inkml:trace contextRef="#ctx0" brushRef="#br0" timeOffset="12289.465">1329 709 14915,'0'0'2337,"0"0"-1171,0 0-575,0 0 175,-1 8 180,-4 58 61,8 29-225,-1-46-1858,-1 0-3794,-2-50 620,-1-2-2039</inkml:trace>
  <inkml:trace contextRef="#ctx0" brushRef="#br0" timeOffset="12689.886">1228 822 14147,'0'0'2580,"0"0"-1209,0 0-775,0 0-6,0 0-135,0 0-95,8-2-27,-8 2-333,11-2-99,1-1 1,-1 2-1,0 0 1,0 0-1,1 1 1,-1 0-1,0 1 1,1 1-1,-1 0 0,0 0 1,0 1-1,5 2 99,-14-2 26,1 0-1,0 0 0,-1 0 0,0 1 0,0-1 0,0 1 1,0-1-1,-1 1 0,1 0 0,-1 0 0,0 0 1,0 0-1,0 0 0,-1 0 0,1 0 0,-1 0 1,0 0-1,0 0 0,0 0 0,-1 0 0,1 0 1,-1 0-26,0 13 159,1 46 314,0-63-712,0 0 1,9-8-1203,6-17-4244,-10 13-5036</inkml:trace>
  <inkml:trace contextRef="#ctx0" brushRef="#br0" timeOffset="12868.189">1416 766 16947,'0'0'3833,"0"0"-2225,0 0-1032,0 0-256,0 0-320,-9 1-536,9 8-1408,0-2-2697</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20.091"/>
    </inkml:context>
    <inkml:brush xml:id="br0">
      <inkml:brushProperty name="width" value="0.025" units="cm"/>
      <inkml:brushProperty name="height" value="0.025" units="cm"/>
      <inkml:brushProperty name="color" value="#E71224"/>
    </inkml:brush>
  </inkml:definitions>
  <inkml:trace contextRef="#ctx0" brushRef="#br0">6 1 3264,'0'0'11568,"0"0"-8046,0 0-2724,0 0-146,0 0-57,0 7-262,-5 197 341,6-127-636,-1-58-479,0-29-810,0 7 1257,0 0 1,0 0-1,0 0 0,0 0 0,1 0 1,-1 0-1,1 0 0,0 0 0,0 1 1,0-1-1,1 0 0,-1 0 0,0 1 1,1-1-1,0 1 0,0-1 0,0 1 1,0 0-1,0 0 0,0-1 1,0 1-1,1 1 0,-1-1 0,1 0 1,-1 1-1,1-1 0,0 1 0,-1 0 1,1 0-1,0 0 0,0 0 0,0 0 1,2 1-7,-4 1 27,0 0 1,0 0-1,0 0 1,0 0 0,0 0-1,0 1 1,0-1 0,-1 0-1,1 1 1,-1-1-1,1 1 1,-1-1 0,1 0-1,-1 1 1,0-1-1,0 1 1,0-1 0,1 1-1,-1-1 1,-1 1-1,1-1 1,0 1 0,0-1-1,-1 1 1,1-1-1,0 1 1,-1 0-28,-1 2-25,1 1 1,-1-1-1,0 0 0,0 0 1,0 1-1,-1-1 1,0-1-1,0 1 0,0 0 1,0-1-1,0 1 0,-1-1 1,1 0-1,-1 0 1,0 0-1,0-1 0,-3 2 25,7-4-22,0 0-1,0-1 1,1 1-1,-1 0 1,0 0-1,0 0 1,0-1-1,0 1 1,0 0-1,0 0 0,0 0 1,0-1-1,0 1 1,0 0-1,0 0 1,0-1-1,0 1 1,0 0-1,0 0 1,0 0-1,-1-1 1,1 1-1,0 0 0,0 0 1,0 0-1,0 0 1,0-1-1,0 1 1,0 0-1,-1 0 1,1 0-1,0 0 1,0-1-1,0 1 1,0 0-1,-1 0 0,1 0 1,0 0-1,0 0 1,0 0-1,-1 0 1,1 0-1,0 0 1,0 0-1,-1-1 1,1 1-1,0 0 1,0 0-1,0 0 1,-1 0-1,1 1 0,0-1 1,0 0-1,0 0 1,-1 0-1,1 0 1,0 0-1,0 0 1,0 0-1,-1 0 1,1 0-1,0 1 23,9-18-525,-5 12 512,0 0 0,1 1 0,0 0-1,0 0 1,0 0 0,0 0 0,1 1 0,-1 0 0,1 0-1,0 0 1,0 1 0,0 0 0,0 0 0,0 1 0,1-1-1,5 1 14,-11 2 82,1 0 0,0 0 0,0 1 0,-1-1-1,1 1 1,-1-1 0,1 1 0,-1 0-1,0 0 1,1 0 0,-1-1 0,0 1 0,0 0-1,0 0 1,-1 0 0,1 1 0,0-1 0,-1 0-1,1 0 1,-1 0 0,0 0 0,0 1 0,0-1-1,0 0 1,0 0 0,0 0 0,-1 0 0,1 1-1,-1-1 1,0 1-82,1 4 63,1 20-555,8-38-1742,39-58-3748,-35 57 9269,-12 14 755,-1 5-3967,0-7 359,0 80 1476,0-79-1942,0 0-1,1-1 0,-1 1 1,0-1-1,0 1 1,1 0-1,-1-1 0,0 1 1,1-1-1,-1 1 0,1-1 1,-1 1-1,1-1 0,-1 0 1,1 1-1,-1-1 1,1 1-1,-1-1 0,1 0 1,-1 0-1,1 1 0,0-1 1,-1 0-1,1 0 0,-1 1 1,1-1-1,0 0 1,-1 0-1,1 0 0,0 0 1,-1 0-1,1 0 0,-1 0 1,1 0-1,0-1 1,-1 1-1,1 0 0,0 0 1,-1 0-1,1-1 0,-1 1 1,1 0-1,-1-1 0,1 1 1,0 0-1,-1-1 1,1 1-1,-1-1 0,0 1 1,1 0-1,-1-1 0,1 0 1,-1 1-1,0-1 0,1 1 1,-1-1-1,0 1 1,0-1-1,1 0 0,-1 1 1,0-1 32,49-74-1113,-48 78 4511,0 17-2655,-2-6-531,1-11-281,0 0 1,-1 0-1,1 0 0,0 0 1,0 0-1,0 0 0,1 0 0,-1 0 1,1 0-1,0 0 0,0 0 1,0 0-1,0 0 0,0 0 1,1-1-1,0 2 69,-1-3-50,0-1 0,-1 0-1,1 0 1,0 0 0,0 0 0,0 0 0,0 0 0,-1 0-1,1 0 1,0 0 0,0 0 0,0 0 0,0 0 0,-1-1-1,1 1 1,0 0 0,0-1 0,-1 1 0,1-1 0,0 1-1,0-1 1,-1 1 0,1-1 0,0 1 0,-1-1-1,1 1 1,-1-1 0,1 0 0,-1 0 0,1 1 0,-1-1-1,1 0 51,1-1-55,1 0 62,-1-1-1,1 1 1,0 0 0,-1-1 0,0 1 0,1-1 0,-1 0 0,0 1-1,-1-1 1,1 0 0,0-1 0,-1 1 0,0 0 0,1 0 0,-1 0 0,-1-1-1,1 1 1,0-1 0,-1 1 0,1-3-7,-2 4 11,-1 1 1,1 0-1,0-1 1,0 1-1,0 0 1,-1 0-1,1 0 1,-1 0-1,1 0 1,-1 0-1,1 0 1,-1 0-1,1 1 1,-1-1-1,0 1 1,1-1-1,-1 1 1,0 0-1,1-1 1,-1 1-1,0 0 1,0 0-1,1 0 1,-1 0-1,0 1 1,0-1-1,1 0 1,-1 1-12,-3-1-121,2 0-137,-11 1 106,6 5-3231,7-4-1175</inkml:trace>
  <inkml:trace contextRef="#ctx0" brushRef="#br0" timeOffset="388.409">455 270 11778,'0'0'3377,"0"0"-2084,0 0-661,0-5 1027,0 5 1702,-14 30-2285,13-28-1072,0 0 1,0 0-1,0 0 0,0 1 1,1-1-1,-1 0 0,1 1 0,0-1 1,-1 1-1,1-1 0,0 1 1,0-1-1,1 0 0,-1 1 1,0-1-1,1 1 0,-1-1 0,1 0 1,0 1-1,0-1 0,0 0 1,0 0-1,0 0 0,1 0 0,-1 0 1,0 0-1,1 0 0,0 0 1,-1 0-1,1-1 0,0 1 0,1 0-3,-1-1-152,0 0 1,1 0 0,-1 0 0,0 0-1,1 0 1,-1 0 0,1-1 0,-1 0 0,0 1-1,1-1 1,-1 0 0,1 0 0,-1 0 0,1 0-1,-1-1 1,1 1 0,-1-1 0,0 1 0,1-1-1,-1 0 1,0 0 0,1 0 0,-1 0 0,0 0-1,0-1 1,0 1 0,0-1 0,0 1 0,0-1-1,-1 0 1,1 0 0,0 0 0,-1 0 0,1 0-1,-1 0 152,6-11-2860,-3 2-2697</inkml:trace>
  <inkml:trace contextRef="#ctx0" brushRef="#br0" timeOffset="681.18">179 217 15371,'0'0'2376,"0"0"-1960,0 0-136,0 0 377,0 0-129,0 0-112,49 10-256,-37-6-96,-3 1-64,-3-1-320,-3 4 184,-3 0-240,0-1-216,-1 1-545,-10-4-711,2-1-3305,3-3-3929</inkml:trace>
  <inkml:trace contextRef="#ctx0" brushRef="#br0" timeOffset="916.178">275 218 10954,'0'0'2992,"0"0"-1055,0 0-609,0 0-352,0 0-167,0 0-433,50 6-328,-46 0 272,-2 0-176,-2 1-16,0 2-128,-3 0-32,-8 3-456,-1-2-1121,3-5-3784</inkml:trace>
  <inkml:trace contextRef="#ctx0" brushRef="#br0" timeOffset="1113.133">399 38 19340,'0'0'2600,"0"0"-1608,0 0-720,-12 39-15,6-11-257,1-3-1049,-3-2-3728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17.169"/>
    </inkml:context>
    <inkml:brush xml:id="br0">
      <inkml:brushProperty name="width" value="0.025" units="cm"/>
      <inkml:brushProperty name="height" value="0.025" units="cm"/>
      <inkml:brushProperty name="color" value="#E71224"/>
    </inkml:brush>
  </inkml:definitions>
  <inkml:trace contextRef="#ctx0" brushRef="#br0">304 7 12738,'0'0'3994,"0"0"-2787,0 0-904,0-7 2355,-35 81-2431,32-68-214,-15 27-339,0-1 0,-2 0 0,-2-2 0,-12 14 326,25-35-63,1-1 1,-1 1-1,0-1 0,-1-1 1,1 0-1,-2 0 0,-8 4 63,17-10-146,0 0-1,0 0 1,0 0-1,1 0 0,-1 0 1,0-1-1,0 1 1,0-1-1,0 0 1,0 1-1,0-1 0,0 0 1,0 0-1,0 0 1,0-1-1,0 1 1,0 0-1,0-1 0,0 1 1,0-1-1,0 0 1,1 1-1,-1-1 1,0 0-1,0 0 0,1 0 1,-1-1-1,0 1 1,1 0-1,-1-1 147,-9-44-7015,11 23 686</inkml:trace>
  <inkml:trace contextRef="#ctx0" brushRef="#br0" timeOffset="247.964">58 110 5337,'0'0'3974,"0"0"-2162,0 0-417,0 0 71,0 0-278,0 0-216,0 0-24,6-5-72,19-15-149,-25 20-697,1 0 1,0 0-1,-1 0 0,1 0 1,-1 0-1,1 0 0,-1 0 1,1 0-1,-1 0 0,1 1 1,-1-1-1,1 0 0,-1 0 1,1 0-1,-1 1 0,1-1 0,-1 0 1,0 1-1,1-1 0,-1 0 1,1 1-1,-1-1 0,0 0 1,1 1-1,-1-1 0,0 1 1,1-1-1,-1 1 0,0-1 1,0 1-1,0-1 0,1 1 1,-1-1-1,0 1 0,0-1 0,0 1 1,0-1-1,0 1 0,0-1 1,0 1-1,0-1 0,0 1 1,0-1-1,0 1-30,1 3 168,6 19-101,1-2 1,1 1-1,1-1 0,1 0 0,1-1 0,9 13-67,-20-32-107,0 1 0,0 0 0,0-1 0,0 1 0,0 0 0,0-1 0,1 0 0,-1 1 0,1-1 0,-1 0 0,1 0 0,-1 1 0,1-1 0,-1 0 0,1-1 0,0 1 0,0 0 0,0 0 0,-1-1 0,1 1 0,0-1 0,0 0 0,0 1 0,0-1 0,0 0 0,0 0 0,0 0 0,0 0 0,-1-1 0,1 1 0,0 0 0,0-1 0,0 1 0,0-1 0,0 0 0,0 0 107,22-51-7602,-18 35 2488</inkml:trace>
  <inkml:trace contextRef="#ctx0" brushRef="#br0" timeOffset="889.153">275 194 7457,'0'0'4072,"0"0"-1753,0 0-825,-1 9-444,-3 48 245,4-55-1286,0 0 0,0 0 0,0 0 0,0 0 0,1 0 0,-1 0 1,0-1-1,1 1 0,0 0 0,-1 0 0,1-1 0,0 1 0,0 0 0,0-1 0,0 1 0,0 0 0,0-1 0,0 0 0,0 1 0,1-1 1,-1 0-1,1 1 0,-1-1 0,1 0 0,-1 0 0,1 0 0,0 0 0,-1-1 0,1 1 0,0 0 0,0-1 0,-1 1 0,1-1 1,0 0-1,0 1 0,2-1-9,-3-2-44,1 1-1,0-1 1,0 1 0,-1-1 0,1 1 0,-1-1 0,1 0 0,-1 0 0,0 0 0,1 0 0,-1 0-1,0 0 1,0 0 0,-1-1 0,1 1 0,0 0 0,-1 0 0,0-1 0,1 1 0,-1 0-1,0-1 1,0 1 0,0 0 0,0-1 0,-1 1 44,2-1-19,-1 1 0,1 0 0,-1 0 0,0-1 0,0 1-1,0 0 1,0 0 0,0-1 0,-1 1 0,1 0 0,-1 0 0,1 0 0,-1-1 0,0 1 0,0 0 0,0 0 0,0 0-1,0 0 1,0 0 0,0 1 0,-1-1 0,1 0 0,-1 0 0,0 1 0,1-1 0,-1 1 0,0 0 0,0-1-1,0 1 1,0 0 0,0 0 0,0 0 0,0 0 0,0 1 0,0-1 0,0 0 0,-1 1 0,0-1 19,-32 7 1112,50-3-2108,71-9-162,-85 6 1211,0-1 0,1 1-1,-1 0 1,0 0 0,1 0-1,-1-1 1,1 1 0,-1 0-1,0 1 1,1-1 0,-1 0-1,1 0 1,-1 1 0,0-1-1,1 1 1,-1-1 0,0 1-1,0-1 1,1 1 0,-1 0-1,0 0 1,0-1 0,0 1-1,0 0 1,0 0 0,0 0-1,0 0 1,0 1 0,0-1-1,0 0 1,-1 0 0,1 0-1,0 1 1,-1-1 0,1 0-1,-1 1 1,0-1 0,1 0-1,-1 1 1,0-1 0,0 1-1,0-1 1,0 0 0,0 1-53,6 60 732,-5-62-800,-1 0 0,1 0 0,-1 0 0,1 0 0,-1 0 0,1 0 0,-1 0 0,1 0 0,-1 0 0,0 0 0,1 0 0,-1 0 0,1 0 0,-1 0 0,1-1 0,-1 1 0,0 0 0,1 0 0,-1 0 0,1-1 0,-1 1 0,0 0 0,1-1 0,-1 1 0,0 0 0,1-1 0,-1 1 0,0 0 0,0-1 0,1 1 0,-1-1 0,0 1 0,0-1 0,0 1 0,1 0 0,-1-1 0,0 1 0,0-1 0,0 1 0,0-1 0,0 1 0,0-1 0,0 1 0,0-1 0,0 1 0,0-1 0,0 1 0,-1 0 0,1-1 0,0 1 0,0-1 68,1-3-509,23-40-5549,-7 33 7681,-11 15 4889,-6 15-5189,0-15-800,5 54-880,10-52-4939,-11-6 530</inkml:trace>
  <inkml:trace contextRef="#ctx0" brushRef="#br0" timeOffset="1451.572">554 197 13482,'0'0'2506,"0"0"-1058,0 0-549,0 0-214,-7 5-256,-24 17-27,30-22-394,0 0 0,0 1 0,1-1 0,-1 1 0,0 0 1,1-1-1,-1 1 0,0 0 0,1-1 0,-1 1 0,1 0 1,-1-1-1,1 1 0,-1 0 0,1 0 0,0 0 0,-1 0 1,1-1-1,0 1 0,0 0 0,-1 0 0,1 0 0,0 0 1,0 0-1,0 0 0,0 0 0,0 0 0,1-1 0,-1 1 1,0 0-9,1 5-119,-1-6 67,1 1-1,-1 0 0,1-1 0,-1 1 1,1 0-1,-1-1 0,1 1 1,0-1-1,-1 1 0,1-1 0,0 1 1,0-1-1,-1 0 0,1 1 1,0-1-1,0 0 0,0 0 0,-1 0 1,1 1-1,0-1 0,0 0 1,0 0-1,0 0 0,0 0 0,-1 0 1,1 0-1,0-1 0,0 1 1,0 0-1,-1 0 0,1-1 0,0 1 1,0 0-1,0-1 0,-1 1 1,1-1-1,0 1 0,-1-1 0,1 1 1,0-1-1,-1 1 0,1-1 0,-1 0 1,1 1-1,-1-1 0,1 0 53,26-62-8435,-35 109 18698,21 66-9327,-10-90-900,0 0 1,-1 0-1,-2 1 0,-1 19-36,0-39-23,0-1 0,0 0 0,0 0 0,0 0 0,0 0 0,-1 0 0,1 0 0,-1 0 0,0-1 0,1 1 0,-1 0 0,0-1 0,0 1 1,0-1-1,0 0 0,0 0 0,0 0 0,0 0 0,0 0 0,-1 0 0,1 0 0,0-1 0,-1 1 0,1-1 0,0 0 0,-1 0 0,1 1 0,-1-1 0,1-1 0,0 1 0,-1 0 0,1-1 0,0 1 0,-3-2 23,-3 2-263,-21-6-1613,15-7-2724,11 6-4349</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9:00.263"/>
    </inkml:context>
    <inkml:brush xml:id="br0">
      <inkml:brushProperty name="width" value="0.025" units="cm"/>
      <inkml:brushProperty name="height" value="0.025" units="cm"/>
      <inkml:brushProperty name="color" value="#E71224"/>
    </inkml:brush>
  </inkml:definitions>
  <inkml:trace contextRef="#ctx0" brushRef="#br0">46 73 10282,'0'0'1040,"0"0"-628,0 0-88,0 0 528,0 0 60,-1-6 18,-5-28 238,11 29 1806,3 17-1743,-7-11-1416,22 36 710,2-1 1,28 32-526,15 9-1170,-54-65-2003,-9-10-1001</inkml:trace>
  <inkml:trace contextRef="#ctx0" brushRef="#br0" timeOffset="238.245">216 1 15715,'0'0'3025,"0"0"-2201,0 0-424,-47 36 56,29-14 120,-2 4-128,-1 5-424,0 1-24,-12 16-944,5-6-1089,1-5-5400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41.430"/>
    </inkml:context>
    <inkml:brush xml:id="br0">
      <inkml:brushProperty name="width" value="0.025" units="cm"/>
      <inkml:brushProperty name="height" value="0.025" units="cm"/>
      <inkml:brushProperty name="color" value="#E71224"/>
    </inkml:brush>
  </inkml:definitions>
  <inkml:trace contextRef="#ctx0" brushRef="#br0">59 105 8969,'0'0'3646,"0"0"-2174,0 0-883,0 0 319,0 0 215,0 0-244,0 8 775,12 74-123,-11 17-2901,-11-50-3457,5-42-169</inkml:trace>
  <inkml:trace contextRef="#ctx0" brushRef="#br0" timeOffset="251.743">0 192 14283,'0'0'2224,"0"0"-1448,0 0-632,0 0 608,0 0-288,43-34-207,-17 25-113,4 0-144,2 0-104,0 2-321,-2-1-535,0-5-536,-7 4-2953,-6 0-3625</inkml:trace>
  <inkml:trace contextRef="#ctx0" brushRef="#br0" timeOffset="578.521">233 0 13618,'0'0'2432,"0"0"-876,0 0-325,0 0-428,0 0-415,0 0-176,-4 9 7,-19 64 482,6 128-1840,56-256 119,-38 54 1031,0 1 0,1-1 1,-1 1-1,0 0 0,0 0 0,0-1 0,1 1 0,-1 0 0,0 0 0,0 0 0,0 0 0,1 1 0,-1-1 0,0 0 0,0 0 0,0 1 1,0-1-1,0 1 0,1-1 0,-1 1 0,0-1 0,0 1 0,0 0 0,0-1 0,0 1 0,-1 0 0,1 0 0,0 0 0,0 0 0,0-1 1,-1 1-1,1 0 0,0 1 0,-1-1 0,1 0 0,-1 0 0,0 0 0,1 0 0,-1 0 0,0 0 0,1 1 0,-1-1 0,0 0 0,0 0 0,0 1-11,4 7-754,10-5-5857,-12-4 5440,5-1-3159</inkml:trace>
  <inkml:trace contextRef="#ctx0" brushRef="#br0" timeOffset="1671.986">400 158 11402,'0'0'2598,"0"0"-818,0 0-498,0 0-242,-9 2-273,-28 9-197,34-10-531,0 1 1,0-1 0,0 1-1,0 0 1,0 0 0,0 0-1,1 0 1,-1 0 0,1 1-1,-1-1 1,1 1 0,0-1-1,0 1 1,0 0 0,0 0-1,0 0 1,1 0 0,-1 0-1,1 0 1,0 1 0,0-1-1,0 0 1,0 1 0,1-1-1,-1 1 1,1-1 0,0 1-1,0 2-39,1-5-101,0 0-1,0 0 1,0 0-1,0-1 1,0 1-1,0 0 1,0 0-1,1-1 1,-1 1-1,0 0 1,0-1-1,0 0 1,1 1-1,-1-1 1,0 0-1,1 1 1,-1-1-1,0 0 1,1 0-1,-1 0 1,0 0-1,1 0 1,-1 0-1,0-1 1,1 1-1,-1 0 1,0-1-1,0 1 1,1-1-1,0 0 102,2-1-221,0 0 0,0 0-1,0 0 1,-1-1 0,1 0-1,0 0 1,-1 0 0,0 0 0,0 0-1,0-1 1,0 0 0,0 1-1,-1-1 1,0 0 0,0 0-1,0 0 1,0-1 0,1-3 221,-2 4 6287,-3 6-4740,-2 9-1641,4-10 97,-1 1-141,0 1-1,1 0 1,0-1 0,0 1 0,0-1-1,0 1 1,0-1 0,0 1 0,1 0-1,-1-1 1,1 1 0,-1-1 0,1 1-1,0-1 1,0 0 0,2 3 138,-2-5-122,0 0 0,1 0 0,-1 0 0,1-1 0,-1 1 0,1 0 0,-1-1 0,0 1 1,1-1-1,-1 1 0,0-1 0,1 1 0,-1-1 0,0 0 0,0 0 0,0 0 0,0 1 0,0-1 0,1 0 0,-2-1 1,1 1-1,0 0 0,0 0 0,0 0 0,0 0 0,-1-1 0,1 1 0,-1 0 0,1-1 0,0 0 122,-1 1-44,4-7-671,-4 8 929,0 0 1,1 0 0,-1 0 0,0 0 0,0 0-1,0 0 1,0 0 0,1 0 0,-1 1 0,0-1-1,0 0 1,0 0 0,0 0 0,1 0 0,-1 0-1,0 0 1,0 0 0,0 0 0,1 0 0,-1-1-1,0 1 1,0 0 0,0 0 0,0 0 0,1 0-1,-1 0 1,0 0 0,0 0 0,0 0 0,0 0-1,1-1-214,-3 50-2480,11-50-230,36-57 4090,-44 57-1330,-1 1 0,0 0-1,0 0 1,1-1 0,-1 1 0,0 0 0,1-1-1,-1 1 1,0 0 0,1 0 0,-1 0-1,0-1 1,1 1 0,-1 0 0,1 0 0,-1 0-1,0 0 1,1 0 0,-1 0 0,1 0 0,-1 0-1,1 0 1,-1 0 0,0 0 0,1 0 0,-1 0-1,1 0 1,-1 0 0,0 0 0,1 0 0,-1 1-1,1-1 1,-1 0 0,0 0 0,1 0-1,-1 1 1,0-1 0,1 0 0,-1 0 0,0 1-1,0-1 1,1 0 0,-1 1 0,0-1 0,0 0-1,1 1 1,-1-1 0,0 0 0,0 1 0,0-1-1,0 1 1,1-1-50,6 26-415,-5-20 319,-2-5 49,0 0 1,0-1-1,0 1 0,0-1 0,0 1 0,0 0 0,0-1 1,0 1-1,0-1 0,1 1 0,-1-1 0,0 1 0,0 0 1,1-1-1,-1 1 0,0-1 0,1 1 0,-1-1 0,1 0 1,-1 1-1,1-1 0,-1 1 0,0-1 0,1 0 0,-1 1 1,1-1-1,0 0 0,-1 0 0,1 1 0,-1-1 0,1 0 1,-1 0-1,1 0 0,0 0 0,-1 0 0,1 0 0,-1 0 1,1 0-1,0 0 0,-1 0 0,1 0 0,-1 0 0,1 0 1,0 0-1,-1 0 0,1-1 0,-1 1 0,1 0 0,-1 0 1,1-1 46,20-23-206,-3-10 567,-1-1-1,-2-1 1,4-15-361,-15 27 161,-4 23-148,0 1 0,0 0 1,0-1-1,0 1 1,0-1-1,0 1 1,-1 0-1,1-1 0,0 1 1,0-1-1,-1 1 1,1 0-1,0-1 1,0 1-1,-1 0 0,1 0 1,0-1-1,-1 1 1,1 0-1,-1 0 1,1-1-1,0 1 1,-1 0-1,1 0 0,-1 0 1,1 0-1,0 0 1,-1 0-1,1-1 1,-1 1-1,1 0 0,-1 0 1,1 0-1,0 0 1,-1 0-1,1 1 1,-1-1-1,1 0 0,-1 0 1,1 0-1,0 0 1,-1 0-1,1 1 1,0-1-1,-1 0 0,1 0-13,-5 3 66,1-1-1,0 1 0,0 0 0,1 0 0,-1 1 0,0-1 1,1 1-1,0-1 0,0 1 0,0 0 0,1 0 0,-1 0 0,0 2-65,2-4 34,-3 4 37,1 0 0,-1 0 1,1 1-1,1 0 1,-1-1-1,1 1 0,0 0 1,1 0-1,-1 1 0,1-1 1,1 0-1,0 0 1,0 0-1,0 1 0,1 0-71,1-2-90,1-1-1,0 0 1,0 0-1,1 0 1,0 0-1,0-1 1,0 0-1,0 1 1,0-1-1,1-1 1,0 1-1,0-1 1,0 0-1,0 0 1,0 0-1,1-1 1,-1 1-1,2-1 91,37 21-554,-44-22 565,0-1 0,0 1 1,0 0-1,0-1 0,0 1 1,-1-1-1,1 1 0,0-1 1,0 1-1,0 0 0,-1-1 1,1 1-1,0-1 0,-1 1 1,1-1-1,0 1 0,-1-1 1,1 1-1,-1-1 0,1 0 1,-1 1-1,1-1 0,-1 0 1,1 1-1,-1-1 0,1 0 1,-1 1-1,1-1 0,-1 0 1,1 0-1,-1 0 0,0 0 1,1 1-1,-1-1 0,1 0 1,-1 0-1,0 0 0,1 0 1,-1 0-1,1-1 0,-1 1-11,0 1-22,-45 3-902,15-7-2579,2-2-5649</inkml:trace>
  <inkml:trace contextRef="#ctx0" brushRef="#br0" timeOffset="1890.665">379 21 15211,'0'0'3777,"0"0"-3113,0 0-656,0 0 40,0 0-32,45-2 88,-17 5-104,19 11-792,-8 1-1257,-4-1-5785</inkml:trace>
  <inkml:trace contextRef="#ctx0" brushRef="#br0" timeOffset="3015.144">91 426 16467,'0'0'1879,"0"0"-974,0 0-293,0 0 245,0 0-541,-8 7-448,-24 25 80,31-30 35,-1 0 1,1 0-1,0 0 1,0 1-1,-1-1 0,2 0 1,-1 1-1,0-1 1,0 1-1,1-1 0,-1 1 1,1-1-1,0 1 1,0 0-1,0-1 1,0 1-1,0-1 0,1 1 1,-1 0 16,1 6-174,-1-7 78,0 1 1,1-1-1,-1 0 1,0 0-1,1 0 1,0 0 0,-1 0-1,1 0 1,0 0-1,0 0 1,0 0-1,0 0 1,0 0 0,1 0-1,-1-1 1,1 1-1,-1-1 1,1 1-1,-1-1 1,1 1-1,0-1 1,0 0 0,0 0-1,0 0 1,0 0-1,0 0 1,0 0-1,0 0 1,0-1 0,0 1-1,0-1 1,0 0-1,0 1 1,1-1-1,-1 0 1,0 0 0,0-1-1,0 1 1,0 0-1,0-1 1,1 1-1,-1-1 1,0 0-1,0 1 1,0-1 0,0 0-1,0 0 1,0 0 95,5-4-788,0 1-1,-1-1 1,1 0 0,-1 0 0,1-1 0,-2 0 0,1 0 0,3-5 788,12-17 1382,-13 18 840,-7 11 4904,-2 12-6632,0-12-464,-1 6-22,1 1-1,-1-1 0,2 1 0,-1 0 0,1-1 0,0 1 1,0 0-1,1-1 0,1 7-7,-2-13-37,1 0-1,-1 0 1,0-1-1,1 1 1,-1 0 0,1 0-1,-1 0 1,1-1 0,0 1-1,-1 0 1,1-1-1,0 1 1,-1-1 0,1 1-1,0-1 1,0 1-1,-1-1 1,1 1 0,0-1-1,0 0 1,0 1 0,0-1-1,0 0 1,-1 0-1,1 0 1,0 0 0,0 0-1,0 0 1,0 0-1,0 0 1,0 0 0,0 0-1,0 0 1,0 0-1,-1-1 1,1 1 0,0 0-1,0-1 1,0 1 0,0-1-1,-1 1 1,1-1-1,0 1 1,-1-1 0,1 1-1,0-1 1,-1 0-1,1 1 1,0-1 0,-1 0-1,1 0 1,-1 1 0,0-1-1,1 0 38,2-4 21,0 0 0,-1 0 0,0 0-1,0-1 1,0 1 0,0 0 0,-1-1 0,0 1 0,0-1-1,-1 0 1,1 1 0,-1-1 0,-1-3-21,1 8 75,0 0 1,0 0 0,0-1-1,0 1 1,0 0 0,0 0-1,0 0 1,-1 0 0,1 0-1,0 0 1,-1 0 0,1 0-1,-1 0 1,0 0-1,1 0 1,-1 0 0,0 0-1,1 1 1,-1-1 0,0 0-1,0 0 1,1 1 0,-1-1-1,0 0 1,0 1-1,0-1 1,0 1 0,0-1-1,0 1 1,0 0 0,0-1-1,0 1 1,-1 0 0,1 0-1,0 0 1,0 0 0,0 0-1,0 0 1,0 0-1,0 0 1,0 0 0,0 0-1,0 0 1,-1 1-76,-25 2-324,29-2-2547,11-2 2141,4-8 151,-15 7 654,1 0 1,-1 0-1,1 1 1,0-1-1,-1 1 1,1 0-1,0 0 1,0 0-1,0 0 1,0 0-1,0 1 1,0-1-1,0 1 1,0 0-1,0 0 1,0 0-1,0 0 1,3 1-76,-3 1 35,-1 0 0,0 0 0,0 0 0,0 1 1,0-1-1,0 1 0,0-1 0,0 1 0,-1 0 0,0 0 1,1 0-1,-1 0 0,0 0 0,0 0 0,-1 0 1,1 0-36,1 4 46,-1-3 187,-1-4-274,0 1 1,0-1-1,0 1 1,0-1-1,0 1 1,-1-1 0,1 1-1,0-1 1,0 1-1,1-1 1,-1 1-1,0-1 1,0 1-1,0-1 1,0 1-1,0-1 1,1 1-1,-1-1 1,0 1 0,0-1-1,1 0 1,-1 1-1,0-1 1,1 1-1,-1-1 1,0 0-1,1 1 1,-1-1-1,0 0 1,1 1 0,-1-1-1,1 0 1,-1 0-1,1 1 1,-1-1-1,1 0 1,-1 0-1,1 0 1,-1 0-1,1 0 1,-1 0-1,1 0 1,-1 0 0,1 0-1,-1 0 1,1 0-1,-1 0 1,1 0-1,-1 0 1,1 0-1,-1 0 1,1 0-1,-1-1 1,1 1 0,-1 0-1,1 0 1,-1-1-1,0 1 1,1 0-1,-1-1 1,1 1-1,-1 0 41,30-37 1775,-29 37-1726,0 0 0,0 0 0,-1 0 0,1 0 0,0 1 0,0-1 0,-1 0 0,1 0 0,0 1 0,-1-1 0,1 0 0,0 1 0,-1-1 0,1 1 0,-1-1 0,1 1 0,-1-1 0,1 1 0,-1-1 0,1 1 0,-1 0 0,1-1 0,-1 1 0,0 0 0,1-1 0,-1 1 0,0 0 0,0-1 0,1 1 1,-1 0-1,0 0 0,0-1 0,0 1 0,0 0 0,0 0-49,2 46-1855,-2-29-1463,0-18 3156,0 0 0,0 1 0,0-1 0,0 0 0,0 1 1,0-1-1,1 0 0,-1 0 0,0 1 0,0-1 1,0 0-1,0 1 0,1-1 0,-1 0 0,0 0 0,0 0 1,1 1-1,-1-1 0,0 0 0,0 0 0,1 0 1,-1 1-1,0-1 0,1 0 0,-1 0 0,0 0 0,0 0 1,1 0-1,-1 0 0,0 0 0,1 0 0,-1 0 1,0 0-1,1 0 0,-1 0 0,0 0 0,1 0 0,-1 0 1,0 0-1,1 0 0,-1 0 0,0 0 0,0 0 1,1-1-1,-1 1 0,0 0 0,1 0 0,-1 0 0,0-1 1,0 1-1,1 0 0,-1 0 0,0 0 0,0-1 0,0 1 1,1 0 161,8-7-5844</inkml:trace>
  <inkml:trace contextRef="#ctx0" brushRef="#br0" timeOffset="3280.896">507 416 6689,'0'0'7674,"-4"0"-4882,1 1-2603,0-1 1,0 1-1,-1 0 0,1 0 0,0 0 1,0 0-1,0 1 0,0-1 0,0 1 1,0-1-1,0 1 0,0 0 0,1 1 1,-1-1-1,1 0 0,0 1 0,0-1 1,-1 1-1,1-1 0,1 1 0,-1 0 1,0 0-190,1-2-70,1 0 1,-1 0 0,0 0 0,1 0-1,-1 0 1,1 0 0,-1 0-1,1 0 1,-1 0 0,1 0 0,0 0-1,-1 1 1,1-1 0,0 0-1,0 0 1,0 0 0,0 0 0,0 0-1,0 1 1,0-1 0,0 0-1,1 0 1,-1 0 0,0 0-1,1 0 1,-1 0 0,1 0 0,-1 0-1,1 0 1,-1 0 0,1 0-1,0 0 1,0 0 0,-1 0 0,1 0-1,0 0 1,0-1 0,0 1-1,0 0 70,3-1-683,-1-1-1,1 1 0,-1-1 0,0 0 0,0 0 0,1 0 0,-1 0 0,0-1 1,0 1-1,0-1 0,0 0 0,0 0 0,-1 0 0,1 0 0,0 0 0,1-2 684,8-8-6634</inkml:trace>
  <inkml:trace contextRef="#ctx0" brushRef="#br0" timeOffset="3514.795">507 416 9554,'9'1'1947,"6"0"3970,-24 12-2306,7-8-3462,1 1 0,-1 0 0,1-1 0,0 1 0,0 0 0,1 0-1,-1 0 1,1 0 0,1 0 0,-1 1-149,1 11 154,20 172-1106,-21-190 951,1 4-19,0-1-1,-1 1 1,0 0-1,1-1 1,-1 1-1,0 0 1,-1-1-1,1 1 0,-1 0 1,1-1-1,-1 1 1,0-1-1,-1 1 1,1-1-1,-1 0 1,1 1-1,-1-1 1,0 0-1,0 0 1,0 0-1,-1 0 1,1 0-1,-1-1 1,1 1-1,-1-1 1,0 0-1,0 0 1,0 0-1,-2 2 21,-1-3-195,1 0 0,-1 0 1,1-1-1,-1 1 0,1-1 0,-1 0 0,1-1 0,-1 1 1,1-1-1,-1 0 0,1-1 0,0 1 0,-1-1 0,1 0 1,0 0-1,0-1 0,0 1 0,1-1 0,-1 0 0,1-1 1,-1 1-1,1-1 0,-1-1 195,-16-12-5649</inkml:trace>
  <inkml:trace contextRef="#ctx0" brushRef="#br0" timeOffset="3896.178">218 301 14091,'0'0'3864,"0"0"-3071,0 0-721,0 0 680,0 0-112,0 0-192,50-18-64,-32 18-144,-3 0-72,1 0-88,-3 0-56,-4 4-48,0 2-104,-4 2-336,-5 13-312,0-2-889,0-1-4008</inkml:trace>
  <inkml:trace contextRef="#ctx0" brushRef="#br0" timeOffset="4235.816">680 416 14635,'0'0'2148,"0"0"-1065,0 0-298,0 0 528,0 0-528,0 0-574,3 4-159,4 9-232,0 0 0,-1 0 0,-1 1 0,0 0 0,0 0 0,-2 1 0,0 0 0,0-1 0,-1 1 0,-1 0 0,-1 1 180,-8-4-3335,-2-18-2160,4-3 2902</inkml:trace>
  <inkml:trace contextRef="#ctx0" brushRef="#br0" timeOffset="4972.833">680 505 6729,'0'0'4662,"0"0"-1761,0 0-1273,0 0-345,3-6-209,13-21-407,-15 25-637,1 1 0,-1-1 0,1 0-1,0 1 1,0-1 0,0 1 0,0 0 0,0 0 0,0 0 0,0 0 0,0 0 0,0 0 0,0 0 0,1 1-1,-1-1 1,2 0-30,6-1 27,94-39-3033,-101 39 2627,-1 0 1,1 0-1,0 0 0,-1 0 0,0-1 1,1 1-1,-1-1 0,0 1 0,0-1 1,0 0-1,-1 0 0,1 1 0,-1-1 1,0 0-1,1-1 0,-1 1 0,-1 0 1,1 0-1,0-2 379,2-23 2115,-10 24 3025,-12 3-2372,16 2-2361,0 0-301,0 0 0,1 0 0,-1 1 0,1-1 0,-1 1-1,1 0 1,-1-1 0,1 1 0,0 0 0,0 1 0,0-1 0,0 0-1,0 1 1,1-1 0,-1 1 0,1-1 0,-1 1 0,1 0 0,0-1-1,0 1 1,0 0 0,1 0 0,-1 1-106,-2 9 68,1 0 1,0 0-1,1 0 1,1 1-1,0-1 0,1 0 1,0 2-69,14 70-2000,-15-85 1955,0 1 0,1-1 0,-1 0 0,1 0 0,-1 0-1,1 0 1,-1 0 0,1 0 0,-1 0 0,1 0 0,-1 0 0,1 0 0,-1 0 0,1 0 0,-1-1 0,1 1 0,-1 0 0,0 0 0,1 0 0,-1-1 0,1 1 0,-1 0 0,0-1 0,1 1 0,-1 0 0,0-1 0,1 1 0,-1 0 0,0-1 0,1 1 0,-1 0 0,0-1 0,0 1 0,0-1 0,1 1 0,-1-1-1,0 1 1,0-1 0,0 1 45,1-2-51,0 1 112,1 0 0,-1 0 1,0 0-1,0 0 0,1 0 1,-1 0-1,1 0 0,-1 0 1,1 0-1,-1 1 0,1-1 1,-1 0-1,1 1 0,-1-1 1,1 1-1,0 0 0,-1 0 1,1 0-1,0 0 0,0 0 1,-1 0-1,1 0 0,0 0 1,-1 0-1,1 1 0,-1-1 1,1 1-1,0-1 0,-1 1 1,1 0-1,-1 0 0,1-1 1,-1 1-1,0 0 0,2 1-61,-1 2 182,-2-4-295,0 0 1,0-1 0,0 1 0,0 0 0,0 0-1,0 0 1,0 0 0,0 0 0,0 0 0,0 0-1,1-1 1,-1 1 0,0 0 0,0 0 0,0 0-1,0 0 1,0 0 0,0 0 0,0 0 0,1 0-1,-1 0 1,0 0 0,0 0 0,0-1 0,0 1-1,0 0 1,1 0 0,-1 0 0,0 0 0,0 0-1,0 0 1,0 0 0,0 0 0,1 0 0,-1 0-1,0 1 1,0-1 0,0 0 0,0 0 0,0 0-1,0 0 1,1 0 0,-1 0 0,0 0-1,0 0 1,0 0 0,0 0 0,0 0 0,0 0-1,0 1 1,0-1 0,1 0 0,-1 0 0,0 0-1,0 0 1,0 0 0,0 0 0,0 1 112,7-17-1305,-1-1 3331,3 12 2355,2 16-3542,-5 17-253,-4-21-4889,-1-15 1895</inkml:trace>
  <inkml:trace contextRef="#ctx0" brushRef="#br0" timeOffset="5174.837">916 398 8993,'0'0'6794,"0"0"-6794,0 0-5129</inkml:trace>
  <inkml:trace contextRef="#ctx0" brushRef="#br0" timeOffset="5362.099">1021 340 3448,'0'0'12859,"0"0"-10691,0 0-1583,0 0-257,0 0-304,0 0-24,0 0-1833,50 16-13850</inkml:trace>
  <inkml:trace contextRef="#ctx0" brushRef="#br0" timeOffset="6255.439">104 1136 13234,'0'0'2549,"0"0"-1501,0 0-760,0 0 387,5-8-42,39-54-49,55-85-426,-85 117-158,-33 31-88,18 0 106,0 0 0,1 1 0,-1-1-1,1 0 1,-1 1 0,1-1-1,-1 0 1,1 1 0,0-1 0,-1 1-1,1-1 1,0 1 0,0-1-1,0 1 1,0-1 0,1 0 0,-1 1-1,0-1 1,0 1 0,1-1 0,-1 0-1,1 1 1,0-1 0,-1 0-1,1 1 1,0-1 0,0 0 0,-1 0-1,1 0 1,0 0 0,0 0 0,0 0-1,0 0 1,1 0 0,-1 0-1,0 0 1,0 0 0,1-1 0,-1 1-1,0 0 1,1-1 0,-1 0-1,1 1-17,8 7-16,5 6-29,-10-11 17,0 1-1,0-1 1,-1 1 0,1 1-1,-1-1 1,0 0 0,0 1-1,-1 0 1,0 0-1,0 0 1,0 0 0,0 1-1,-1-1 1,1 1 0,-2 0-1,1-1 1,0 3 28,-3-6-55,0-1 0,0 0 1,0 0-1,-1 0 0,1 0 0,0-1 0,-1 1 0,1 0 1,0 0-1,-1-1 0,1 1 0,-1-1 0,1 1 0,-1-1 1,1 0-1,-1 1 0,1-1 0,-1 0 0,1 0 0,-1 0 1,1 0-1,-1-1 0,1 1 0,-1 0 0,1-1 0,-1 1 1,1 0-1,-1-1 0,1 0 0,0 1 0,-1-1 55,1-1-161,0 1-1,1-1 0,-1 1 1,1-1-1,0 1 1,-1-1-1,1 1 0,0-1 1,0 1-1,0-1 1,0 1-1,0-1 0,0 1 1,0-1-1,1 1 0,-1-1 1,0 1-1,1-1 1,-1 1-1,1 0 0,0-1 1,-1 1-1,1 0 0,0-1 1,0 1-1,0 0 1,0 0-1,0 0 0,0 0 1,0 0-1,0 0 0,1 0 1,-1 0-1,0 0 1,0 0-1,1 1 162,12-14-5541</inkml:trace>
  <inkml:trace contextRef="#ctx0" brushRef="#br0" timeOffset="7064.412">521 906 9874,'0'0'2627,"0"0"-472,0 0-1083,0 0-269,0 0-123,-6-1-35,-42-2 366,45 4-971,0 0 1,0 1 0,0-1-1,0 1 1,0-1 0,1 1 0,-1 0-1,1 0 1,-1 0 0,1 1 0,0-1-1,-1 0 1,1 1 0,0-1-1,1 1 1,-1 0 0,0 0 0,1 0-1,0 0 1,0 0 0,-1 0 0,2 0-1,-1 0 1,0 0 0,1 1 0,-1-1-1,1 0 1,0 0 0,0 1-1,0-1 1,1 0 0,-1 0 0,1 3-41,1-5-105,-1 1 0,0-1 0,0 0 0,1 0 0,-1 0 0,1 1 1,-1-1-1,1-1 0,-1 1 0,1 0 0,0 0 0,-1-1 0,1 1 1,0 0-1,0-1 0,-1 0 0,1 1 0,0-1 0,0 0 0,0 0 0,-1 0 1,1 0-1,0 0 0,0-1 0,0 1 0,-1-1 0,1 1 0,0-1 1,-1 1-1,1-1 0,0 0 0,-1 0 0,1 0 0,-1 0 0,1 0 0,-1 0 1,1 0-1,-1-1 105,3-1-2,-1-1 0,0 0 0,0 1-1,0-1 1,-1-1 0,1 1 0,-1 0 0,0 0 0,0-1 0,0 0 0,-1 1 0,0-1 0,0 0 0,0 1 0,0-6 2,-1 11 3257,3 18-963,-3-18-2440,1 0-1,-1 0 0,0 1 1,0-1-1,1 0 0,-1 0 1,1 0-1,-1 0 0,1 0 1,-1 0-1,1 0 1,0 0-1,-1 0 0,1 0 1,0 0-1,0 0 0,0-1 1,0 1-1,0 0 0,0-1 1,0 1-1,0 0 0,0-1 1,0 1-1,0-1 1,0 0-1,0 1 0,0-1 1,1 0 146,1 0-359,0-1-1,0 0 1,0-1 0,0 1 0,-1-1 0,1 1 0,0-1 0,-1 0 0,1 0 0,-1 0-1,1 0 1,-1 0 0,0-1 0,0 1 0,0-1 0,0 1 0,-1-1 0,1 0 0,0-2 359,7-7 1595,-10 15 4871,1 2-3326,5 27-3333,-5-31 147,0-1 0,1 1-1,-1 0 1,1-1 0,-1 1 0,1-1 0,0 1 0,-1 0 0,1-1 0,-1 1 0,1-1 0,0 0 0,0 1-1,-1-1 1,1 0 0,0 1 0,0-1 0,-1 0 0,1 0 0,0 1 0,0-1 0,0 0 0,-1 0 0,1 0 0,0 0-1,0 0 1,0 0 0,-1-1 0,1 1 0,0 0 0,0 0 0,-1 0 0,1-1 0,0 1 0,0 0 0,-1-1-1,1 1 1,0-1 0,-1 1 0,1-1 0,0 1 0,-1-1 0,1 1 0,-1-1 0,1 0 0,-1 1 0,1-1 0,-1 0-1,1 1 1,-1-1 0,0 0 0,0 0 0,1 1 0,-1-1 0,0 0 0,0 0 0,0 0 0,0 1 0,1-1-1,-1 0 1,-1 0 0,1 0 0,0 1 0,0-1 0,0 0 46,0-2 55,0 1-1,0-1 1,0 1-1,0 0 1,-1-1-1,1 1 1,-1-1-1,1 1 1,-1 0-1,0 0 1,0-1-1,0 1 1,0 0-1,-1 0 1,1 0-1,0 0 1,-1 0-1,0 0 1,1 1-1,-1-1 1,0 0-1,0 1 1,0-1-1,0 1 1,0 0-1,0 0 1,0 0-1,-2-1-54,-28-3-2466,28 7-1369,0 2-4272</inkml:trace>
  <inkml:trace contextRef="#ctx0" brushRef="#br0" timeOffset="7436.588">724 799 1640,'0'0'12649,"0"0"-8783,0 0-3118,0 0-348,0 0 245,5-7-310,18-21-207,-21 27-120,-1-1 0,1 1 0,-1 0 0,1-1 0,-1 1 0,1 0 1,0 0-1,-1 0 0,1 0 0,0 0 0,0 0 0,0 0 0,0 1 1,0-1-1,0 0 0,0 1 0,0 0 0,0 0 0,0 0 0,0 0 1,0 0-1,1 0-8,-1 0 10,-1 1-12,0 0 1,0 1-1,0-1 0,0 0 0,0 1 1,0-1-1,-1 1 0,1-1 1,0 1-1,-1-1 0,1 1 0,-1 0 1,0-1-1,1 1 0,-1 0 1,0-1-1,0 1 0,0 0 0,0-1 1,0 1-1,-1 0 0,1-1 1,0 1-1,-1-1 0,1 1 0,-1 0 1,0-1-1,1 1 2,-5 9-79,1-1 1,-1 1-1,-1-1 0,0 0 1,0 0-1,-1-1 0,-3 3 79,-8 13-1372,7-10-715,3-3-2101</inkml:trace>
  <inkml:trace contextRef="#ctx0" brushRef="#br0" timeOffset="7674.325">744 1030 14483,'0'0'5529,"0"0"-4201,0 0-936,0 0-392,0 0-216,-6 0-2296</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41.059"/>
    </inkml:context>
    <inkml:brush xml:id="br0">
      <inkml:brushProperty name="width" value="0.025" units="cm"/>
      <inkml:brushProperty name="height" value="0.025" units="cm"/>
      <inkml:brushProperty name="color" value="#E71224"/>
    </inkml:brush>
  </inkml:definitions>
  <inkml:trace contextRef="#ctx0" brushRef="#br0">0 0 15795,'0'0'3185,"0"0"-2097,0 0-344,0 0-128,0 0-552,0 0-64,0 0-632,0 0-88,0 0-1225,37 51-4104</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40.854"/>
    </inkml:context>
    <inkml:brush xml:id="br0">
      <inkml:brushProperty name="width" value="0.025" units="cm"/>
      <inkml:brushProperty name="height" value="0.025" units="cm"/>
      <inkml:brushProperty name="color" value="#E71224"/>
    </inkml:brush>
  </inkml:definitions>
  <inkml:trace contextRef="#ctx0" brushRef="#br0">0 14 16771,'0'0'2157,"0"0"-1196,0 0-629,1 0-84,69-12-25,-66 11-217,-2 1-117,-1 0 0,1 0 1,-1-1-1,1 1 0,-1 0 0,1 0 0,-1 1 1,1-1-1,0 0 0,-1 0 0,0 1 0,1-1 1,-1 1-1,1-1 0,-1 1 0,1 0 0,-1-1 1,0 1-1,0 0 0,1 0 0,0 1 111,7 4-3863,-6-6-747</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40.634"/>
    </inkml:context>
    <inkml:brush xml:id="br0">
      <inkml:brushProperty name="width" value="0.025" units="cm"/>
      <inkml:brushProperty name="height" value="0.025" units="cm"/>
      <inkml:brushProperty name="color" value="#E71224"/>
    </inkml:brush>
  </inkml:definitions>
  <inkml:trace contextRef="#ctx0" brushRef="#br0">0 76 8025,'0'0'7995,"0"0"-5560,0 0-1977,0 2-192,2 134-122,-2-136-151,0 0-1,0-1 1,0 1 0,1 0 0,-1 0 0,0 0 0,0 0 0,0 0 0,1 0 0,-1 0 0,0 0-1,0 0 1,0 0 0,0 0 0,1 0 0,-1 0 0,0 0 0,0 0 0,0 0 0,1 0 0,-1 0 0,0 0-1,0 0 1,0 0 0,1 0 0,-1 0 0,0 0 0,0 0 0,0 0 0,0 0 0,1 0 0,-1 1-1,0-1 1,0 0 0,0 0 0,0 0 0,0 0 0,0 0 0,1 1 0,-1-1 0,0 0 0,0 0-1,0 0 1,0 0 0,0 1 0,0-1 0,0 0 0,0 0 0,0 0 0,0 1 0,0-1 0,0 0 0,0 0-1,0 0 1,0 0 0,0 1 0,0-1 0,0 0 0,0 0 0,0 0 0,0 1 0,0-1 0,0 0-1,0 0 1,0 0 0,0 0 0,-1 1 7,10-15-231,-9 13 262,18-37-142,34-58-758,-52 95 873,0 1 0,1 0-1,-1-1 1,0 1 0,1 0 0,-1 0 0,0-1 0,1 1-1,-1 0 1,1 0 0,-1 0 0,0-1 0,1 1-1,-1 0 1,1 0 0,-1 0 0,1 0 0,-1 0-1,1 0 1,-1 0 0,0 0 0,1 0 0,-1 0 0,1 0-1,-1 0 1,1 0 0,-1 0 0,1 1 0,-1-1-1,0 0 1,1 0 0,-1 0 0,1 1 0,-1-1 0,0 0-1,1 0 1,-1 1 0,0-1 0,1 0 0,-1 1-1,0-1 1,1 0 0,-1 1 0,0-1 0,0 1-1,0-1 1,1 0 0,-1 1 0,0-1 0,0 1 0,0-1-1,0 1 1,0-1 0,0 1 0,0-1 0,0 0-1,0 1 1,0-1 0,0 1 0,0-1 0,0 1-1,0-1 1,0 1 0,0-1 0,-1 0 0,1 1 0,0-1-1,0 1 1,-1-1-4,2 5 70,21 74-484,-22-79 380,0 1-1,0-1 1,0 1 0,0 0 0,0-1 0,0 1 0,0-1-1,0 1 1,1-1 0,-1 1 0,0-1 0,0 1 0,1-1-1,-1 1 1,0-1 0,0 1 0,1-1 0,-1 1 0,1-1-1,-1 1 1,0-1 0,1 0 0,-1 1 0,1-1 0,-1 0-1,1 1 1,-1-1 0,1 0 0,-1 0 0,1 1 0,-1-1-1,1 0 1,-1 0 0,1 0 0,0 0 0,-1 0 0,1 0-1,-1 0 1,1 0 0,-1 0 0,1 0 0,0 0 0,-1 0-1,1 0 1,-1 0 0,1 0 0,-1-1 0,1 1 0,-1 0 0,1 0-1,-1-1 1,1 1 0,-1 0 0,1-1 0,-1 1 0,1-1-1,-1 1 1,0 0 0,1-1 0,-1 1 0,1-1 34,8-15-490,0 1 1,0-2-1,-2 1 1,0-1-1,-1 0 1,3-14 489,-3-5-440,-7 35 599,0 0 0,0 1-1,0-1 1,0 0 0,0 1 0,0-1 0,0 1 0,0 0 0,0-1 0,0 1 0,0 0 0,0-1 0,-1 1 0,1 0-1,0 0 1,0 0 0,0 0 0,0 0 0,0 0 0,0 1 0,0-1 0,0 0 0,-1 1 0,1-1 0,0 0 0,0 1 0,0-1-1,0 1 1,0-1 0,0 1-159,-1 1 83,-1 1 0,0-1 0,1 1-1,-1 0 1,1-1 0,0 1 0,0 0-1,0 0 1,0 1 0,1-1 0,-1 0-1,1 0 1,0 1 0,0-1 0,0 1 0,0-1-1,1 1 1,-1 0 0,1-1 0,0 1-1,0-1 1,0 1 0,1 2-83,0-4-38,-1 0-1,1 0 1,0 0 0,0 0 0,0 0 0,0 0 0,0 0-1,1-1 1,-1 1 0,0-1 0,1 1 0,-1-1 0,1 1-1,0-1 1,-1 0 0,1 1 0,0-1 0,0 0-1,0 0 1,0-1 0,0 1 0,0 0 0,0-1 0,0 1-1,0-1 1,0 1 0,0-1 0,0 0 0,0 0-1,0 0 1,0 0 0,0-1 0,1 1 0,-1 0 0,0-1-1,0 1 1,0-1 0,0 0 0,0 0 0,0 0 0,-1 0-1,2 0 39,2-3-93,0 1 0,0-1 0,0 0-1,-1 0 1,1 0 0,-1-1 0,0 0-1,0 0 1,-1 0 0,0 0 0,0 0-1,0 0 1,0-1 0,-1 0 0,0 1-1,0-1 94,-2 7 1370,5 28-587,-5-28-798,0 0 0,0-1 0,1 1 0,-1-1 0,0 1 0,1-1 0,-1 1 0,0-1 1,1 1-1,-1-1 0,1 1 0,-1-1 0,1 0 0,-1 1 0,0-1 0,1 0 0,0 1 0,-1-1 0,1 0 0,-1 0 0,1 1 0,-1-1 0,1 0 0,0 0 0,-1 0 0,1 0 0,-1 0 0,1 0 0,0 0 0,-1 0 0,1 0 0,-1 0 0,1 0 0,0 0 0,-1 0 0,1 0 0,-1-1 0,1 1 0,-1 0 0,1 0 1,-1-1-1,1 1 0,-1 0 0,1-1 0,-1 1 0,1-1 0,-1 1 0,1 0 0,-1-1 0,0 1 0,1-1 0,-1 1 0,0-1 0,1 1 0,-1-1 0,0 0 15,7-5-54,-1 0-1,-1-1 1,1 0-1,-1 0 1,0-1-1,-1 1 1,1-1-1,-2 0 55,-2 7 611,-1 1 67,0 0-177,0 51-43,0-50-517,1 0 0,-1 0 0,0 0 0,1 0 0,-1 0 1,1 0-1,-1 0 0,1-1 0,-1 1 0,1 0 1,0 0-1,-1 0 0,1-1 0,0 1 0,0 0 1,-1-1-1,1 1 0,0 0 0,0-1 0,0 1 1,0-1-1,0 0 0,0 1 0,0-1 0,0 0 1,0 1-1,0-1 0,0 0 0,0 0 0,0 0 1,0 0-1,0 0 0,0 0 0,0 0 0,0 0 1,0-1-1,0 1 0,0 0 0,0 0 0,0-1 1,0 1-1,0-1 0,0 1 0,0-1 0,0 0 59,12-20-3313,-10 11-1369</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38.427"/>
    </inkml:context>
    <inkml:brush xml:id="br0">
      <inkml:brushProperty name="width" value="0.025" units="cm"/>
      <inkml:brushProperty name="height" value="0.025" units="cm"/>
      <inkml:brushProperty name="color" value="#E71224"/>
    </inkml:brush>
  </inkml:definitions>
  <inkml:trace contextRef="#ctx0" brushRef="#br0">10 463 8105,'0'0'5907,"0"0"-4124,0 0-1518,0 0-137,4 4 2337,21-116-1767,32-94-1750,-56 204 1060,0-3 18,0 0-1,1 0 1,0 1-1,0-1 1,1 0 0,-1 1-1,1-1 1,0 1-1,0 0 1,3-2-26,6 5-1423,-9 1-1107,0 0-2526</inkml:trace>
  <inkml:trace contextRef="#ctx0" brushRef="#br0" timeOffset="394.927">1 89 12050,'0'0'1556,"0"0"-903,7-8-524,50-48 647,-55 53-731,1 1 0,-1 0 0,1 0 0,0 0 0,-1 0 0,1 0 0,0 1 0,0-1 0,1 1-1,-1 0 1,0 0 0,0 0 0,1 0 0,-1 0 0,0 1 0,1-1 0,-1 1 0,0 0 0,1 0 0,-1 1 0,1-1-1,-1 1 1,0-1 0,1 1 0,-1 0 0,0 0 0,0 1 0,0-1 0,0 0 0,0 1 0,0 0 0,0 0-1,0 0 1,-1 0 0,1 0 0,-1 1 0,1-1 0,0 2-45,18 43-2431,-18-32-1967</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28.657"/>
    </inkml:context>
    <inkml:brush xml:id="br0">
      <inkml:brushProperty name="width" value="0.025" units="cm"/>
      <inkml:brushProperty name="height" value="0.025" units="cm"/>
      <inkml:brushProperty name="color" value="#E71224"/>
    </inkml:brush>
  </inkml:definitions>
  <inkml:trace contextRef="#ctx0" brushRef="#br0">8 0 4296,'0'0'4500,"0"0"-2506,0 0-1327,0 0-210,0 0 252,0 0 5,0 0-127,0 0-99,0 0-68,0 0-16,0 0-113,0 0-90,0 0 97,0 0-173,0 0 8,0 0 77,0 0 14,0 0 61,0 0-42,0 0-77,0 0 108,0 0-198,0 0-55,0 0 35,0 0-43,0 0-35,0 0-2,0 0-22,0 0-19,0 0-59,0 0-141,0 0-19,-4 6-4073,1-3-2139</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26.311"/>
    </inkml:context>
    <inkml:brush xml:id="br0">
      <inkml:brushProperty name="width" value="0.025" units="cm"/>
      <inkml:brushProperty name="height" value="0.025" units="cm"/>
      <inkml:brushProperty name="color" value="#E71224"/>
    </inkml:brush>
  </inkml:definitions>
  <inkml:trace contextRef="#ctx0" brushRef="#br0">28 203 11466,'0'0'3876,"0"0"-2602,0 0-978,0 0-93,-1 1 2101,122 2-594,-117-4-1717,0 0-1,0 0 1,0 0 0,1 0-1,-1-1 1,-1 0-1,1 1 1,0-1-1,0-1 1,-1 1-1,1-1 1,-1 1-1,0-1 1,0 0-1,0 0 1,0 0 0,0-1-1,-1 1 1,1-1-1,-1 1 1,0-1-1,0 0 1,-1 0-1,1 0 1,-1 0-1,1 0 1,-1 0-1,-1 0 1,1 0 0,-1-1-1,1 1 1,-1-1 7,0-5-15,1 7 1,-1 0 0,1 0 1,-1-1-1,0 1 0,1 0 0,-2-1 1,1 1-1,0 0 0,-1 0 1,1-1-1,-1 1 0,0 0 0,0 0 1,0 0-1,-1 0 0,1 0 1,-1 0-1,1 0 0,-1 0 0,0 1 1,0-1-1,0 0 0,-1 1 1,1 0-1,0 0 0,-1 0 1,0 0-1,1 0 0,-1 0 0,0 0 1,-1 1 13,-7-2-189,0 0 1,-1 1 0,1 1 0,-1 0 0,1 0 0,-1 1 0,0 1-1,-4 0 189,10 0-29,1 0 0,0 0 0,0 0 1,0 1-1,0 0 0,0 0 0,0 0 0,1 0 0,-1 1 0,1 0 0,0 0 0,-1 0 0,-2 3 29,-5 23-3674,12-20 164,0-2 350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23.806"/>
    </inkml:context>
    <inkml:brush xml:id="br0">
      <inkml:brushProperty name="width" value="0.025" units="cm"/>
      <inkml:brushProperty name="height" value="0.025" units="cm"/>
      <inkml:brushProperty name="color" value="#E71224"/>
    </inkml:brush>
  </inkml:definitions>
  <inkml:trace contextRef="#ctx0" brushRef="#br0">87 186 9578,'0'0'1251,"1"0"-809,1 1-263,-2-1 469,0 0 85,0 0-289,0 0-54,0 0 100,0 0 166,0 0-47,3 1 1836,10 2-2348,81-1 744,-31-26-824,-40 8-97,-21 14 62,0 0-1,-1-1 1,1 1 0,-1-1 0,1 0-1,-1 1 1,0-1 0,0 0-1,0 0 1,0 0 0,-1 0 0,1 1-1,-1-1 1,0 0 0,0 0-1,0 0 1,0 0 0,0 0 0,0 0-1,-2-3 19,2-8-4,-1 10 9,1 0 0,-1 1 1,0-1-1,-1 0 0,1 1 0,-1-1 1,1 1-1,-1-1 0,0 1 1,0 0-1,0-1 0,-1 1 0,1 1 1,-1-1-1,0 0 0,0 0 1,0 1-1,0 0 0,0-1 0,0 1 1,-1 1-1,1-1 0,-1 0 1,1 1-1,-1-1 0,0 1 1,1 0-1,-1 1 0,0-1 0,0 1 1,0-1-1,-2 1-5,-2 0 19,0 0-1,0 1 1,0 0 0,0 0-1,0 1 1,1 0 0,-1 1-1,0-1 1,1 1-1,0 1 1,-1-1 0,1 1-1,1 1 1,-1-1 0,-5 5-19,4-3 31,-1 0 1,1 0 0,1 0-1,-1 1 1,1 0 0,0 1 0,1-1-1,0 1 1,-6 9-32,11-15 15,0 1 0,0 0 1,0 0-1,0 0 0,1-1 0,-1 1 0,1 0 0,-1 0 1,1 0-1,0 0 0,0 0 0,0 0 0,1 0 0,-1 0 1,1 0-1,0 0 0,0-1 0,-1 1 0,2 0 0,-1 0 1,0-1-1,1 1 0,-1-1 0,1 1 0,0-1 0,-1 0 1,1 1-1,0-1 0,1 0 0,-1 0 0,1 0-15,4 4-13,1 0 0,0-1-1,1 1 1,-1-1 0,1-1 0,0 0-1,0 0 1,8 1 13,-6-2 8,1 0 0,0 0 1,0-2-1,-1 1 0,1-2 0,0 1 0,3-2-8,-10 0 15,0 0-1,0-1 1,0 0-1,0 0 0,0 0 1,0-1-1,-1 0 1,1 0-1,-1 0 0,1 0 1,2-3-15,10-7-16,-10 6-336,-5 1-2989,-2 4-96</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15.312"/>
    </inkml:context>
    <inkml:brush xml:id="br0">
      <inkml:brushProperty name="width" value="0.025" units="cm"/>
      <inkml:brushProperty name="height" value="0.025" units="cm"/>
      <inkml:brushProperty name="color" value="#E71224"/>
    </inkml:brush>
  </inkml:definitions>
  <inkml:trace contextRef="#ctx0" brushRef="#br0">3 0 11746,'0'0'5931,"0"0"-4296,0 0-1479,-1 8-68,1-1-63,-1 19 267,1 0-1,1 0 0,1 0 1,2 3-292,3-2-163,1 0 0,1-1 0,1 0 0,10 17 163,-19-40-169,0 0 11,0-1 0,0 1 0,1-1 0,-1 1 0,0-1 0,1 0 0,-1 0 0,1 0 0,0 0 0,0 0 0,0 0 0,0 0 0,0 0 0,0-1 0,0 1 0,0-1 0,1 0 0,-1 1 0,1-1 0,0 0 158,18-21-4232,-15 11 2616,18-20-294,19-26-1414,-22 15 6314,-20 40-2791,-1-1-1,0 1 0,1 0 1,-1-1-1,0 1 0,0-1 1,1 1-1,-1 0 0,0-1 0,0 1 1,1-1-1,-1 1 0,0-1 1,0 1-1,0-1 0,0 1 1,0-1-1,0 1 0,0-1 0,0 1 1,0-1-1,0 1 0,0-1 1,0 1-1,0-1 0,0 1 1,-1 0-1,1-1 0,0 1 0,0-1 1,0 1-1,-1-1 0,1 1 1,0 0-1,-1-1 0,1 1 0,0-1 1,-1 1-1,1 0 0,0-1 1,-1 1-1,1 0 0,-1 0 1,1-1-1,0 1 0,-1 0 0,1 0 1,-1 0-1,1 0 0,-1-1 1,1 1-1,-1 0 0,1 0 1,-1 0-199,-3 1 84,0 1 1,0-1 0,0 1 0,0 0 0,0 0 0,1 0 0,-1 0 0,1 1 0,-1 0 0,1-1 0,0 1 0,0 0 0,0 1 0,1-1 0,-1 0 0,1 1 0,0-1 0,0 1 0,0 0 0,0 0 0,1 0 0,-1 0 0,1 0 0,0 0 0,0 0 0,0 0 0,1 1 0,0-1 0,0 1-85,-1-4-25,1 0 0,0 0 0,0 0 0,0 0 0,0 0 0,0 0 0,1 0 0,-1 0 0,0 0 0,0 0 0,0-1 1,1 1-1,-1 0 0,1 0 0,-1 0 0,1 0 0,-1-1 0,1 1 0,-1 0 0,1 0 0,-1-1 0,1 1 0,0 0 0,0-1 0,-1 1 1,1-1-1,0 1 0,0-1 0,0 1 0,-1-1 0,1 0 0,0 1 0,0-1 0,0 0 0,0 0 0,0 1 0,0-1 0,0 0 1,0 0-1,0 0 0,0 0 0,0 0 0,-1-1 0,1 1 0,0 0 0,0 0 25,3-1-172,-1 0 1,0-1-1,0 1 0,0 0 1,0-1-1,-1 0 0,1 1 0,0-1 1,-1-1-1,1 1 0,-1 0 1,1 0-1,-1-1 0,0 1 1,0-1-1,0 0 0,-1 0 1,1 0-1,-1 0 0,1 0 1,-1 0-1,0 0 0,0 0 0,0 0 1,-1 0-1,1-1 0,-1 1 1,0 0-1,0-1 0,0 1 1,0-1 171,0-5-780,0 9 944,0 0 0,0 0 0,0 0-1,1 0 1,-1 0 0,0 0 0,0 0 0,0 0-1,1 0 1,-1 0 0,0 0 0,0 0-1,0 0 1,1 0 0,-1 0 0,0 0-1,0 0 1,0 0 0,1 0 0,-1 0-1,0 0 1,0 0 0,0 0 0,1 0 0,-1 0-1,0-1 1,0 1 0,0 0 0,0 0-1,1 0 1,-1 0 0,0 0 0,0-1-164,5 8 58,-1 0 1,1 0-1,1 0 1,-1-1-1,1 0 1,0 0-1,7 4-58,-13-10-42,0 0 0,1 0 0,-1 0 0,0 0 1,1 0-1,-1 0 0,0 0 0,1 0 0,-1 0 0,0 0 0,1 0 0,-1 0 0,0 0 1,1-1-1,-1 1 0,0 0 0,0 0 0,1 0 0,-1 0 0,0-1 0,1 1 1,-1 0-1,0 0 0,0-1 0,0 1 0,1 0 0,-1 0 0,0-1 0,0 1 0,0 0 1,0-1-1,0 1 0,1 0 0,-1-1 0,0 1 0,0 0 0,0-1 0,0 1 0,0 0 1,0-1-1,0 1 0,0 0 0,0-1 0,0 1 0,0 0 0,0-1 0,0 1 0,-1 0 1,1-1-1,0 1 0,0 0 0,0 0 0,0-1 0,-1 1 0,1 0 0,0-1 1,0 1-1,-1 0 42,1-3-182,-1-16-2986,-2 0-6032</inkml:trace>
  <inkml:trace contextRef="#ctx0" brushRef="#br0" timeOffset="192.776">133 41 16507,'0'0'3761,"0"0"-2737,0 0-632,0 0-16,0 0-376,0 0-112,0 0-160,0 0-288,66-2-568,-43 4-937,0 2-3944</inkml:trace>
  <inkml:trace contextRef="#ctx0" brushRef="#br0" timeOffset="1004.477">444 110 15315,'0'0'2078,"0"0"-640,0 0-586,0 0-90,-6-2-151,-23-4-258,28 6-353,0 0 1,-1 0-1,1 1 0,0-1 0,-1 1 0,1-1 0,0 1 1,0-1-1,-1 1 0,1 0 0,0 0 0,0-1 0,0 1 0,0 0 1,0 0-1,0 0 0,0 0 0,0 0 0,0 1 0,1-1 0,-1 0 1,0 0-1,1 0 0,-1 1 0,1-1 0,-1 0 0,1 1 0,0-1 1,-1 0-1,1 1 0,0-1 0,0 1 0,0-1 0,0 0 1,0 1-1,-1 2 5,-11 61-33,13-65-9,-1 1-1,0 0 1,1 0 0,-1 0-1,1 0 1,-1 0 0,1 0 0,-1 0-1,1-1 1,0 1 0,-1 0-1,1 0 1,0-1 0,0 1-1,0-1 1,-1 1 0,1 0-1,0-1 1,0 0 0,0 1 0,0-1-1,0 1 1,0-1 0,0 0-1,0 0 1,0 0 0,0 1-1,0-1 1,0 0 0,0 0-1,0-1 1,0 1 0,0 0 0,0 0-1,0 0 1,0-1 0,0 1-1,0 0 1,0-1 0,0 1-1,0-1 1,-1 1 0,1-1-1,0 1 1,0-1 0,0 0 0,-1 1-1,1-1 1,0 0 0,-1 0 37,5-5-318,-1 0-1,-1-1 1,1 1 0,-1-1 0,0 0 0,-1 1 0,0-2 0,0 1 0,0 0 0,-1 0 0,0 0-1,0-5 319,-1-14 4596,45 131-3824,-25-62-623,-10-24-458,-1-1 0,0 2 0,-2-1 0,0 1 0,-1 1 0,-1-1 1,-1 1-1,-1 0 0,0 6 309,-3-26-41,0 0 0,0 0 0,0 0 0,0 0 1,0 0-1,0 0 0,0 0 0,0-1 0,0 1 0,-1 0 1,1 0-1,0 0 0,-1 0 0,1 0 0,0 0 0,-1-1 0,1 1 1,-1 0-1,0 0 0,1 0 0,-1-1 0,1 1 0,-1 0 1,0-1-1,0 1 0,1-1 0,-1 1 0,0-1 0,0 1 0,0-1 1,0 0-1,0 1 0,0-1 0,1 0 0,-1 0 0,0 1 1,0-1-1,0 0 0,0 0 0,0 0 0,0 0 0,0 0 1,0-1-1,0 1 0,0 0 0,0 0 41,-2 0 60,0-1-1,1 1 1,-1-1 0,0 1-1,0-1 1,0 0 0,1 0 0,-1 0-1,0-1 1,1 1 0,-1 0-1,1-1 1,0 0 0,-1 0-1,1 1 1,0-1 0,0-1-1,0 1 1,0 0 0,1 0-1,-1-1 1,1 1 0,-1-1 0,1 1-1,0-1 1,0 0 0,0 1-1,0-1 1,0 0 0,1 0-60,-2-5 108,0 1 1,1-1 0,0 0-1,0 0 1,1 1 0,0-1 0,0 0-1,1 0 1,0 1 0,1-1-1,-1 0-108,64-155-3483,-63 152 2878,-2 8 401,0 0 0,1 0 1,-1 0-1,1-1 0,0 1 1,0 0-1,0 0 0,1 0 1,-1 1-1,1-1 0,-1 0 1,1 0-1,2-1 204,-3 7 5281,3 7-4343,0-3-321,45 85 225,-50-108-5578,-4 3-3294</inkml:trace>
  <inkml:trace contextRef="#ctx0" brushRef="#br0" timeOffset="1219.827">519 0 15227,'0'0'3184,"0"0"-2671,0 0-513,0 0-2009</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11.384"/>
    </inkml:context>
    <inkml:brush xml:id="br0">
      <inkml:brushProperty name="width" value="0.025" units="cm"/>
      <inkml:brushProperty name="height" value="0.025" units="cm"/>
      <inkml:brushProperty name="color" value="#E71224"/>
    </inkml:brush>
  </inkml:definitions>
  <inkml:trace contextRef="#ctx0" brushRef="#br0">31 1277 14147,'0'0'1440,"0"0"-800,0 0-240,-4-4-80,-22-26 1845,25 13-1517,3-9-646,1-1 1,1 1-1,2 0 1,5-17-3,-1 3 7,9-41-281,3 2-1,26-61 275,-37 114-70,-3 4 7,2 0 0,0 1 0,1 0-1,6-6 64,-15 23-2911,-7 8-1473</inkml:trace>
  <inkml:trace contextRef="#ctx0" brushRef="#br0" timeOffset="1241.14">47 636 15267,'0'0'1828,"0"0"-1155,0 0-463,0 0 26,0 0 84,5-3 153,44-46-234,-42 40-223,0 1 1,0 0 0,0 1-1,1 0 1,1 0 0,-1 0 0,1 1-1,0 0 1,7-2-17,-15 8-3,0 0-1,-1 0 1,1 0 0,0 0-1,0 0 1,0 0 0,-1 1-1,1-1 1,0 0 0,-1 0-1,1 1 1,0-1 0,0 1-1,-1-1 1,1 0 0,-1 1-1,1 0 1,0-1 0,-1 1-1,1-1 1,-1 1 0,1 0-1,-1-1 1,0 1 0,1 0-1,-1-1 1,0 1 0,1 0-1,-1 0 1,0-1 0,0 1-1,1 0 1,-1 0 0,0-1-1,0 1 1,0 0 0,0 0-1,0 0 1,0-1 0,-1 1-1,1 0 1,0 0 0,0-1-1,0 1 1,-1 0 0,1 0 3,0 7 8,17 178-538,0-134-2983,-11-45-317</inkml:trace>
  <inkml:trace contextRef="#ctx0" brushRef="#br0" timeOffset="2143.817">264 170 17763,'0'0'1846,"0"0"-1207,0 0-471,4 9-77,48 131 337,12 31-571,-49-124-1434,-26-55-490,-4-7-1688,-1-4-4998</inkml:trace>
  <inkml:trace contextRef="#ctx0" brushRef="#br0" timeOffset="2437.604">196 188 13018,'0'0'1852,"0"0"-716,-2-7-180,-3-27-188,5 31-706,1 0 1,-1 1 0,0-1 0,1 0 0,0 0-1,0 1 1,0-1 0,0 0 0,0 1 0,0-1-1,1 1 1,-1-1 0,1 1 0,0 0 0,-1-1-1,1 1 1,0 0 0,1 0 0,-1 1-1,0-1 1,0 0 0,1 1 0,-1-1 0,1 1-1,-1 0 1,1 0 0,2-1-63,-3 1 24,9-4-5,-1 1-1,1 0 1,0 0 0,0 1-1,1 1 1,-1-1-1,0 2 1,1 0-1,0 0 1,-1 1-1,10 2-18,-16-2-14,-1 1 0,1-1 0,-1 1 0,0 0-1,0 1 1,0-1 0,1 1 0,-1 0 0,-1 0 0,1 0-1,0 0 1,0 1 0,-1-1 0,1 1 0,-1 0 0,0 0-1,0 0 1,0 1 0,0-1 0,-1 1 0,0-1 0,1 1-1,-1 0 1,1 4 14,0 4-27,-1 0-1,0 0 1,-1 1-1,-1-1 1,0 1-1,0-1 0,-1 1 1,-1-1-1,-2 11 28,2-9-60,0-1 0,-1 1 0,0-1 0,-1 0 0,0 0 0,-1 0 0,-1-1 0,0 0 0,-1 0 0,0 0 0,-1-1 0,0 0-1,-1 0 61,-63 48-4104,49-45-923</inkml:trace>
  <inkml:trace contextRef="#ctx0" brushRef="#br0" timeOffset="2665.613">162 428 11762,'0'0'4977,"0"0"-3833,0 0-167,0 0-281,0 0-112,0 0-112,21-32-160,0 17-144,7-2 152,3-5-320,6 1 0,11-8-232,-7 2-408,6-12-528,-12 8-993,-18 7-3656</inkml:trace>
  <inkml:trace contextRef="#ctx0" brushRef="#br0" timeOffset="2861.445">501 1 12394,'0'0'3778,"0"0"-2044,0 0-892,0 0-199,0 0-238,0 0-294,3 8 54,39 115 387,12 42-1580,-34-121-610,-20-43 1587,0-1-63,0 1 0,0-1 0,0 1 1,0 0-1,0-1 0,0 1 1,1-1-1,-1 1 0,0-1 0,0 1 1,1-1-1,-1 1 0,0-1 1,0 1-1,1-1 0,-1 1 1,1-1-1,-1 1 0,0-1 0,1 0 1,-1 1-1,1-1 0,-1 0 1,1 1-1,-1-1 0,1 0 1,-1 0-1,1 1 0,-1-1 0,1 0 1,0 0-1,-1 0 0,1 0 1,-1 0-1,1 0 0,0 0 1,-1 0-1,1 0 0,-1 0 0,1 0 1,0 0 113,2-5-4252</inkml:trace>
  <inkml:trace contextRef="#ctx0" brushRef="#br0" timeOffset="3190.701">663 85 14507,'0'0'2341,"0"0"-577,0 0-531,0 0-383,0 0-274,-7 5-247,-23 18-373,28-21 24,0 0 0,0 0 1,0 0-1,1 0 0,-1 1 0,1-1 0,0 0 1,-1 1-1,1-1 0,0 1 0,1 0 0,-1-1 0,0 1 1,1-1-1,-1 1 0,1 0 0,0 0 20,-2 11-146,0-11 115,1 1-1,0 0 0,0 0 1,0 0-1,0 0 1,1 0-1,-1 0 0,1 0 1,0 1-1,0-1 0,0 0 1,1 0-1,0 0 1,0 0-1,0 0 0,0 0 1,0 0-1,1-1 0,0 1 1,-1 0-1,1-1 1,1 1-1,-1-1 0,0 1 1,1-1-1,0 0 0,0 0 1,0-1-1,0 1 1,0 0-1,1-1 0,-1 0 32,39 6-1544,-13-7-2622,-19-1 1004,4 0-6883</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14T08:38:16.718"/>
    </inkml:context>
    <inkml:brush xml:id="br0">
      <inkml:brushProperty name="width" value="0.025" units="cm"/>
      <inkml:brushProperty name="height" value="0.025" units="cm"/>
      <inkml:brushProperty name="color" value="#E71224"/>
    </inkml:brush>
  </inkml:definitions>
  <inkml:trace contextRef="#ctx0" brushRef="#br0">0 27 16875,'0'0'2849,"0"0"-2089,0 0-504,66-20-256,-36 16-416,-1 1-1921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14T08:38:07.221"/>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0,'0'0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14T08:37:41.065"/>
    </inkml:context>
    <inkml:brush xml:id="br0">
      <inkml:brushProperty name="width" value="0.1" units="cm"/>
      <inkml:brushProperty name="height" value="0.6" units="cm"/>
      <inkml:brushProperty name="color" value="#E71224"/>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3EDAEB01-46D5-4639-B00E-09150A8AB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29</Pages>
  <Words>3467</Words>
  <Characters>19762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23183</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nhamct</cp:lastModifiedBy>
  <cp:revision>18</cp:revision>
  <cp:lastPrinted>2021-06-02T14:00:00Z</cp:lastPrinted>
  <dcterms:created xsi:type="dcterms:W3CDTF">2022-03-16T08:11:00Z</dcterms:created>
  <dcterms:modified xsi:type="dcterms:W3CDTF">2022-04-14T08:41:00Z</dcterms:modified>
</cp:coreProperties>
</file>